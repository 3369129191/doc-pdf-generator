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40A82">
      <w:pPr>
        <w:jc w:val="center"/>
        <w:rPr>
          <w:rFonts w:hint="eastAsia"/>
          <w:b/>
          <w:bCs/>
          <w:sz w:val="32"/>
          <w:szCs w:val="32"/>
          <w:highlight w:val="none"/>
          <w:lang w:val="en-US" w:eastAsia="zh-CN"/>
        </w:rPr>
      </w:pPr>
      <w:r>
        <w:rPr>
          <w:rFonts w:hint="default"/>
          <w:b/>
          <w:bCs/>
          <w:sz w:val="32"/>
          <w:szCs w:val="32"/>
          <w:highlight w:val="none"/>
          <w:lang w:val="en-US" w:eastAsia="zh-CN"/>
        </w:rPr>
        <w:t>进口应付</w:t>
      </w:r>
      <w:r>
        <w:rPr>
          <w:rFonts w:hint="eastAsia"/>
          <w:b/>
          <w:bCs/>
          <w:sz w:val="32"/>
          <w:szCs w:val="32"/>
          <w:highlight w:val="none"/>
          <w:lang w:val="en-US" w:eastAsia="zh-CN"/>
        </w:rPr>
        <w:t>账款垫付申请</w:t>
      </w:r>
      <w:r>
        <w:rPr>
          <w:rFonts w:hint="default"/>
          <w:b/>
          <w:bCs/>
          <w:sz w:val="32"/>
          <w:szCs w:val="32"/>
          <w:highlight w:val="none"/>
          <w:lang w:val="en-US" w:eastAsia="zh-CN"/>
        </w:rPr>
        <w:t>书</w:t>
      </w:r>
      <w:r>
        <w:rPr>
          <w:rFonts w:hint="eastAsia"/>
          <w:b/>
          <w:bCs/>
          <w:sz w:val="32"/>
          <w:szCs w:val="32"/>
          <w:highlight w:val="none"/>
          <w:lang w:val="en-US" w:eastAsia="zh-CN"/>
        </w:rPr>
        <w:t>与承诺函</w:t>
      </w:r>
    </w:p>
    <w:p w14:paraId="6BC72EFF">
      <w:pPr>
        <w:jc w:val="center"/>
        <w:rPr>
          <w:rFonts w:hint="default" w:ascii="Times New Roman" w:hAnsi="Times New Roman" w:cs="Times New Roman"/>
          <w:b/>
          <w:bCs/>
          <w:sz w:val="32"/>
          <w:szCs w:val="32"/>
          <w:highlight w:val="none"/>
          <w:lang w:val="en-US" w:eastAsia="zh-CN"/>
        </w:rPr>
      </w:pPr>
      <w:r>
        <w:rPr>
          <w:rFonts w:hint="default" w:ascii="Times New Roman" w:hAnsi="Times New Roman" w:cs="Times New Roman"/>
          <w:b/>
          <w:bCs/>
          <w:sz w:val="32"/>
          <w:szCs w:val="32"/>
          <w:highlight w:val="none"/>
          <w:lang w:val="en-US" w:eastAsia="zh-CN"/>
        </w:rPr>
        <w:t>Заявление и гарантийное письмо о предварительной оплате кредиторской задолженности по импорту</w:t>
      </w:r>
    </w:p>
    <w:p w14:paraId="591C8370">
      <w:pPr>
        <w:jc w:val="center"/>
        <w:rPr>
          <w:rFonts w:hint="default"/>
          <w:b/>
          <w:bCs/>
          <w:sz w:val="32"/>
          <w:szCs w:val="32"/>
          <w:highlight w:val="none"/>
          <w:lang w:val="en-US" w:eastAsia="zh-C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14"/>
        <w:gridCol w:w="4247"/>
      </w:tblGrid>
      <w:tr w14:paraId="733E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5" w:type="dxa"/>
            <w:gridSpan w:val="2"/>
          </w:tcPr>
          <w:p w14:paraId="37161657">
            <w:pPr>
              <w:spacing w:line="480" w:lineRule="auto"/>
              <w:rPr>
                <w:vertAlign w:val="baseline"/>
              </w:rPr>
            </w:pPr>
            <w:r>
              <w:rPr>
                <w:rFonts w:hint="eastAsia" w:ascii="宋体" w:hAnsi="宋体" w:eastAsia="宋体" w:cs="宋体"/>
                <w:sz w:val="24"/>
                <w:highlight w:val="none"/>
                <w:lang w:val="en-US" w:eastAsia="zh-CN"/>
              </w:rPr>
              <w:t>致：智鏈通達供應鏈管理有限公司</w:t>
            </w:r>
          </w:p>
        </w:tc>
        <w:tc>
          <w:tcPr>
            <w:tcW w:w="4247" w:type="dxa"/>
          </w:tcPr>
          <w:p w14:paraId="4FF1DB87">
            <w:pPr>
              <w:rPr>
                <w:rFonts w:hint="default" w:ascii="Times New Roman" w:hAnsi="Times New Roman" w:cs="Times New Roman"/>
                <w:vertAlign w:val="baseline"/>
                <w:lang w:val="ru-RU"/>
              </w:rPr>
            </w:pPr>
            <w:r>
              <w:rPr>
                <w:rFonts w:hint="default" w:ascii="Times New Roman" w:hAnsi="Times New Roman" w:cs="Times New Roman"/>
                <w:vertAlign w:val="baseline"/>
                <w:lang w:val="ru-RU"/>
              </w:rPr>
              <w:t>Кому:СМАРТЧЭЙН НЕКСУС ЛИМИТЕД</w:t>
            </w:r>
          </w:p>
        </w:tc>
      </w:tr>
      <w:tr w14:paraId="3403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5" w:type="dxa"/>
            <w:gridSpan w:val="2"/>
          </w:tcPr>
          <w:p w14:paraId="7F948206">
            <w:pPr>
              <w:spacing w:line="560" w:lineRule="exact"/>
              <w:ind w:firstLine="480" w:firstLineChars="200"/>
              <w:rPr>
                <w:vertAlign w:val="baseline"/>
              </w:rPr>
            </w:pPr>
            <w:r>
              <w:rPr>
                <w:rFonts w:hint="default" w:ascii="宋体" w:hAnsi="宋体" w:eastAsia="宋体" w:cs="宋体"/>
                <w:b w:val="0"/>
                <w:bCs w:val="0"/>
                <w:i w:val="0"/>
                <w:iCs w:val="0"/>
                <w:color w:val="auto"/>
                <w:kern w:val="2"/>
                <w:sz w:val="24"/>
                <w:szCs w:val="24"/>
                <w:highlight w:val="none"/>
                <w:vertAlign w:val="baseline"/>
                <w:lang w:val="en-US" w:eastAsia="zh-CN" w:bidi="ar-SA"/>
              </w:rPr>
              <w:t>根据双方签订的《进口应付账款垫付框架协议》，</w:t>
            </w:r>
            <w:r>
              <w:rPr>
                <w:rFonts w:hint="eastAsia" w:ascii="宋体" w:hAnsi="宋体" w:eastAsia="宋体" w:cs="宋体"/>
                <w:sz w:val="24"/>
                <w:highlight w:val="none"/>
              </w:rPr>
              <w:t>鉴于</w:t>
            </w:r>
            <w:r>
              <w:rPr>
                <w:rFonts w:hint="eastAsia" w:ascii="宋体" w:hAnsi="宋体" w:eastAsia="宋体" w:cs="宋体"/>
                <w:sz w:val="24"/>
                <w:highlight w:val="none"/>
                <w:lang w:val="en-US" w:eastAsia="zh-CN"/>
              </w:rPr>
              <w:t>我公司</w:t>
            </w:r>
            <w:r>
              <w:rPr>
                <w:rFonts w:hint="default" w:ascii="宋体" w:hAnsi="宋体" w:cs="宋体"/>
                <w:sz w:val="24"/>
                <w:highlight w:val="none"/>
                <w:lang w:val="en-US" w:eastAsia="zh-CN"/>
              </w:rPr>
              <w:t>（</w:t>
            </w:r>
            <w:r>
              <w:rPr>
                <w:rFonts w:hint="eastAsia" w:ascii="宋体" w:hAnsi="宋体" w:cs="宋体"/>
                <w:sz w:val="24"/>
                <w:highlight w:val="none"/>
                <w:lang w:val="en-US" w:eastAsia="zh-CN"/>
              </w:rPr>
              <w:t>AIRFLOT TECHNICS TH Ltd.</w:t>
            </w:r>
            <w:r>
              <w:rPr>
                <w:rFonts w:hint="default" w:ascii="宋体" w:hAnsi="宋体" w:cs="宋体"/>
                <w:sz w:val="24"/>
                <w:highlight w:val="none"/>
                <w:lang w:val="en-US" w:eastAsia="zh-CN"/>
              </w:rPr>
              <w:t>）</w:t>
            </w:r>
            <w:r>
              <w:rPr>
                <w:rFonts w:hint="default" w:ascii="宋体" w:hAnsi="宋体" w:eastAsia="宋体" w:cs="宋体"/>
                <w:sz w:val="24"/>
                <w:highlight w:val="none"/>
                <w:lang w:val="en-US"/>
              </w:rPr>
              <w:t>（</w:t>
            </w:r>
            <w:r>
              <w:rPr>
                <w:rFonts w:hint="eastAsia" w:ascii="宋体" w:hAnsi="宋体" w:cs="宋体"/>
                <w:sz w:val="24"/>
                <w:highlight w:val="none"/>
                <w:lang w:val="en-US" w:eastAsia="zh-CN"/>
              </w:rPr>
              <w:t>买</w:t>
            </w:r>
            <w:r>
              <w:rPr>
                <w:rFonts w:hint="eastAsia" w:ascii="宋体" w:hAnsi="宋体" w:eastAsia="宋体" w:cs="宋体"/>
                <w:sz w:val="24"/>
                <w:highlight w:val="none"/>
              </w:rPr>
              <w:t>方</w:t>
            </w:r>
            <w:r>
              <w:rPr>
                <w:rFonts w:hint="default" w:ascii="宋体" w:hAnsi="宋体" w:cs="宋体"/>
                <w:sz w:val="24"/>
                <w:highlight w:val="none"/>
                <w:lang w:val="en-US"/>
              </w:rPr>
              <w:t>）</w:t>
            </w:r>
            <w:r>
              <w:rPr>
                <w:rFonts w:hint="eastAsia" w:ascii="宋体" w:hAnsi="宋体" w:eastAsia="宋体" w:cs="宋体"/>
                <w:sz w:val="24"/>
                <w:highlight w:val="none"/>
              </w:rPr>
              <w:t>与</w:t>
            </w:r>
            <w:r>
              <w:rPr>
                <w:rFonts w:hint="default" w:ascii="宋体" w:hAnsi="宋体" w:cs="宋体"/>
                <w:sz w:val="24"/>
                <w:highlight w:val="none"/>
                <w:lang w:val="en-US" w:eastAsia="zh-CN"/>
              </w:rPr>
              <w:t>（</w:t>
            </w:r>
            <w:r>
              <w:rPr>
                <w:rFonts w:hint="eastAsia" w:ascii="宋体" w:hAnsi="宋体" w:cs="宋体"/>
                <w:sz w:val="24"/>
                <w:highlight w:val="none"/>
                <w:lang w:val="en-US" w:eastAsia="zh-CN"/>
              </w:rPr>
              <w:t>GUANGDONG OSHUJIAN FURNITURE CO.,LTD</w:t>
            </w:r>
            <w:r>
              <w:rPr>
                <w:rFonts w:hint="default" w:ascii="宋体" w:hAnsi="宋体" w:cs="宋体"/>
                <w:sz w:val="24"/>
                <w:highlight w:val="none"/>
                <w:lang w:val="en-US" w:eastAsia="zh-CN"/>
              </w:rPr>
              <w:t>）</w:t>
            </w:r>
            <w:r>
              <w:rPr>
                <w:rFonts w:hint="default" w:ascii="宋体" w:hAnsi="宋体" w:eastAsia="宋体" w:cs="宋体"/>
                <w:sz w:val="24"/>
                <w:highlight w:val="none"/>
                <w:lang w:val="en-US"/>
              </w:rPr>
              <w:t>（</w:t>
            </w:r>
            <w:r>
              <w:rPr>
                <w:rFonts w:hint="eastAsia" w:ascii="宋体" w:hAnsi="宋体" w:cs="宋体"/>
                <w:sz w:val="24"/>
                <w:highlight w:val="none"/>
                <w:lang w:val="en-US" w:eastAsia="zh-CN"/>
              </w:rPr>
              <w:t>卖</w:t>
            </w:r>
            <w:r>
              <w:rPr>
                <w:rFonts w:hint="eastAsia" w:ascii="宋体" w:hAnsi="宋体" w:eastAsia="宋体" w:cs="宋体"/>
                <w:sz w:val="24"/>
                <w:highlight w:val="none"/>
              </w:rPr>
              <w:t>方</w:t>
            </w:r>
            <w:r>
              <w:rPr>
                <w:rFonts w:hint="default" w:ascii="宋体" w:hAnsi="宋体" w:cs="宋体"/>
                <w:sz w:val="24"/>
                <w:highlight w:val="none"/>
                <w:lang w:val="en-US"/>
              </w:rPr>
              <w:t>）</w:t>
            </w:r>
            <w:r>
              <w:rPr>
                <w:rFonts w:hint="eastAsia" w:ascii="宋体" w:hAnsi="宋体" w:eastAsia="宋体" w:cs="宋体"/>
                <w:sz w:val="24"/>
                <w:highlight w:val="none"/>
              </w:rPr>
              <w:t>签订了贸易</w:t>
            </w:r>
            <w:del w:id="0" w:author="Ellen" w:date="2026-06-13T22:32:16Z">
              <w:r>
                <w:rPr>
                  <w:rFonts w:hint="eastAsia" w:ascii="宋体" w:hAnsi="宋体" w:eastAsia="宋体" w:cs="宋体"/>
                  <w:sz w:val="24"/>
                  <w:highlight w:val="none"/>
                </w:rPr>
                <w:delText>合同</w:delText>
              </w:r>
            </w:del>
            <w:ins w:id="1" w:author="Ellen" w:date="2026-06-13T22:32:18Z">
              <w:r>
                <w:rPr>
                  <w:rFonts w:hint="eastAsia" w:ascii="宋体" w:hAnsi="宋体" w:cs="宋体"/>
                  <w:sz w:val="24"/>
                  <w:highlight w:val="none"/>
                  <w:lang w:val="en-US" w:eastAsia="zh-CN"/>
                </w:rPr>
                <w:t>协议</w:t>
              </w:r>
            </w:ins>
            <w:r>
              <w:rPr>
                <w:rFonts w:hint="eastAsia" w:ascii="宋体" w:hAnsi="宋体" w:eastAsia="宋体" w:cs="宋体"/>
                <w:sz w:val="24"/>
                <w:highlight w:val="none"/>
              </w:rPr>
              <w:t>，约定了货物或服务的销售</w:t>
            </w:r>
            <w:r>
              <w:rPr>
                <w:rFonts w:hint="eastAsia" w:ascii="宋体" w:hAnsi="宋体" w:eastAsia="宋体" w:cs="宋体"/>
                <w:sz w:val="24"/>
                <w:highlight w:val="none"/>
                <w:lang w:eastAsia="zh-CN"/>
              </w:rPr>
              <w:t>，</w:t>
            </w:r>
            <w:r>
              <w:rPr>
                <w:rFonts w:hint="eastAsia" w:ascii="宋体" w:hAnsi="宋体" w:eastAsia="宋体" w:cs="宋体"/>
                <w:sz w:val="24"/>
                <w:highlight w:val="none"/>
              </w:rPr>
              <w:t>为加速资金周转，</w:t>
            </w:r>
            <w:r>
              <w:rPr>
                <w:rFonts w:hint="eastAsia" w:ascii="宋体" w:hAnsi="宋体" w:eastAsia="宋体" w:cs="宋体"/>
                <w:sz w:val="24"/>
                <w:highlight w:val="none"/>
                <w:lang w:val="en-US" w:eastAsia="zh-CN"/>
              </w:rPr>
              <w:t>希望贵</w:t>
            </w:r>
            <w:r>
              <w:rPr>
                <w:rFonts w:hint="eastAsia" w:ascii="宋体" w:hAnsi="宋体" w:eastAsia="宋体" w:cs="宋体"/>
                <w:sz w:val="24"/>
                <w:highlight w:val="none"/>
              </w:rPr>
              <w:t>方</w:t>
            </w:r>
            <w:r>
              <w:rPr>
                <w:rFonts w:hint="eastAsia" w:ascii="宋体" w:hAnsi="宋体" w:eastAsia="宋体" w:cs="宋体"/>
                <w:sz w:val="24"/>
                <w:highlight w:val="none"/>
                <w:lang w:val="en-US" w:eastAsia="zh-CN"/>
              </w:rPr>
              <w:t>为我公司</w:t>
            </w:r>
            <w:r>
              <w:rPr>
                <w:rFonts w:hint="eastAsia" w:ascii="宋体" w:hAnsi="宋体" w:eastAsia="宋体" w:cs="宋体"/>
                <w:sz w:val="24"/>
                <w:highlight w:val="none"/>
              </w:rPr>
              <w:t>提供贸易合同项下的</w:t>
            </w:r>
            <w:r>
              <w:rPr>
                <w:rFonts w:hint="default" w:ascii="宋体" w:hAnsi="宋体" w:eastAsia="宋体" w:cs="宋体"/>
                <w:sz w:val="24"/>
                <w:highlight w:val="none"/>
                <w:lang w:val="en-US"/>
              </w:rPr>
              <w:t>应付</w:t>
            </w:r>
            <w:r>
              <w:rPr>
                <w:rFonts w:hint="eastAsia" w:ascii="宋体" w:hAnsi="宋体" w:eastAsia="宋体" w:cs="宋体"/>
                <w:sz w:val="24"/>
                <w:highlight w:val="none"/>
              </w:rPr>
              <w:t>账款</w:t>
            </w:r>
            <w:r>
              <w:rPr>
                <w:rFonts w:hint="eastAsia" w:ascii="宋体" w:hAnsi="宋体" w:eastAsia="宋体" w:cs="宋体"/>
                <w:sz w:val="24"/>
                <w:highlight w:val="none"/>
                <w:lang w:val="en-US" w:eastAsia="zh-CN"/>
              </w:rPr>
              <w:t>垫付服务</w:t>
            </w:r>
            <w:r>
              <w:rPr>
                <w:rFonts w:hint="default" w:ascii="宋体" w:hAnsi="宋体" w:eastAsia="宋体" w:cs="宋体"/>
                <w:sz w:val="24"/>
                <w:highlight w:val="none"/>
                <w:lang w:val="en-US" w:eastAsia="zh-CN"/>
              </w:rPr>
              <w:t>。</w:t>
            </w:r>
            <w:r>
              <w:rPr>
                <w:rFonts w:hint="eastAsia" w:ascii="宋体" w:hAnsi="宋体" w:eastAsia="宋体" w:cs="宋体"/>
                <w:sz w:val="24"/>
                <w:highlight w:val="none"/>
                <w:lang w:val="en-US" w:eastAsia="zh-CN"/>
              </w:rPr>
              <w:t>我公司</w:t>
            </w:r>
            <w:r>
              <w:rPr>
                <w:rFonts w:hint="default" w:ascii="宋体" w:hAnsi="宋体" w:eastAsia="宋体" w:cs="宋体"/>
                <w:sz w:val="24"/>
                <w:highlight w:val="none"/>
                <w:lang w:val="en-US" w:eastAsia="zh-CN"/>
              </w:rPr>
              <w:t>确认</w:t>
            </w:r>
            <w:r>
              <w:rPr>
                <w:rFonts w:hint="eastAsia" w:ascii="宋体" w:hAnsi="宋体" w:eastAsia="宋体" w:cs="宋体"/>
                <w:sz w:val="24"/>
                <w:highlight w:val="none"/>
                <w:lang w:val="en-US" w:eastAsia="zh-CN"/>
              </w:rPr>
              <w:t>该</w:t>
            </w:r>
            <w:r>
              <w:rPr>
                <w:rFonts w:hint="default" w:ascii="宋体" w:hAnsi="宋体" w:eastAsia="宋体" w:cs="宋体"/>
                <w:sz w:val="24"/>
                <w:highlight w:val="none"/>
                <w:lang w:val="en-US" w:eastAsia="zh-CN"/>
              </w:rPr>
              <w:t>应付账</w:t>
            </w:r>
            <w:r>
              <w:rPr>
                <w:rFonts w:hint="eastAsia" w:ascii="宋体" w:hAnsi="宋体" w:eastAsia="宋体" w:cs="宋体"/>
                <w:sz w:val="24"/>
                <w:highlight w:val="none"/>
                <w:lang w:val="en-US" w:eastAsia="zh-CN"/>
              </w:rPr>
              <w:t>款</w:t>
            </w:r>
            <w:r>
              <w:rPr>
                <w:rFonts w:hint="default" w:ascii="宋体" w:hAnsi="宋体" w:eastAsia="宋体" w:cs="宋体"/>
                <w:sz w:val="24"/>
                <w:highlight w:val="none"/>
                <w:lang w:val="en-US" w:eastAsia="zh-CN"/>
              </w:rPr>
              <w:t>无任何纠纷</w:t>
            </w:r>
            <w:ins w:id="2" w:author="Ellen" w:date="2026-06-13T22:34:04Z">
              <w:r>
                <w:rPr>
                  <w:rFonts w:hint="eastAsia" w:ascii="宋体" w:hAnsi="宋体" w:cs="宋体"/>
                  <w:sz w:val="24"/>
                  <w:highlight w:val="none"/>
                  <w:lang w:val="en-US" w:eastAsia="zh-CN"/>
                </w:rPr>
                <w:t>和</w:t>
              </w:r>
            </w:ins>
            <w:ins w:id="3" w:author="Ellen" w:date="2026-06-13T22:34:08Z">
              <w:r>
                <w:rPr>
                  <w:rFonts w:hint="eastAsia" w:ascii="宋体" w:hAnsi="宋体" w:cs="宋体"/>
                  <w:sz w:val="24"/>
                  <w:highlight w:val="none"/>
                  <w:lang w:val="en-US" w:eastAsia="zh-CN"/>
                </w:rPr>
                <w:t>/</w:t>
              </w:r>
            </w:ins>
            <w:ins w:id="4" w:author="Ellen" w:date="2026-06-13T22:34:05Z">
              <w:r>
                <w:rPr>
                  <w:rFonts w:hint="eastAsia" w:ascii="宋体" w:hAnsi="宋体" w:cs="宋体"/>
                  <w:sz w:val="24"/>
                  <w:highlight w:val="none"/>
                  <w:lang w:val="en-US" w:eastAsia="zh-CN"/>
                </w:rPr>
                <w:t>或</w:t>
              </w:r>
            </w:ins>
            <w:ins w:id="5" w:author="Ellen" w:date="2026-06-13T22:34:22Z">
              <w:r>
                <w:rPr>
                  <w:rFonts w:hint="eastAsia" w:ascii="宋体" w:hAnsi="宋体" w:cs="宋体"/>
                  <w:sz w:val="24"/>
                  <w:highlight w:val="none"/>
                  <w:lang w:val="en-US" w:eastAsia="zh-CN"/>
                </w:rPr>
                <w:t>买方、</w:t>
              </w:r>
            </w:ins>
            <w:ins w:id="6" w:author="Ellen" w:date="2026-06-13T22:34:25Z">
              <w:r>
                <w:rPr>
                  <w:rFonts w:hint="eastAsia" w:ascii="宋体" w:hAnsi="宋体" w:cs="宋体"/>
                  <w:sz w:val="24"/>
                  <w:highlight w:val="none"/>
                  <w:lang w:val="en-US" w:eastAsia="zh-CN"/>
                </w:rPr>
                <w:t>卖方</w:t>
              </w:r>
            </w:ins>
            <w:ins w:id="7" w:author="Ellen" w:date="2026-06-13T22:34:27Z">
              <w:r>
                <w:rPr>
                  <w:rFonts w:hint="eastAsia" w:ascii="宋体" w:hAnsi="宋体" w:cs="宋体"/>
                  <w:sz w:val="24"/>
                  <w:highlight w:val="none"/>
                  <w:lang w:val="en-US" w:eastAsia="zh-CN"/>
                </w:rPr>
                <w:t>之间</w:t>
              </w:r>
            </w:ins>
            <w:ins w:id="8" w:author="Ellen" w:date="2026-06-13T22:34:28Z">
              <w:r>
                <w:rPr>
                  <w:rFonts w:hint="eastAsia" w:ascii="宋体" w:hAnsi="宋体" w:cs="宋体"/>
                  <w:sz w:val="24"/>
                  <w:highlight w:val="none"/>
                  <w:lang w:val="en-US" w:eastAsia="zh-CN"/>
                </w:rPr>
                <w:t>任何</w:t>
              </w:r>
            </w:ins>
            <w:ins w:id="9" w:author="Ellen" w:date="2026-06-13T22:34:30Z">
              <w:r>
                <w:rPr>
                  <w:rFonts w:hint="eastAsia" w:ascii="宋体" w:hAnsi="宋体" w:cs="宋体"/>
                  <w:sz w:val="24"/>
                  <w:highlight w:val="none"/>
                  <w:lang w:val="en-US" w:eastAsia="zh-CN"/>
                </w:rPr>
                <w:t>可能</w:t>
              </w:r>
            </w:ins>
            <w:ins w:id="10" w:author="Ellen" w:date="2026-06-13T22:34:32Z">
              <w:r>
                <w:rPr>
                  <w:rFonts w:hint="eastAsia" w:ascii="宋体" w:hAnsi="宋体" w:cs="宋体"/>
                  <w:sz w:val="24"/>
                  <w:highlight w:val="none"/>
                  <w:lang w:val="en-US" w:eastAsia="zh-CN"/>
                </w:rPr>
                <w:t>的</w:t>
              </w:r>
            </w:ins>
            <w:ins w:id="11" w:author="Ellen" w:date="2026-06-13T22:34:36Z">
              <w:r>
                <w:rPr>
                  <w:rFonts w:hint="eastAsia" w:ascii="宋体" w:hAnsi="宋体" w:cs="宋体"/>
                  <w:sz w:val="24"/>
                  <w:highlight w:val="none"/>
                  <w:lang w:val="en-US" w:eastAsia="zh-CN"/>
                </w:rPr>
                <w:t>贸易纠纷</w:t>
              </w:r>
            </w:ins>
            <w:ins w:id="12" w:author="Ellen" w:date="2026-06-13T22:34:39Z">
              <w:r>
                <w:rPr>
                  <w:rFonts w:hint="eastAsia" w:ascii="宋体" w:hAnsi="宋体" w:cs="宋体"/>
                  <w:sz w:val="24"/>
                  <w:highlight w:val="none"/>
                  <w:lang w:val="en-US" w:eastAsia="zh-CN"/>
                </w:rPr>
                <w:t>都</w:t>
              </w:r>
            </w:ins>
            <w:ins w:id="13" w:author="Ellen" w:date="2026-06-13T22:34:42Z">
              <w:r>
                <w:rPr>
                  <w:rFonts w:hint="eastAsia" w:ascii="宋体" w:hAnsi="宋体" w:cs="宋体"/>
                  <w:sz w:val="24"/>
                  <w:highlight w:val="none"/>
                  <w:lang w:val="en-US" w:eastAsia="zh-CN"/>
                </w:rPr>
                <w:t>不</w:t>
              </w:r>
            </w:ins>
            <w:ins w:id="14" w:author="Ellen" w:date="2026-06-13T22:34:45Z">
              <w:r>
                <w:rPr>
                  <w:rFonts w:hint="eastAsia" w:ascii="宋体" w:hAnsi="宋体" w:cs="宋体"/>
                  <w:sz w:val="24"/>
                  <w:highlight w:val="none"/>
                  <w:lang w:val="en-US" w:eastAsia="zh-CN"/>
                </w:rPr>
                <w:t>影响</w:t>
              </w:r>
            </w:ins>
            <w:ins w:id="15" w:author="Ellen" w:date="2026-06-13T22:34:53Z">
              <w:r>
                <w:rPr>
                  <w:rFonts w:hint="eastAsia" w:ascii="宋体" w:hAnsi="宋体" w:cs="宋体"/>
                  <w:sz w:val="24"/>
                  <w:highlight w:val="none"/>
                  <w:lang w:val="en-US" w:eastAsia="zh-CN"/>
                </w:rPr>
                <w:t>我司</w:t>
              </w:r>
            </w:ins>
            <w:ins w:id="16" w:author="Ellen" w:date="2026-06-13T22:34:54Z">
              <w:r>
                <w:rPr>
                  <w:rFonts w:hint="eastAsia" w:ascii="宋体" w:hAnsi="宋体" w:cs="宋体"/>
                  <w:sz w:val="24"/>
                  <w:highlight w:val="none"/>
                  <w:lang w:val="en-US" w:eastAsia="zh-CN"/>
                </w:rPr>
                <w:t>承担</w:t>
              </w:r>
            </w:ins>
            <w:ins w:id="17" w:author="Ellen" w:date="2026-06-13T22:34:56Z">
              <w:r>
                <w:rPr>
                  <w:rFonts w:hint="eastAsia" w:ascii="宋体" w:hAnsi="宋体" w:cs="宋体"/>
                  <w:sz w:val="24"/>
                  <w:highlight w:val="none"/>
                  <w:lang w:val="en-US" w:eastAsia="zh-CN"/>
                </w:rPr>
                <w:t>应付</w:t>
              </w:r>
            </w:ins>
            <w:ins w:id="18" w:author="Ellen" w:date="2026-06-13T22:34:59Z">
              <w:r>
                <w:rPr>
                  <w:rFonts w:hint="eastAsia" w:ascii="宋体" w:hAnsi="宋体" w:cs="宋体"/>
                  <w:sz w:val="24"/>
                  <w:highlight w:val="none"/>
                  <w:lang w:val="en-US" w:eastAsia="zh-CN"/>
                </w:rPr>
                <w:t>账款的</w:t>
              </w:r>
            </w:ins>
            <w:ins w:id="19" w:author="Ellen" w:date="2026-06-13T22:35:01Z">
              <w:r>
                <w:rPr>
                  <w:rFonts w:hint="eastAsia" w:ascii="宋体" w:hAnsi="宋体" w:cs="宋体"/>
                  <w:sz w:val="24"/>
                  <w:highlight w:val="none"/>
                  <w:lang w:val="en-US" w:eastAsia="zh-CN"/>
                </w:rPr>
                <w:t>责任</w:t>
              </w:r>
            </w:ins>
            <w:r>
              <w:rPr>
                <w:rFonts w:hint="default" w:ascii="宋体" w:hAnsi="宋体" w:eastAsia="宋体" w:cs="宋体"/>
                <w:sz w:val="24"/>
                <w:highlight w:val="none"/>
                <w:lang w:val="en-US" w:eastAsia="zh-CN"/>
              </w:rPr>
              <w:t>，</w:t>
            </w:r>
            <w:del w:id="20" w:author="Ellen" w:date="2026-06-13T22:36:16Z">
              <w:r>
                <w:rPr>
                  <w:rFonts w:hint="eastAsia" w:ascii="宋体" w:hAnsi="宋体" w:eastAsia="宋体" w:cs="宋体"/>
                  <w:sz w:val="24"/>
                  <w:highlight w:val="none"/>
                  <w:lang w:val="en-US" w:eastAsia="zh-CN"/>
                </w:rPr>
                <w:delText>由贵方垫付后</w:delText>
              </w:r>
            </w:del>
            <w:del w:id="21" w:author="Ellen" w:date="2026-06-13T22:36:16Z">
              <w:r>
                <w:rPr>
                  <w:rFonts w:hint="default" w:ascii="宋体" w:hAnsi="宋体" w:cs="宋体"/>
                  <w:sz w:val="24"/>
                  <w:highlight w:val="none"/>
                  <w:lang w:val="en-US" w:eastAsia="zh-CN"/>
                </w:rPr>
                <w:delText>适用</w:delText>
              </w:r>
            </w:del>
            <w:del w:id="22" w:author="Ellen" w:date="2026-06-13T22:36:16Z">
              <w:r>
                <w:rPr>
                  <w:rFonts w:hint="default" w:ascii="宋体" w:hAnsi="宋体" w:eastAsia="宋体" w:cs="宋体"/>
                  <w:sz w:val="24"/>
                  <w:highlight w:val="none"/>
                  <w:lang w:val="en-US"/>
                </w:rPr>
                <w:delText>无条件</w:delText>
              </w:r>
            </w:del>
            <w:del w:id="23" w:author="Ellen" w:date="2026-06-13T22:36:16Z">
              <w:r>
                <w:rPr>
                  <w:rFonts w:hint="eastAsia" w:ascii="宋体" w:hAnsi="宋体" w:eastAsia="宋体" w:cs="宋体"/>
                  <w:sz w:val="24"/>
                  <w:highlight w:val="none"/>
                </w:rPr>
                <w:delText>追</w:delText>
              </w:r>
            </w:del>
            <w:del w:id="24" w:author="Ellen" w:date="2026-06-13T22:36:16Z">
              <w:r>
                <w:rPr>
                  <w:rFonts w:hint="default" w:ascii="宋体" w:hAnsi="宋体" w:eastAsia="宋体" w:cs="宋体"/>
                  <w:sz w:val="24"/>
                  <w:highlight w:val="none"/>
                  <w:lang w:val="en-US"/>
                </w:rPr>
                <w:delText>偿约定</w:delText>
              </w:r>
            </w:del>
            <w:del w:id="25" w:author="Ellen" w:date="2026-06-13T22:36:16Z">
              <w:r>
                <w:rPr>
                  <w:rFonts w:hint="eastAsia" w:ascii="宋体" w:hAnsi="宋体" w:eastAsia="宋体" w:cs="宋体"/>
                  <w:sz w:val="24"/>
                  <w:highlight w:val="none"/>
                </w:rPr>
                <w:delText>。</w:delText>
              </w:r>
            </w:del>
            <w:r>
              <w:rPr>
                <w:rFonts w:hint="default" w:ascii="宋体" w:hAnsi="宋体" w:eastAsia="宋体" w:cs="宋体"/>
                <w:sz w:val="24"/>
                <w:highlight w:val="none"/>
                <w:lang w:val="en-US"/>
              </w:rPr>
              <w:t>如该应</w:t>
            </w:r>
            <w:r>
              <w:rPr>
                <w:rFonts w:hint="eastAsia" w:ascii="宋体" w:hAnsi="宋体" w:cs="宋体"/>
                <w:sz w:val="24"/>
                <w:highlight w:val="none"/>
                <w:lang w:val="en-US" w:eastAsia="zh-CN"/>
              </w:rPr>
              <w:t>付</w:t>
            </w:r>
            <w:r>
              <w:rPr>
                <w:rFonts w:hint="default" w:ascii="宋体" w:hAnsi="宋体" w:eastAsia="宋体" w:cs="宋体"/>
                <w:sz w:val="24"/>
                <w:highlight w:val="none"/>
                <w:lang w:val="en-US"/>
              </w:rPr>
              <w:t>账款隐含任何纠纷，则我司愿意承担所有法律责任</w:t>
            </w:r>
            <w:r>
              <w:rPr>
                <w:rFonts w:hint="default" w:ascii="宋体" w:hAnsi="宋体" w:cs="宋体"/>
                <w:sz w:val="24"/>
                <w:highlight w:val="none"/>
                <w:lang w:val="en-US"/>
              </w:rPr>
              <w:t>，赔偿贵方全部损失</w:t>
            </w:r>
            <w:r>
              <w:rPr>
                <w:rFonts w:hint="default" w:ascii="宋体" w:hAnsi="宋体" w:eastAsia="宋体" w:cs="宋体"/>
                <w:sz w:val="24"/>
                <w:highlight w:val="none"/>
                <w:lang w:val="en-US"/>
              </w:rPr>
              <w:t>。</w:t>
            </w:r>
            <w:r>
              <w:rPr>
                <w:rFonts w:hint="default" w:ascii="Calibri" w:hAnsi="Calibri" w:eastAsia="宋体" w:cs="宋体"/>
                <w:b w:val="0"/>
                <w:bCs w:val="0"/>
                <w:i w:val="0"/>
                <w:iCs w:val="0"/>
                <w:color w:val="auto"/>
                <w:kern w:val="2"/>
                <w:sz w:val="24"/>
                <w:szCs w:val="24"/>
                <w:highlight w:val="none"/>
                <w:vertAlign w:val="baseline"/>
                <w:lang w:val="en-US" w:eastAsia="zh-CN" w:bidi="ar-SA"/>
              </w:rPr>
              <w:t>我公司同意该应付账款由贵方垫付后可无条件索偿</w:t>
            </w:r>
            <w:ins w:id="26" w:author="Ellen" w:date="2026-06-13T22:36:59Z">
              <w:r>
                <w:rPr>
                  <w:rFonts w:hint="eastAsia" w:cs="宋体"/>
                  <w:b w:val="0"/>
                  <w:bCs w:val="0"/>
                  <w:i w:val="0"/>
                  <w:iCs w:val="0"/>
                  <w:color w:val="auto"/>
                  <w:kern w:val="2"/>
                  <w:sz w:val="24"/>
                  <w:szCs w:val="24"/>
                  <w:highlight w:val="none"/>
                  <w:vertAlign w:val="baseline"/>
                  <w:lang w:val="en-US" w:eastAsia="zh-CN" w:bidi="ar-SA"/>
                </w:rPr>
                <w:t>。</w:t>
              </w:r>
            </w:ins>
            <w:del w:id="27" w:author="Ellen" w:date="2026-06-13T22:36:58Z">
              <w:r>
                <w:rPr>
                  <w:rFonts w:hint="default" w:ascii="Calibri" w:hAnsi="Calibri" w:eastAsia="宋体" w:cs="宋体"/>
                  <w:b w:val="0"/>
                  <w:bCs w:val="0"/>
                  <w:i w:val="0"/>
                  <w:iCs w:val="0"/>
                  <w:color w:val="auto"/>
                  <w:kern w:val="2"/>
                  <w:sz w:val="24"/>
                  <w:szCs w:val="24"/>
                  <w:highlight w:val="none"/>
                  <w:vertAlign w:val="baseline"/>
                  <w:lang w:val="en-US" w:eastAsia="zh-CN" w:bidi="ar-SA"/>
                </w:rPr>
                <w:delText>（</w:delText>
              </w:r>
            </w:del>
            <w:ins w:id="28" w:author="Ellen" w:date="2026-06-14T21:18:09Z">
              <w:r>
                <w:rPr>
                  <w:rFonts w:hint="eastAsia" w:cs="宋体"/>
                  <w:b w:val="0"/>
                  <w:bCs w:val="0"/>
                  <w:i w:val="0"/>
                  <w:iCs w:val="0"/>
                  <w:color w:val="auto"/>
                  <w:kern w:val="2"/>
                  <w:sz w:val="24"/>
                  <w:szCs w:val="24"/>
                  <w:highlight w:val="none"/>
                  <w:vertAlign w:val="baseline"/>
                  <w:lang w:val="en-US" w:eastAsia="zh-CN" w:bidi="ar-SA"/>
                </w:rPr>
                <w:t>“</w:t>
              </w:r>
            </w:ins>
            <w:r>
              <w:rPr>
                <w:rFonts w:hint="default" w:ascii="Calibri" w:hAnsi="Calibri" w:eastAsia="宋体" w:cs="宋体"/>
                <w:b w:val="0"/>
                <w:bCs w:val="0"/>
                <w:i w:val="0"/>
                <w:iCs w:val="0"/>
                <w:color w:val="auto"/>
                <w:kern w:val="2"/>
                <w:sz w:val="24"/>
                <w:szCs w:val="24"/>
                <w:highlight w:val="none"/>
                <w:vertAlign w:val="baseline"/>
                <w:lang w:val="en-US" w:eastAsia="zh-CN" w:bidi="ar-SA"/>
              </w:rPr>
              <w:t>无条件索偿</w:t>
            </w:r>
            <w:ins w:id="29" w:author="Ellen" w:date="2026-06-14T21:18:13Z">
              <w:r>
                <w:rPr>
                  <w:rFonts w:hint="eastAsia" w:cs="宋体"/>
                  <w:b w:val="0"/>
                  <w:bCs w:val="0"/>
                  <w:i w:val="0"/>
                  <w:iCs w:val="0"/>
                  <w:color w:val="auto"/>
                  <w:kern w:val="2"/>
                  <w:sz w:val="24"/>
                  <w:szCs w:val="24"/>
                  <w:highlight w:val="none"/>
                  <w:vertAlign w:val="baseline"/>
                  <w:lang w:val="en-US" w:eastAsia="zh-CN" w:bidi="ar-SA"/>
                </w:rPr>
                <w:t>”</w:t>
              </w:r>
            </w:ins>
            <w:r>
              <w:rPr>
                <w:rFonts w:hint="default" w:ascii="Calibri" w:hAnsi="Calibri" w:eastAsia="宋体" w:cs="宋体"/>
                <w:b w:val="0"/>
                <w:bCs w:val="0"/>
                <w:i w:val="0"/>
                <w:iCs w:val="0"/>
                <w:color w:val="auto"/>
                <w:kern w:val="2"/>
                <w:sz w:val="24"/>
                <w:szCs w:val="24"/>
                <w:highlight w:val="none"/>
                <w:vertAlign w:val="baseline"/>
                <w:lang w:val="en-US" w:eastAsia="zh-CN" w:bidi="ar-SA"/>
              </w:rPr>
              <w:t>是指在任何情况下，无论是否存在任何与应付账款相关的争议、纠纷（包括但不限于货品质量、数量、运输、清关等问题），垫资方均有权无条件、无须任何事先通知或证明地要求我方立即偿还已垫资金额、资金占用费及其所有相关服务费用。</w:t>
            </w:r>
          </w:p>
        </w:tc>
        <w:tc>
          <w:tcPr>
            <w:tcW w:w="4247" w:type="dxa"/>
          </w:tcPr>
          <w:p w14:paraId="75F6BC53">
            <w:pPr>
              <w:rPr>
                <w:rFonts w:hint="default" w:ascii="Times New Roman" w:hAnsi="Times New Roman" w:cs="Times New Roman"/>
                <w:vertAlign w:val="baseline"/>
              </w:rPr>
            </w:pPr>
            <w:r>
              <w:rPr>
                <w:rFonts w:hint="default" w:ascii="Times New Roman" w:hAnsi="Times New Roman" w:cs="Times New Roman"/>
                <w:vertAlign w:val="baseline"/>
              </w:rPr>
              <w:t>В соответствии с «Рамочным соглашением о предварительной оплате кредиторской задолженности по импорту», заключенным обеими сторонами, поскольку наша компания (</w:t>
            </w:r>
            <w:r>
              <w:rPr>
                <w:rFonts w:hint="default" w:ascii="Times New Roman" w:hAnsi="Times New Roman" w:cs="Times New Roman"/>
                <w:u w:val="single"/>
                <w:vertAlign w:val="baseline"/>
                <w:lang w:val="ru-RU"/>
              </w:rPr>
              <w:t>ООО «ТД ЭЙРФЛОТ ТЕХНИКС»</w:t>
            </w:r>
            <w:r>
              <w:rPr>
                <w:rFonts w:hint="default" w:ascii="Times New Roman" w:hAnsi="Times New Roman" w:cs="Times New Roman"/>
                <w:vertAlign w:val="baseline"/>
              </w:rPr>
              <w:t>) (Покупатель) заключила торговый договор с (</w:t>
            </w:r>
            <w:r>
              <w:rPr>
                <w:rFonts w:hint="default" w:ascii="Times New Roman" w:hAnsi="Times New Roman" w:cs="Times New Roman"/>
                <w:u w:val="single"/>
                <w:vertAlign w:val="baseline"/>
                <w:lang w:val="ru-RU"/>
              </w:rPr>
              <w:t>GUANGDONG OSHUJIAN FURNITURE CO.,LTD</w:t>
            </w:r>
            <w:r>
              <w:rPr>
                <w:rFonts w:hint="default" w:ascii="Times New Roman" w:hAnsi="Times New Roman" w:cs="Times New Roman"/>
                <w:vertAlign w:val="baseline"/>
              </w:rPr>
              <w:t>) (Продавцом) на реализацию товаров или оказание услуг, мы просим Вас предоставить услугу предварительной оплаты кредиторской задолженности по данному торговому договору для ускорения оборота денежных средств. Наша компания подтверждает отсутствие любых споров по указанной кредиторской задолженности, и после осуществления Вами предварительной оплаты действуют условия безусловного взыскания задолженности. При наличии любых скрытых споров по данной задолженности наша компания обязуется нести всю юридическую ответственность и возместить все убытки, понесенные Вашей стороной.</w:t>
            </w:r>
          </w:p>
          <w:p w14:paraId="2746CE3C">
            <w:pPr>
              <w:rPr>
                <w:rFonts w:hint="default" w:ascii="Times New Roman" w:hAnsi="Times New Roman" w:cs="Times New Roman"/>
                <w:vertAlign w:val="baseline"/>
              </w:rPr>
            </w:pPr>
            <w:r>
              <w:rPr>
                <w:rFonts w:hint="default" w:ascii="Times New Roman" w:hAnsi="Times New Roman" w:cs="Times New Roman"/>
                <w:vertAlign w:val="baseline"/>
              </w:rPr>
              <w:t xml:space="preserve"> </w:t>
            </w:r>
          </w:p>
          <w:p w14:paraId="7758A9AF">
            <w:pPr>
              <w:rPr>
                <w:rFonts w:hint="default" w:ascii="Times New Roman" w:hAnsi="Times New Roman" w:cs="Times New Roman"/>
                <w:vertAlign w:val="baseline"/>
              </w:rPr>
            </w:pPr>
            <w:r>
              <w:rPr>
                <w:rFonts w:hint="default" w:ascii="Times New Roman" w:hAnsi="Times New Roman" w:cs="Times New Roman"/>
                <w:vertAlign w:val="baseline"/>
              </w:rPr>
              <w:t>Наша компания соглашается с применением условия безусловного взыскания после предварительной оплаты Вами кредиторской задолженности. «Безусловное взыскание» означает, что при любых обстоятельствах, независимо от наличия любых разногласий и споров, связанных с кредиторской задолженностью (в том числе по вопросам качества, количества товара, транспортировки, таможенной очистки и другим вопросам), сторона, осуществившая предварительную оплату, имеет право безусловно и без предварительного уведомления или предоставления доказательств требовать от нашей компании немедленного возврата суммы предварительной оплаты, платы за пользование денежными средствами и всех сопутствующих служебных расходов.</w:t>
            </w:r>
          </w:p>
          <w:p w14:paraId="6FEABE2D">
            <w:pPr>
              <w:rPr>
                <w:rFonts w:hint="default" w:ascii="Times New Roman" w:hAnsi="Times New Roman" w:cs="Times New Roman"/>
                <w:vertAlign w:val="baseline"/>
              </w:rPr>
            </w:pPr>
          </w:p>
        </w:tc>
      </w:tr>
      <w:tr w14:paraId="2B00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5" w:type="dxa"/>
            <w:gridSpan w:val="2"/>
          </w:tcPr>
          <w:p w14:paraId="50F0A8D2">
            <w:pPr>
              <w:numPr>
                <w:ilvl w:val="0"/>
                <w:numId w:val="1"/>
              </w:numPr>
              <w:spacing w:line="560" w:lineRule="exact"/>
              <w:ind w:firstLine="0" w:firstLineChars="0"/>
              <w:rPr>
                <w:rFonts w:hint="default" w:ascii="宋体" w:hAnsi="宋体" w:eastAsia="宋体" w:cs="宋体"/>
                <w:b w:val="0"/>
                <w:bCs w:val="0"/>
                <w:i w:val="0"/>
                <w:iCs w:val="0"/>
                <w:color w:val="auto"/>
                <w:kern w:val="2"/>
                <w:sz w:val="24"/>
                <w:szCs w:val="24"/>
                <w:highlight w:val="none"/>
                <w:vertAlign w:val="baseline"/>
                <w:lang w:val="en-US" w:eastAsia="zh-CN" w:bidi="ar-SA"/>
              </w:rPr>
            </w:pPr>
            <w:ins w:id="30" w:author="Ellen" w:date="2026-06-14T21:18:41Z">
              <w:r>
                <w:rPr>
                  <w:rFonts w:hint="eastAsia" w:cs="宋体"/>
                  <w:color w:val="auto"/>
                  <w:sz w:val="24"/>
                  <w:highlight w:val="none"/>
                  <w:lang w:val="en-US" w:eastAsia="zh-CN"/>
                </w:rPr>
                <w:t>我司</w:t>
              </w:r>
            </w:ins>
            <w:r>
              <w:rPr>
                <w:rFonts w:hint="default" w:ascii="Calibri" w:hAnsi="Calibri" w:eastAsia="宋体" w:cs="宋体"/>
                <w:color w:val="auto"/>
                <w:sz w:val="24"/>
                <w:highlight w:val="none"/>
                <w:lang w:val="en-US" w:eastAsia="zh-CN"/>
              </w:rPr>
              <w:t>向贵方申请应付账款垫付的信息如下：</w:t>
            </w:r>
          </w:p>
        </w:tc>
        <w:tc>
          <w:tcPr>
            <w:tcW w:w="4247" w:type="dxa"/>
          </w:tcPr>
          <w:p w14:paraId="28D71172">
            <w:pPr>
              <w:numPr>
                <w:ilvl w:val="0"/>
                <w:numId w:val="2"/>
              </w:numPr>
              <w:rPr>
                <w:rFonts w:hint="default" w:ascii="Times New Roman" w:hAnsi="Times New Roman" w:cs="Times New Roman"/>
                <w:vertAlign w:val="baseline"/>
              </w:rPr>
            </w:pPr>
            <w:r>
              <w:rPr>
                <w:rFonts w:hint="default" w:ascii="Times New Roman" w:hAnsi="Times New Roman" w:eastAsia="宋体" w:cs="Times New Roman"/>
                <w:sz w:val="21"/>
                <w:lang w:val="en-US" w:eastAsia="zh-CN"/>
              </w:rPr>
              <w:t>Информация по заявке на предварительную оплату кредиторской задолженности представлена ниже:</w:t>
            </w:r>
          </w:p>
        </w:tc>
      </w:tr>
      <w:tr w14:paraId="6BBC7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tcPr>
          <w:p w14:paraId="434DB7D9">
            <w:pPr>
              <w:spacing w:line="240" w:lineRule="auto"/>
              <w:jc w:val="left"/>
              <w:rPr>
                <w:rFonts w:hint="eastAsia" w:ascii="宋体" w:hAnsi="宋体" w:cs="宋体"/>
                <w:sz w:val="18"/>
                <w:szCs w:val="18"/>
                <w:highlight w:val="none"/>
                <w:vertAlign w:val="baseline"/>
                <w:lang w:val="en-US" w:eastAsia="zh-CN"/>
              </w:rPr>
            </w:pPr>
            <w:ins w:id="31" w:author="Ellen" w:date="2026-06-14T21:20:21Z">
              <w:r>
                <w:rPr>
                  <w:rFonts w:hint="eastAsia" w:ascii="宋体" w:hAnsi="宋体" w:cs="宋体"/>
                  <w:sz w:val="18"/>
                  <w:szCs w:val="18"/>
                  <w:highlight w:val="none"/>
                  <w:vertAlign w:val="baseline"/>
                  <w:lang w:val="en-US" w:eastAsia="zh-CN"/>
                </w:rPr>
                <w:t>-</w:t>
              </w:r>
            </w:ins>
            <w:ins w:id="32" w:author="Ellen" w:date="2026-06-14T21:20:23Z">
              <w:r>
                <w:rPr>
                  <w:rFonts w:hint="eastAsia" w:ascii="宋体" w:hAnsi="宋体" w:cs="宋体"/>
                  <w:sz w:val="18"/>
                  <w:szCs w:val="18"/>
                  <w:highlight w:val="none"/>
                  <w:vertAlign w:val="baseline"/>
                  <w:lang w:val="en-US" w:eastAsia="zh-CN"/>
                </w:rPr>
                <w:t xml:space="preserve"> </w:t>
              </w:r>
            </w:ins>
            <w:r>
              <w:rPr>
                <w:rFonts w:hint="eastAsia" w:ascii="宋体" w:hAnsi="宋体" w:eastAsia="宋体" w:cs="宋体"/>
                <w:sz w:val="18"/>
                <w:szCs w:val="18"/>
                <w:highlight w:val="none"/>
                <w:vertAlign w:val="baseline"/>
                <w:lang w:val="en-US" w:eastAsia="zh-CN"/>
              </w:rPr>
              <w:t>申请垫付额度及币种</w:t>
            </w:r>
            <w:r>
              <w:rPr>
                <w:rFonts w:hint="eastAsia" w:ascii="宋体" w:hAnsi="宋体" w:cs="宋体"/>
                <w:sz w:val="18"/>
                <w:szCs w:val="18"/>
                <w:highlight w:val="none"/>
                <w:vertAlign w:val="baseline"/>
                <w:lang w:val="en-US" w:eastAsia="zh-CN"/>
              </w:rPr>
              <w:t xml:space="preserve">  </w:t>
            </w:r>
          </w:p>
          <w:p w14:paraId="4608E642">
            <w:pPr>
              <w:spacing w:line="240" w:lineRule="auto"/>
              <w:ind w:firstLine="180" w:firstLineChars="100"/>
              <w:jc w:val="left"/>
              <w:rPr>
                <w:rFonts w:hint="eastAsia" w:ascii="宋体" w:hAnsi="宋体" w:eastAsia="宋体" w:cs="宋体"/>
                <w:sz w:val="18"/>
                <w:szCs w:val="18"/>
                <w:highlight w:val="none"/>
                <w:vertAlign w:val="baseline"/>
                <w:lang w:val="en-US" w:eastAsia="zh-CN"/>
              </w:rPr>
            </w:pPr>
            <w:r>
              <w:rPr>
                <w:rFonts w:hint="default" w:ascii="Times New Roman" w:hAnsi="Times New Roman" w:eastAsia="宋体" w:cs="Times New Roman"/>
                <w:sz w:val="18"/>
                <w:szCs w:val="18"/>
                <w:highlight w:val="none"/>
                <w:vertAlign w:val="baseline"/>
                <w:lang w:val="en-US" w:eastAsia="zh-CN"/>
              </w:rPr>
              <w:t>Запрашиваемая сумма аванса и валюта:</w:t>
            </w:r>
          </w:p>
        </w:tc>
        <w:tc>
          <w:tcPr>
            <w:tcW w:w="4247" w:type="dxa"/>
          </w:tcPr>
          <w:p w14:paraId="55837DAE">
            <w:pPr>
              <w:spacing w:line="240" w:lineRule="auto"/>
              <w:jc w:val="left"/>
              <w:rPr>
                <w:rFonts w:hint="eastAsia" w:ascii="宋体" w:hAnsi="宋体" w:eastAsia="宋体" w:cs="宋体"/>
                <w:sz w:val="18"/>
                <w:szCs w:val="18"/>
                <w:highlight w:val="none"/>
                <w:vertAlign w:val="baseline"/>
                <w:lang w:val="en-US" w:eastAsia="zh-CN"/>
              </w:rPr>
            </w:pPr>
            <w:bookmarkStart w:id="0" w:name="_GoBack"/>
            <w:bookmarkEnd w:id="0"/>
            <w:r>
              <w:rPr>
                <w:rFonts w:hint="eastAsia" w:ascii="宋体" w:hAnsi="宋体" w:eastAsia="宋体" w:cs="宋体"/>
                <w:b w:val="0"/>
                <w:sz w:val="18"/>
                <w:szCs w:val="18"/>
                <w:highlight w:val="none"/>
                <w:lang w:val="en-US" w:eastAsia="zh-CN"/>
              </w:rPr>
              <w:t>CNY</w:t>
            </w:r>
          </w:p>
        </w:tc>
      </w:tr>
      <w:tr w14:paraId="39589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tcPr>
          <w:p w14:paraId="50911F7E">
            <w:pPr>
              <w:spacing w:line="240" w:lineRule="auto"/>
              <w:jc w:val="left"/>
              <w:rPr>
                <w:rFonts w:hint="eastAsia" w:ascii="宋体" w:hAnsi="宋体" w:cs="宋体"/>
                <w:sz w:val="18"/>
                <w:szCs w:val="18"/>
                <w:highlight w:val="none"/>
                <w:vertAlign w:val="baseline"/>
                <w:lang w:val="en-US" w:eastAsia="zh-CN"/>
              </w:rPr>
            </w:pPr>
            <w:ins w:id="33" w:author="Ellen" w:date="2026-06-14T21:20:32Z">
              <w:r>
                <w:rPr>
                  <w:rFonts w:hint="eastAsia" w:ascii="宋体" w:hAnsi="宋体" w:cs="宋体"/>
                  <w:sz w:val="18"/>
                  <w:szCs w:val="18"/>
                  <w:highlight w:val="none"/>
                  <w:vertAlign w:val="baseline"/>
                  <w:lang w:val="en-US" w:eastAsia="zh-CN"/>
                </w:rPr>
                <w:t>-</w:t>
              </w:r>
            </w:ins>
            <w:ins w:id="34" w:author="Ellen" w:date="2026-06-14T21:20:33Z">
              <w:r>
                <w:rPr>
                  <w:rFonts w:hint="eastAsia" w:ascii="宋体" w:hAnsi="宋体" w:cs="宋体"/>
                  <w:sz w:val="18"/>
                  <w:szCs w:val="18"/>
                  <w:highlight w:val="none"/>
                  <w:vertAlign w:val="baseline"/>
                  <w:lang w:val="en-US" w:eastAsia="zh-CN"/>
                </w:rPr>
                <w:t xml:space="preserve"> </w:t>
              </w:r>
            </w:ins>
            <w:r>
              <w:rPr>
                <w:rFonts w:hint="eastAsia" w:ascii="宋体" w:hAnsi="宋体" w:eastAsia="宋体" w:cs="宋体"/>
                <w:sz w:val="18"/>
                <w:szCs w:val="18"/>
                <w:highlight w:val="none"/>
                <w:vertAlign w:val="baseline"/>
                <w:lang w:val="en-US" w:eastAsia="zh-CN"/>
              </w:rPr>
              <w:t>申请垫付期限</w:t>
            </w:r>
            <w:r>
              <w:rPr>
                <w:rFonts w:hint="eastAsia" w:ascii="宋体" w:hAnsi="宋体" w:cs="宋体"/>
                <w:sz w:val="18"/>
                <w:szCs w:val="18"/>
                <w:highlight w:val="none"/>
                <w:vertAlign w:val="baseline"/>
                <w:lang w:val="en-US" w:eastAsia="zh-CN"/>
              </w:rPr>
              <w:t xml:space="preserve">        </w:t>
            </w:r>
          </w:p>
          <w:p w14:paraId="22AE7F18">
            <w:pPr>
              <w:spacing w:line="240" w:lineRule="auto"/>
              <w:ind w:firstLine="180" w:firstLineChars="100"/>
              <w:jc w:val="left"/>
              <w:rPr>
                <w:rFonts w:hint="eastAsia" w:ascii="宋体" w:hAnsi="宋体" w:eastAsia="宋体" w:cs="宋体"/>
                <w:sz w:val="18"/>
                <w:szCs w:val="18"/>
                <w:highlight w:val="none"/>
                <w:vertAlign w:val="baseline"/>
                <w:lang w:val="en-US" w:eastAsia="zh-CN"/>
              </w:rPr>
            </w:pPr>
            <w:r>
              <w:rPr>
                <w:rFonts w:hint="default" w:ascii="Times New Roman" w:hAnsi="Times New Roman" w:eastAsia="宋体" w:cs="Times New Roman"/>
                <w:sz w:val="18"/>
                <w:szCs w:val="18"/>
                <w:highlight w:val="none"/>
                <w:vertAlign w:val="baseline"/>
                <w:lang w:val="en-US" w:eastAsia="zh-CN"/>
              </w:rPr>
              <w:t>Срок предварительной оплаты:</w:t>
            </w:r>
          </w:p>
        </w:tc>
        <w:tc>
          <w:tcPr>
            <w:tcW w:w="4247" w:type="dxa"/>
          </w:tcPr>
          <w:p w14:paraId="4BDF27D5">
            <w:pPr>
              <w:spacing w:line="240" w:lineRule="auto"/>
              <w:jc w:val="left"/>
              <w:rPr>
                <w:rFonts w:hint="eastAsia" w:ascii="宋体" w:hAnsi="宋体" w:eastAsia="宋体" w:cs="宋体"/>
                <w:sz w:val="18"/>
                <w:szCs w:val="18"/>
                <w:highlight w:val="none"/>
                <w:vertAlign w:val="baseline"/>
                <w:lang w:val="en-US" w:eastAsia="zh-CN"/>
              </w:rPr>
            </w:pPr>
            <w:r>
              <w:rPr>
                <w:rFonts w:hint="eastAsia" w:ascii="宋体" w:hAnsi="宋体" w:cs="宋体"/>
                <w:sz w:val="18"/>
                <w:szCs w:val="18"/>
                <w:highlight w:val="none"/>
                <w:vertAlign w:val="baseline"/>
                <w:lang w:val="en-US" w:eastAsia="zh-CN"/>
              </w:rPr>
              <w:t>_____</w:t>
            </w:r>
            <w:r>
              <w:rPr>
                <w:rFonts w:hint="eastAsia" w:ascii="宋体" w:hAnsi="宋体" w:eastAsia="宋体" w:cs="宋体"/>
                <w:sz w:val="18"/>
                <w:szCs w:val="18"/>
                <w:highlight w:val="none"/>
                <w:vertAlign w:val="baseline"/>
                <w:lang w:val="en-US" w:eastAsia="zh-CN"/>
              </w:rPr>
              <w:t>天</w:t>
            </w:r>
            <w:r>
              <w:rPr>
                <w:rFonts w:hint="eastAsia" w:ascii="宋体" w:hAnsi="宋体" w:cs="宋体"/>
                <w:sz w:val="18"/>
                <w:szCs w:val="18"/>
                <w:highlight w:val="none"/>
                <w:vertAlign w:val="baseline"/>
                <w:lang w:val="en-US" w:eastAsia="zh-CN"/>
              </w:rPr>
              <w:t>/</w:t>
            </w:r>
            <w:r>
              <w:rPr>
                <w:rFonts w:hint="default" w:ascii="Times New Roman" w:hAnsi="Times New Roman" w:cs="Times New Roman"/>
                <w:sz w:val="18"/>
                <w:szCs w:val="18"/>
                <w:highlight w:val="none"/>
                <w:u w:val="none"/>
                <w:vertAlign w:val="baseline"/>
                <w:lang w:val="en-US" w:eastAsia="zh-CN"/>
              </w:rPr>
              <w:t>дней</w:t>
            </w:r>
          </w:p>
        </w:tc>
      </w:tr>
      <w:tr w14:paraId="21E9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shd w:val="clear"/>
            <w:vAlign w:val="top"/>
          </w:tcPr>
          <w:p w14:paraId="2A385BE9">
            <w:pPr>
              <w:spacing w:line="240" w:lineRule="auto"/>
              <w:rPr>
                <w:rFonts w:hint="eastAsia" w:ascii="宋体" w:hAnsi="宋体" w:cs="宋体"/>
                <w:sz w:val="18"/>
                <w:szCs w:val="18"/>
                <w:highlight w:val="none"/>
                <w:vertAlign w:val="baseline"/>
                <w:lang w:val="en-US" w:eastAsia="zh-CN"/>
              </w:rPr>
            </w:pPr>
            <w:ins w:id="35" w:author="Ellen" w:date="2026-06-14T21:20:37Z">
              <w:r>
                <w:rPr>
                  <w:rFonts w:hint="eastAsia" w:ascii="宋体" w:hAnsi="宋体" w:cs="宋体"/>
                  <w:sz w:val="18"/>
                  <w:szCs w:val="18"/>
                  <w:highlight w:val="none"/>
                  <w:vertAlign w:val="baseline"/>
                  <w:lang w:val="en-US" w:eastAsia="zh-CN"/>
                </w:rPr>
                <w:t>-</w:t>
              </w:r>
            </w:ins>
            <w:ins w:id="36" w:author="Ellen" w:date="2026-06-14T21:20:38Z">
              <w:r>
                <w:rPr>
                  <w:rFonts w:hint="eastAsia" w:ascii="宋体" w:hAnsi="宋体" w:cs="宋体"/>
                  <w:sz w:val="18"/>
                  <w:szCs w:val="18"/>
                  <w:highlight w:val="none"/>
                  <w:vertAlign w:val="baseline"/>
                  <w:lang w:val="en-US" w:eastAsia="zh-CN"/>
                </w:rPr>
                <w:t xml:space="preserve"> </w:t>
              </w:r>
            </w:ins>
            <w:r>
              <w:rPr>
                <w:rFonts w:hint="eastAsia" w:ascii="宋体" w:hAnsi="宋体" w:eastAsia="宋体" w:cs="宋体"/>
                <w:sz w:val="18"/>
                <w:szCs w:val="18"/>
                <w:highlight w:val="none"/>
                <w:vertAlign w:val="baseline"/>
                <w:lang w:val="en-US" w:eastAsia="zh-CN"/>
              </w:rPr>
              <w:t>贸易合同号</w:t>
            </w:r>
            <w:r>
              <w:rPr>
                <w:rFonts w:hint="eastAsia" w:ascii="宋体" w:hAnsi="宋体" w:cs="宋体"/>
                <w:sz w:val="18"/>
                <w:szCs w:val="18"/>
                <w:highlight w:val="none"/>
                <w:vertAlign w:val="baseline"/>
                <w:lang w:val="en-US" w:eastAsia="zh-CN"/>
              </w:rPr>
              <w:t xml:space="preserve">         </w:t>
            </w:r>
          </w:p>
          <w:p w14:paraId="2E1E8092">
            <w:pPr>
              <w:spacing w:line="240" w:lineRule="auto"/>
              <w:ind w:firstLine="180" w:firstLineChars="100"/>
              <w:jc w:val="left"/>
              <w:rPr>
                <w:rFonts w:hint="default" w:ascii="宋体" w:hAnsi="宋体" w:eastAsia="宋体" w:cs="宋体"/>
                <w:kern w:val="2"/>
                <w:sz w:val="18"/>
                <w:szCs w:val="18"/>
                <w:highlight w:val="none"/>
                <w:vertAlign w:val="baseline"/>
                <w:lang w:val="en-US" w:eastAsia="zh-CN" w:bidi="ar-SA"/>
              </w:rPr>
            </w:pPr>
            <w:r>
              <w:rPr>
                <w:rFonts w:hint="default" w:ascii="Times New Roman" w:hAnsi="Times New Roman" w:eastAsia="宋体" w:cs="Times New Roman"/>
                <w:sz w:val="18"/>
                <w:szCs w:val="18"/>
                <w:highlight w:val="none"/>
                <w:vertAlign w:val="baseline"/>
                <w:lang w:val="en-US" w:eastAsia="zh-CN"/>
              </w:rPr>
              <w:t>Номер торгового контракта:</w:t>
            </w:r>
          </w:p>
        </w:tc>
        <w:tc>
          <w:tcPr>
            <w:tcW w:w="4247" w:type="dxa"/>
            <w:shd w:val="clear"/>
            <w:vAlign w:val="top"/>
          </w:tcPr>
          <w:p w14:paraId="22010110">
            <w:pPr>
              <w:spacing w:line="240" w:lineRule="auto"/>
              <w:jc w:val="left"/>
              <w:rPr>
                <w:rFonts w:hint="default" w:ascii="Times New Roman" w:hAnsi="Times New Roman" w:eastAsia="宋体" w:cs="Times New Roman"/>
                <w:b w:val="0"/>
                <w:sz w:val="18"/>
                <w:szCs w:val="18"/>
                <w:highlight w:val="none"/>
                <w:lang w:val="en-US" w:eastAsia="zh-CN"/>
              </w:rPr>
            </w:pPr>
            <w:r>
              <w:rPr>
                <w:rFonts w:hint="default" w:ascii="Times New Roman" w:hAnsi="Times New Roman" w:eastAsia="宋体" w:cs="Times New Roman"/>
                <w:b w:val="0"/>
                <w:sz w:val="18"/>
                <w:szCs w:val="18"/>
                <w:highlight w:val="none"/>
                <w:lang w:val="en-US"/>
              </w:rPr>
              <w:t>Contract</w:t>
            </w:r>
            <w:r>
              <w:rPr>
                <w:rFonts w:hint="default" w:ascii="Times New Roman" w:hAnsi="Times New Roman" w:eastAsia="宋体" w:cs="Times New Roman"/>
                <w:b w:val="0"/>
                <w:sz w:val="18"/>
                <w:szCs w:val="18"/>
                <w:highlight w:val="none"/>
                <w:lang w:val="en-US" w:eastAsia="zh-CN"/>
              </w:rPr>
              <w:t xml:space="preserve"> NO. </w:t>
            </w:r>
          </w:p>
          <w:p w14:paraId="3BF8CB1A">
            <w:pPr>
              <w:spacing w:line="240" w:lineRule="auto"/>
              <w:jc w:val="left"/>
              <w:rPr>
                <w:rFonts w:hint="default" w:ascii="宋体" w:hAnsi="宋体" w:eastAsia="宋体" w:cs="宋体"/>
                <w:kern w:val="2"/>
                <w:sz w:val="18"/>
                <w:szCs w:val="18"/>
                <w:highlight w:val="none"/>
                <w:vertAlign w:val="baseline"/>
                <w:lang w:val="en-US" w:eastAsia="zh-CN" w:bidi="ar-SA"/>
              </w:rPr>
            </w:pPr>
            <w:r>
              <w:rPr>
                <w:rFonts w:hint="default" w:ascii="Times New Roman" w:hAnsi="Times New Roman" w:eastAsia="宋体" w:cs="Times New Roman"/>
                <w:b w:val="0"/>
                <w:sz w:val="18"/>
                <w:szCs w:val="18"/>
                <w:highlight w:val="none"/>
                <w:lang w:val="en-US"/>
              </w:rPr>
              <w:t>Date</w:t>
            </w:r>
            <w:r>
              <w:rPr>
                <w:rFonts w:hint="eastAsia" w:ascii="Times New Roman" w:hAnsi="Times New Roman" w:cs="Times New Roman"/>
                <w:b w:val="0"/>
                <w:sz w:val="18"/>
                <w:szCs w:val="18"/>
                <w:highlight w:val="none"/>
                <w:lang w:val="en-US" w:eastAsia="zh-CN"/>
              </w:rPr>
              <w:t xml:space="preserve"> </w:t>
            </w:r>
            <w:r>
              <w:rPr>
                <w:rFonts w:hint="eastAsia" w:ascii="Times New Roman" w:hAnsi="Times New Roman" w:cs="Times New Roman"/>
                <w:b w:val="0"/>
                <w:sz w:val="18"/>
                <w:szCs w:val="18"/>
                <w:highlight w:val="none"/>
                <w:lang w:val="en-US"/>
              </w:rPr>
              <w:t>(</w:t>
            </w:r>
            <w:r>
              <w:rPr>
                <w:rFonts w:hint="default" w:ascii="Times New Roman" w:hAnsi="Times New Roman" w:cs="Times New Roman"/>
                <w:b w:val="0"/>
                <w:sz w:val="18"/>
                <w:szCs w:val="18"/>
                <w:highlight w:val="none"/>
                <w:u w:val="none"/>
                <w:lang w:val="en-US"/>
              </w:rPr>
              <w:t>дата</w:t>
            </w:r>
            <w:r>
              <w:rPr>
                <w:rFonts w:hint="eastAsia" w:ascii="Times New Roman" w:hAnsi="Times New Roman" w:cs="Times New Roman"/>
                <w:b w:val="0"/>
                <w:sz w:val="18"/>
                <w:szCs w:val="18"/>
                <w:highlight w:val="none"/>
                <w:lang w:val="en-US"/>
              </w:rPr>
              <w:t>)</w:t>
            </w:r>
            <w:r>
              <w:rPr>
                <w:rFonts w:hint="default" w:ascii="Times New Roman" w:hAnsi="Times New Roman" w:eastAsia="宋体" w:cs="Times New Roman"/>
                <w:b w:val="0"/>
                <w:sz w:val="18"/>
                <w:szCs w:val="18"/>
                <w:highlight w:val="none"/>
                <w:lang w:val="en-US"/>
              </w:rPr>
              <w:t xml:space="preserve">: </w:t>
            </w:r>
          </w:p>
        </w:tc>
      </w:tr>
      <w:tr w14:paraId="34625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shd w:val="clear"/>
            <w:vAlign w:val="top"/>
          </w:tcPr>
          <w:p w14:paraId="3C95DBF5">
            <w:pPr>
              <w:spacing w:line="240" w:lineRule="auto"/>
              <w:jc w:val="left"/>
              <w:rPr>
                <w:rFonts w:hint="eastAsia" w:ascii="宋体" w:hAnsi="宋体" w:cs="宋体"/>
                <w:sz w:val="18"/>
                <w:szCs w:val="18"/>
                <w:highlight w:val="none"/>
                <w:vertAlign w:val="baseline"/>
                <w:lang w:val="en-US" w:eastAsia="zh-CN"/>
              </w:rPr>
            </w:pPr>
            <w:ins w:id="37" w:author="Ellen" w:date="2026-06-14T21:20:42Z">
              <w:r>
                <w:rPr>
                  <w:rFonts w:hint="eastAsia" w:ascii="宋体" w:hAnsi="宋体" w:cs="宋体"/>
                  <w:sz w:val="18"/>
                  <w:szCs w:val="18"/>
                  <w:highlight w:val="none"/>
                  <w:vertAlign w:val="baseline"/>
                  <w:lang w:val="en-US" w:eastAsia="zh-CN"/>
                </w:rPr>
                <w:t xml:space="preserve">- </w:t>
              </w:r>
            </w:ins>
            <w:r>
              <w:rPr>
                <w:rFonts w:hint="eastAsia" w:ascii="宋体" w:hAnsi="宋体" w:eastAsia="宋体" w:cs="宋体"/>
                <w:sz w:val="18"/>
                <w:szCs w:val="18"/>
                <w:highlight w:val="none"/>
                <w:vertAlign w:val="baseline"/>
                <w:lang w:val="en-US" w:eastAsia="zh-CN"/>
              </w:rPr>
              <w:t>贸易合同金额</w:t>
            </w:r>
            <w:r>
              <w:rPr>
                <w:rFonts w:hint="eastAsia" w:ascii="宋体" w:hAnsi="宋体" w:cs="宋体"/>
                <w:sz w:val="18"/>
                <w:szCs w:val="18"/>
                <w:highlight w:val="none"/>
                <w:vertAlign w:val="baseline"/>
                <w:lang w:val="en-US" w:eastAsia="zh-CN"/>
              </w:rPr>
              <w:t xml:space="preserve">        </w:t>
            </w:r>
          </w:p>
          <w:p w14:paraId="1B3A76E5">
            <w:pPr>
              <w:spacing w:line="240" w:lineRule="auto"/>
              <w:ind w:firstLine="180" w:firstLineChars="100"/>
              <w:jc w:val="left"/>
              <w:rPr>
                <w:rFonts w:hint="default" w:ascii="Times New Roman" w:hAnsi="Times New Roman" w:eastAsia="宋体" w:cs="Times New Roman"/>
                <w:sz w:val="18"/>
                <w:szCs w:val="18"/>
                <w:highlight w:val="none"/>
                <w:vertAlign w:val="baseline"/>
                <w:lang w:val="en-US" w:eastAsia="zh-CN"/>
              </w:rPr>
            </w:pPr>
            <w:r>
              <w:rPr>
                <w:rFonts w:hint="default" w:ascii="Times New Roman" w:hAnsi="Times New Roman" w:eastAsia="宋体" w:cs="Times New Roman"/>
                <w:sz w:val="18"/>
                <w:szCs w:val="18"/>
                <w:highlight w:val="none"/>
                <w:vertAlign w:val="baseline"/>
                <w:lang w:val="en-US" w:eastAsia="zh-CN"/>
              </w:rPr>
              <w:t>Сумма по торговому контракту:</w:t>
            </w:r>
          </w:p>
        </w:tc>
        <w:tc>
          <w:tcPr>
            <w:tcW w:w="4247" w:type="dxa"/>
            <w:shd w:val="clear"/>
            <w:vAlign w:val="top"/>
          </w:tcPr>
          <w:p w14:paraId="2BF9DA3C">
            <w:pPr>
              <w:spacing w:line="240" w:lineRule="auto"/>
              <w:jc w:val="left"/>
              <w:rPr>
                <w:rFonts w:hint="default" w:ascii="宋体" w:hAnsi="宋体" w:eastAsia="宋体" w:cs="宋体"/>
                <w:kern w:val="2"/>
                <w:sz w:val="18"/>
                <w:szCs w:val="18"/>
                <w:highlight w:val="none"/>
                <w:vertAlign w:val="baseline"/>
                <w:lang w:val="en-US" w:eastAsia="zh-CN" w:bidi="ar-SA"/>
              </w:rPr>
            </w:pPr>
            <w:r>
              <w:rPr>
                <w:rFonts w:hint="eastAsia" w:ascii="宋体" w:hAnsi="宋体" w:eastAsia="宋体" w:cs="宋体"/>
                <w:b w:val="0"/>
                <w:sz w:val="18"/>
                <w:szCs w:val="18"/>
                <w:highlight w:val="none"/>
                <w:lang w:val="en-US" w:eastAsia="zh-CN"/>
              </w:rPr>
              <w:t>CNY</w:t>
            </w:r>
          </w:p>
        </w:tc>
      </w:tr>
      <w:tr w14:paraId="008BE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shd w:val="clear"/>
            <w:vAlign w:val="top"/>
          </w:tcPr>
          <w:p w14:paraId="4858B4EB">
            <w:pPr>
              <w:spacing w:line="240" w:lineRule="auto"/>
              <w:jc w:val="left"/>
              <w:rPr>
                <w:rFonts w:hint="eastAsia" w:ascii="宋体" w:hAnsi="宋体" w:cs="宋体"/>
                <w:sz w:val="18"/>
                <w:szCs w:val="18"/>
                <w:highlight w:val="none"/>
                <w:vertAlign w:val="baseline"/>
                <w:lang w:val="en-US" w:eastAsia="zh-CN"/>
              </w:rPr>
            </w:pPr>
            <w:ins w:id="38" w:author="Ellen" w:date="2026-06-14T21:20:46Z">
              <w:r>
                <w:rPr>
                  <w:rFonts w:hint="eastAsia" w:ascii="宋体" w:hAnsi="宋体" w:cs="宋体"/>
                  <w:sz w:val="18"/>
                  <w:szCs w:val="18"/>
                  <w:highlight w:val="none"/>
                  <w:vertAlign w:val="baseline"/>
                  <w:lang w:val="en-US" w:eastAsia="zh-CN"/>
                </w:rPr>
                <w:t xml:space="preserve">- </w:t>
              </w:r>
            </w:ins>
            <w:r>
              <w:rPr>
                <w:rFonts w:hint="eastAsia" w:ascii="宋体" w:hAnsi="宋体" w:eastAsia="宋体" w:cs="宋体"/>
                <w:sz w:val="18"/>
                <w:szCs w:val="18"/>
                <w:highlight w:val="none"/>
                <w:vertAlign w:val="baseline"/>
                <w:lang w:val="en-US" w:eastAsia="zh-CN"/>
              </w:rPr>
              <w:t>商业发票金额</w:t>
            </w:r>
            <w:r>
              <w:rPr>
                <w:rFonts w:hint="eastAsia" w:ascii="宋体" w:hAnsi="宋体" w:cs="宋体"/>
                <w:sz w:val="18"/>
                <w:szCs w:val="18"/>
                <w:highlight w:val="none"/>
                <w:vertAlign w:val="baseline"/>
                <w:lang w:val="en-US" w:eastAsia="zh-CN"/>
              </w:rPr>
              <w:t xml:space="preserve">        </w:t>
            </w:r>
          </w:p>
          <w:p w14:paraId="401FC08D">
            <w:pPr>
              <w:spacing w:line="240" w:lineRule="auto"/>
              <w:ind w:firstLine="180" w:firstLineChars="100"/>
              <w:jc w:val="left"/>
              <w:rPr>
                <w:rFonts w:hint="eastAsia" w:ascii="宋体" w:hAnsi="宋体" w:eastAsia="宋体" w:cs="宋体"/>
                <w:sz w:val="18"/>
                <w:szCs w:val="18"/>
                <w:highlight w:val="none"/>
                <w:vertAlign w:val="baseline"/>
                <w:lang w:val="en-US" w:eastAsia="zh-CN"/>
              </w:rPr>
            </w:pPr>
            <w:r>
              <w:rPr>
                <w:rFonts w:hint="default" w:ascii="Times New Roman" w:hAnsi="Times New Roman" w:eastAsia="宋体" w:cs="Times New Roman"/>
                <w:sz w:val="18"/>
                <w:szCs w:val="18"/>
                <w:highlight w:val="none"/>
                <w:vertAlign w:val="baseline"/>
                <w:lang w:val="en-US" w:eastAsia="zh-CN"/>
              </w:rPr>
              <w:t>Сумма по коммерческому счету-фактуре:</w:t>
            </w:r>
          </w:p>
        </w:tc>
        <w:tc>
          <w:tcPr>
            <w:tcW w:w="4247" w:type="dxa"/>
            <w:shd w:val="clear"/>
            <w:vAlign w:val="top"/>
          </w:tcPr>
          <w:p w14:paraId="00A755D2">
            <w:pPr>
              <w:spacing w:line="240" w:lineRule="auto"/>
              <w:jc w:val="left"/>
              <w:rPr>
                <w:rFonts w:hint="eastAsia" w:ascii="宋体" w:hAnsi="宋体" w:eastAsia="宋体" w:cs="宋体"/>
                <w:kern w:val="2"/>
                <w:sz w:val="18"/>
                <w:szCs w:val="18"/>
                <w:highlight w:val="none"/>
                <w:vertAlign w:val="baseline"/>
                <w:lang w:val="en-US" w:eastAsia="zh-CN" w:bidi="ar-SA"/>
              </w:rPr>
            </w:pPr>
          </w:p>
        </w:tc>
      </w:tr>
      <w:tr w14:paraId="2788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shd w:val="clear"/>
            <w:vAlign w:val="top"/>
          </w:tcPr>
          <w:p w14:paraId="7B4836DA">
            <w:pPr>
              <w:spacing w:line="240" w:lineRule="auto"/>
              <w:jc w:val="left"/>
              <w:rPr>
                <w:rFonts w:hint="eastAsia" w:ascii="宋体" w:hAnsi="宋体" w:cs="宋体"/>
                <w:sz w:val="18"/>
                <w:szCs w:val="18"/>
                <w:highlight w:val="none"/>
                <w:vertAlign w:val="baseline"/>
                <w:lang w:val="en-US" w:eastAsia="zh-CN"/>
              </w:rPr>
            </w:pPr>
            <w:ins w:id="39" w:author="Ellen" w:date="2026-06-14T21:20:49Z">
              <w:r>
                <w:rPr>
                  <w:rFonts w:hint="eastAsia" w:ascii="宋体" w:hAnsi="宋体" w:cs="宋体"/>
                  <w:sz w:val="18"/>
                  <w:szCs w:val="18"/>
                  <w:highlight w:val="none"/>
                  <w:vertAlign w:val="baseline"/>
                  <w:lang w:val="en-US" w:eastAsia="zh-CN"/>
                </w:rPr>
                <w:t>-</w:t>
              </w:r>
            </w:ins>
            <w:ins w:id="40" w:author="Ellen" w:date="2026-06-14T21:20:50Z">
              <w:r>
                <w:rPr>
                  <w:rFonts w:hint="eastAsia" w:ascii="宋体" w:hAnsi="宋体" w:cs="宋体"/>
                  <w:sz w:val="18"/>
                  <w:szCs w:val="18"/>
                  <w:highlight w:val="none"/>
                  <w:vertAlign w:val="baseline"/>
                  <w:lang w:val="en-US" w:eastAsia="zh-CN"/>
                </w:rPr>
                <w:t xml:space="preserve"> </w:t>
              </w:r>
            </w:ins>
            <w:r>
              <w:rPr>
                <w:rFonts w:hint="eastAsia" w:ascii="宋体" w:hAnsi="宋体" w:eastAsia="宋体" w:cs="宋体"/>
                <w:sz w:val="18"/>
                <w:szCs w:val="18"/>
                <w:highlight w:val="none"/>
                <w:vertAlign w:val="baseline"/>
                <w:lang w:val="en-US" w:eastAsia="zh-CN"/>
              </w:rPr>
              <w:t>货物装运日期</w:t>
            </w:r>
            <w:r>
              <w:rPr>
                <w:rFonts w:hint="eastAsia" w:ascii="宋体" w:hAnsi="宋体" w:cs="宋体"/>
                <w:sz w:val="18"/>
                <w:szCs w:val="18"/>
                <w:highlight w:val="none"/>
                <w:vertAlign w:val="baseline"/>
                <w:lang w:val="en-US" w:eastAsia="zh-CN"/>
              </w:rPr>
              <w:t xml:space="preserve">        </w:t>
            </w:r>
          </w:p>
          <w:p w14:paraId="7900E74C">
            <w:pPr>
              <w:spacing w:line="240" w:lineRule="auto"/>
              <w:ind w:firstLine="180" w:firstLineChars="100"/>
              <w:jc w:val="left"/>
              <w:rPr>
                <w:rFonts w:hint="eastAsia" w:ascii="宋体" w:hAnsi="宋体" w:eastAsia="宋体" w:cs="宋体"/>
                <w:sz w:val="18"/>
                <w:szCs w:val="18"/>
                <w:highlight w:val="none"/>
                <w:vertAlign w:val="baseline"/>
                <w:lang w:val="en-US" w:eastAsia="zh-CN"/>
              </w:rPr>
            </w:pPr>
            <w:r>
              <w:rPr>
                <w:rFonts w:hint="default" w:ascii="Times New Roman" w:hAnsi="Times New Roman" w:eastAsia="宋体" w:cs="Times New Roman"/>
                <w:sz w:val="18"/>
                <w:szCs w:val="18"/>
                <w:highlight w:val="none"/>
                <w:vertAlign w:val="baseline"/>
                <w:lang w:val="en-US" w:eastAsia="zh-CN"/>
              </w:rPr>
              <w:t>Дата отгрузки товара:</w:t>
            </w:r>
          </w:p>
        </w:tc>
        <w:tc>
          <w:tcPr>
            <w:tcW w:w="4247" w:type="dxa"/>
            <w:shd w:val="clear"/>
            <w:vAlign w:val="top"/>
          </w:tcPr>
          <w:p w14:paraId="60BD03DB">
            <w:pPr>
              <w:spacing w:line="240" w:lineRule="auto"/>
              <w:jc w:val="left"/>
              <w:rPr>
                <w:rFonts w:hint="eastAsia" w:ascii="宋体" w:hAnsi="宋体" w:eastAsia="宋体" w:cs="宋体"/>
                <w:b w:val="0"/>
                <w:bCs w:val="0"/>
                <w:i w:val="0"/>
                <w:iCs w:val="0"/>
                <w:sz w:val="18"/>
                <w:szCs w:val="18"/>
                <w:highlight w:val="none"/>
                <w:u w:val="none"/>
                <w:lang w:val="en-US" w:eastAsia="zh-CN"/>
              </w:rPr>
            </w:pPr>
            <w:r>
              <w:rPr>
                <w:rFonts w:hint="eastAsia" w:ascii="宋体" w:hAnsi="宋体" w:eastAsia="宋体" w:cs="宋体"/>
                <w:b w:val="0"/>
                <w:bCs w:val="0"/>
                <w:i w:val="0"/>
                <w:iCs w:val="0"/>
                <w:sz w:val="18"/>
                <w:szCs w:val="18"/>
                <w:highlight w:val="none"/>
                <w:u w:val="none"/>
                <w:lang w:val="en-US" w:eastAsia="zh-CN"/>
              </w:rPr>
              <w:t>从中国</w:t>
            </w:r>
            <w:r>
              <w:rPr>
                <w:rFonts w:hint="eastAsia" w:ascii="宋体" w:hAnsi="宋体" w:cs="宋体"/>
                <w:b w:val="0"/>
                <w:bCs w:val="0"/>
                <w:i w:val="0"/>
                <w:iCs w:val="0"/>
                <w:sz w:val="18"/>
                <w:szCs w:val="18"/>
                <w:highlight w:val="none"/>
                <w:u w:val="none"/>
                <w:lang w:val="en-US" w:eastAsia="zh-CN"/>
              </w:rPr>
              <w:t>**</w:t>
            </w:r>
            <w:r>
              <w:rPr>
                <w:rFonts w:hint="eastAsia" w:ascii="宋体" w:hAnsi="宋体" w:eastAsia="宋体" w:cs="宋体"/>
                <w:b w:val="0"/>
                <w:bCs w:val="0"/>
                <w:i w:val="0"/>
                <w:iCs w:val="0"/>
                <w:sz w:val="18"/>
                <w:szCs w:val="18"/>
                <w:highlight w:val="none"/>
                <w:u w:val="none"/>
                <w:lang w:val="en-US" w:eastAsia="zh-CN"/>
              </w:rPr>
              <w:t>港启运之日起算</w:t>
            </w:r>
          </w:p>
          <w:p w14:paraId="618BB41E">
            <w:pPr>
              <w:spacing w:line="240" w:lineRule="auto"/>
              <w:jc w:val="left"/>
              <w:rPr>
                <w:rFonts w:hint="eastAsia" w:ascii="宋体" w:hAnsi="宋体" w:eastAsia="宋体" w:cs="宋体"/>
                <w:kern w:val="2"/>
                <w:sz w:val="18"/>
                <w:szCs w:val="18"/>
                <w:highlight w:val="none"/>
                <w:vertAlign w:val="baseline"/>
                <w:lang w:val="en-US" w:eastAsia="zh-CN" w:bidi="ar-SA"/>
              </w:rPr>
            </w:pPr>
            <w:r>
              <w:rPr>
                <w:rFonts w:hint="default" w:ascii="Times New Roman" w:hAnsi="Times New Roman" w:eastAsia="宋体" w:cs="Times New Roman"/>
                <w:b w:val="0"/>
                <w:bCs w:val="0"/>
                <w:i w:val="0"/>
                <w:iCs w:val="0"/>
                <w:sz w:val="18"/>
                <w:szCs w:val="18"/>
                <w:highlight w:val="none"/>
                <w:u w:val="none"/>
                <w:lang w:val="en-US" w:eastAsia="zh-CN"/>
              </w:rPr>
              <w:t>с даты отгрузки из китайского порта ____</w:t>
            </w:r>
          </w:p>
        </w:tc>
      </w:tr>
      <w:tr w14:paraId="15EF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shd w:val="clear"/>
            <w:vAlign w:val="top"/>
          </w:tcPr>
          <w:p w14:paraId="25A6DE76">
            <w:pPr>
              <w:spacing w:line="240" w:lineRule="auto"/>
              <w:jc w:val="left"/>
              <w:rPr>
                <w:rFonts w:hint="eastAsia" w:ascii="宋体" w:hAnsi="宋体" w:cs="宋体"/>
                <w:sz w:val="18"/>
                <w:szCs w:val="18"/>
                <w:highlight w:val="none"/>
                <w:vertAlign w:val="baseline"/>
                <w:lang w:val="en-US" w:eastAsia="zh-CN"/>
              </w:rPr>
            </w:pPr>
            <w:ins w:id="41" w:author="Ellen" w:date="2026-06-14T21:20:54Z">
              <w:r>
                <w:rPr>
                  <w:rFonts w:hint="eastAsia" w:ascii="宋体" w:hAnsi="宋体" w:cs="宋体"/>
                  <w:sz w:val="18"/>
                  <w:szCs w:val="18"/>
                  <w:highlight w:val="none"/>
                  <w:vertAlign w:val="baseline"/>
                  <w:lang w:val="en-US" w:eastAsia="zh-CN"/>
                </w:rPr>
                <w:t xml:space="preserve">- </w:t>
              </w:r>
            </w:ins>
            <w:r>
              <w:rPr>
                <w:rFonts w:hint="eastAsia" w:ascii="宋体" w:hAnsi="宋体" w:eastAsia="宋体" w:cs="宋体"/>
                <w:sz w:val="18"/>
                <w:szCs w:val="18"/>
                <w:highlight w:val="none"/>
                <w:vertAlign w:val="baseline"/>
                <w:lang w:val="en-US" w:eastAsia="zh-CN"/>
              </w:rPr>
              <w:t>买方确认应付账款金额</w:t>
            </w:r>
            <w:r>
              <w:rPr>
                <w:rFonts w:hint="eastAsia" w:ascii="宋体" w:hAnsi="宋体" w:cs="宋体"/>
                <w:sz w:val="18"/>
                <w:szCs w:val="18"/>
                <w:highlight w:val="none"/>
                <w:vertAlign w:val="baseline"/>
                <w:lang w:val="en-US" w:eastAsia="zh-CN"/>
              </w:rPr>
              <w:t xml:space="preserve"> </w:t>
            </w:r>
          </w:p>
          <w:p w14:paraId="589E67EA">
            <w:pPr>
              <w:spacing w:line="240" w:lineRule="auto"/>
              <w:ind w:firstLine="180" w:firstLineChars="100"/>
              <w:jc w:val="left"/>
              <w:rPr>
                <w:rFonts w:hint="eastAsia" w:ascii="宋体" w:hAnsi="宋体" w:eastAsia="宋体" w:cs="宋体"/>
                <w:sz w:val="18"/>
                <w:szCs w:val="18"/>
                <w:highlight w:val="none"/>
                <w:vertAlign w:val="baseline"/>
                <w:lang w:val="en-US" w:eastAsia="zh-CN"/>
              </w:rPr>
            </w:pPr>
            <w:r>
              <w:rPr>
                <w:rFonts w:hint="default" w:ascii="Times New Roman" w:hAnsi="Times New Roman" w:eastAsia="宋体" w:cs="Times New Roman"/>
                <w:sz w:val="18"/>
                <w:szCs w:val="18"/>
                <w:highlight w:val="none"/>
                <w:vertAlign w:val="baseline"/>
                <w:lang w:val="en-US" w:eastAsia="zh-CN"/>
              </w:rPr>
              <w:t>Подтвержденная покупателем сумма</w:t>
            </w:r>
            <w:r>
              <w:rPr>
                <w:rFonts w:hint="default" w:ascii="Times New Roman" w:hAnsi="Times New Roman" w:cs="Times New Roman"/>
                <w:sz w:val="18"/>
                <w:szCs w:val="18"/>
                <w:highlight w:val="none"/>
                <w:vertAlign w:val="baseline"/>
                <w:lang w:val="en-US" w:eastAsia="zh-CN"/>
              </w:rPr>
              <w:t xml:space="preserve"> кредиторской </w:t>
            </w:r>
          </w:p>
        </w:tc>
        <w:tc>
          <w:tcPr>
            <w:tcW w:w="4247" w:type="dxa"/>
            <w:shd w:val="clear"/>
            <w:vAlign w:val="top"/>
          </w:tcPr>
          <w:p w14:paraId="42531B4C">
            <w:pPr>
              <w:spacing w:line="240" w:lineRule="auto"/>
              <w:jc w:val="left"/>
              <w:rPr>
                <w:rFonts w:hint="eastAsia" w:ascii="宋体" w:hAnsi="宋体" w:eastAsia="宋体" w:cs="宋体"/>
                <w:kern w:val="2"/>
                <w:sz w:val="18"/>
                <w:szCs w:val="18"/>
                <w:highlight w:val="none"/>
                <w:vertAlign w:val="baseline"/>
                <w:lang w:val="en-US" w:eastAsia="zh-CN" w:bidi="ar-SA"/>
              </w:rPr>
            </w:pPr>
          </w:p>
        </w:tc>
      </w:tr>
      <w:tr w14:paraId="09D6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shd w:val="clear"/>
            <w:vAlign w:val="top"/>
          </w:tcPr>
          <w:p w14:paraId="251E0414">
            <w:pPr>
              <w:spacing w:line="240" w:lineRule="auto"/>
              <w:jc w:val="left"/>
              <w:rPr>
                <w:rFonts w:hint="eastAsia" w:ascii="宋体" w:hAnsi="宋体" w:eastAsia="宋体" w:cs="宋体"/>
                <w:sz w:val="18"/>
                <w:szCs w:val="18"/>
                <w:highlight w:val="none"/>
                <w:vertAlign w:val="baseline"/>
                <w:lang w:val="en-US" w:eastAsia="zh-CN"/>
              </w:rPr>
            </w:pPr>
            <w:ins w:id="42" w:author="Ellen" w:date="2026-06-14T21:21:01Z">
              <w:r>
                <w:rPr>
                  <w:rFonts w:hint="eastAsia" w:ascii="Times New Roman" w:hAnsi="Times New Roman" w:cs="Times New Roman"/>
                  <w:sz w:val="18"/>
                  <w:szCs w:val="18"/>
                  <w:highlight w:val="none"/>
                  <w:vertAlign w:val="baseline"/>
                  <w:lang w:val="en-US" w:eastAsia="zh-CN"/>
                </w:rPr>
                <w:t xml:space="preserve">- </w:t>
              </w:r>
            </w:ins>
            <w:r>
              <w:rPr>
                <w:rFonts w:hint="default" w:ascii="Times New Roman" w:hAnsi="Times New Roman" w:cs="Times New Roman"/>
                <w:sz w:val="18"/>
                <w:szCs w:val="18"/>
                <w:highlight w:val="none"/>
                <w:vertAlign w:val="baseline"/>
                <w:lang w:val="en-US" w:eastAsia="zh-CN"/>
              </w:rPr>
              <w:t>задолженности:</w:t>
            </w:r>
            <w:r>
              <w:rPr>
                <w:rFonts w:hint="default" w:ascii="Times New Roman" w:hAnsi="Times New Roman" w:eastAsia="宋体" w:cs="Times New Roman"/>
                <w:sz w:val="18"/>
                <w:szCs w:val="18"/>
                <w:highlight w:val="none"/>
                <w:vertAlign w:val="baseline"/>
                <w:lang w:val="en-US" w:eastAsia="zh-CN"/>
              </w:rPr>
              <w:t xml:space="preserve"> </w:t>
            </w:r>
          </w:p>
        </w:tc>
        <w:tc>
          <w:tcPr>
            <w:tcW w:w="4247" w:type="dxa"/>
            <w:shd w:val="clear"/>
            <w:vAlign w:val="top"/>
          </w:tcPr>
          <w:p w14:paraId="0E892BEA">
            <w:pPr>
              <w:spacing w:line="240" w:lineRule="auto"/>
              <w:jc w:val="left"/>
              <w:rPr>
                <w:rFonts w:hint="eastAsia" w:ascii="宋体" w:hAnsi="宋体" w:eastAsia="宋体" w:cs="宋体"/>
                <w:kern w:val="2"/>
                <w:sz w:val="18"/>
                <w:szCs w:val="18"/>
                <w:highlight w:val="none"/>
                <w:vertAlign w:val="baseline"/>
                <w:lang w:val="en-US" w:eastAsia="zh-CN" w:bidi="ar-SA"/>
              </w:rPr>
            </w:pPr>
            <w:r>
              <w:rPr>
                <w:rFonts w:hint="eastAsia" w:ascii="宋体" w:hAnsi="宋体" w:eastAsia="宋体" w:cs="宋体"/>
                <w:b w:val="0"/>
                <w:bCs w:val="0"/>
                <w:sz w:val="18"/>
                <w:szCs w:val="18"/>
                <w:highlight w:val="none"/>
                <w:lang w:val="en-US" w:eastAsia="zh-CN"/>
              </w:rPr>
              <w:t>CNY</w:t>
            </w:r>
          </w:p>
        </w:tc>
      </w:tr>
      <w:tr w14:paraId="4108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shd w:val="clear"/>
            <w:vAlign w:val="top"/>
          </w:tcPr>
          <w:p w14:paraId="076B0A44">
            <w:pPr>
              <w:spacing w:line="240" w:lineRule="auto"/>
              <w:jc w:val="left"/>
              <w:rPr>
                <w:rFonts w:hint="default" w:ascii="宋体" w:hAnsi="宋体" w:eastAsia="宋体" w:cs="宋体"/>
                <w:sz w:val="18"/>
                <w:szCs w:val="18"/>
                <w:highlight w:val="none"/>
                <w:vertAlign w:val="baseline"/>
                <w:lang w:val="en-US" w:eastAsia="zh-CN"/>
              </w:rPr>
            </w:pPr>
            <w:ins w:id="43" w:author="Ellen" w:date="2026-06-14T21:21:03Z">
              <w:r>
                <w:rPr>
                  <w:rFonts w:hint="eastAsia" w:ascii="宋体" w:hAnsi="宋体" w:cs="宋体"/>
                  <w:sz w:val="18"/>
                  <w:szCs w:val="18"/>
                  <w:highlight w:val="none"/>
                  <w:vertAlign w:val="baseline"/>
                  <w:lang w:val="en-US" w:eastAsia="zh-CN"/>
                </w:rPr>
                <w:t>-</w:t>
              </w:r>
            </w:ins>
            <w:ins w:id="44" w:author="Ellen" w:date="2026-06-14T21:21:04Z">
              <w:r>
                <w:rPr>
                  <w:rFonts w:hint="eastAsia" w:ascii="宋体" w:hAnsi="宋体" w:cs="宋体"/>
                  <w:sz w:val="18"/>
                  <w:szCs w:val="18"/>
                  <w:highlight w:val="none"/>
                  <w:vertAlign w:val="baseline"/>
                  <w:lang w:val="en-US" w:eastAsia="zh-CN"/>
                </w:rPr>
                <w:t xml:space="preserve"> </w:t>
              </w:r>
            </w:ins>
            <w:r>
              <w:rPr>
                <w:rFonts w:hint="eastAsia" w:ascii="宋体" w:hAnsi="宋体" w:eastAsia="宋体" w:cs="宋体"/>
                <w:sz w:val="18"/>
                <w:szCs w:val="18"/>
                <w:highlight w:val="none"/>
                <w:vertAlign w:val="baseline"/>
                <w:lang w:val="en-US" w:eastAsia="zh-CN"/>
              </w:rPr>
              <w:t>买方确认</w:t>
            </w:r>
            <w:r>
              <w:rPr>
                <w:rFonts w:hint="default" w:ascii="宋体" w:hAnsi="宋体" w:eastAsia="宋体" w:cs="宋体"/>
                <w:sz w:val="18"/>
                <w:szCs w:val="18"/>
                <w:highlight w:val="none"/>
                <w:vertAlign w:val="baseline"/>
                <w:lang w:val="en-US" w:eastAsia="zh-CN"/>
              </w:rPr>
              <w:t>原</w:t>
            </w:r>
            <w:r>
              <w:rPr>
                <w:rFonts w:hint="eastAsia" w:ascii="宋体" w:hAnsi="宋体" w:eastAsia="宋体" w:cs="宋体"/>
                <w:sz w:val="18"/>
                <w:szCs w:val="18"/>
                <w:highlight w:val="none"/>
                <w:vertAlign w:val="baseline"/>
                <w:lang w:val="en-US" w:eastAsia="zh-CN"/>
              </w:rPr>
              <w:t>应付账款</w:t>
            </w:r>
            <w:r>
              <w:rPr>
                <w:rFonts w:hint="default" w:ascii="宋体" w:hAnsi="宋体" w:eastAsia="宋体" w:cs="宋体"/>
                <w:sz w:val="18"/>
                <w:szCs w:val="18"/>
                <w:highlight w:val="none"/>
                <w:vertAlign w:val="baseline"/>
                <w:lang w:val="en-US" w:eastAsia="zh-CN"/>
              </w:rPr>
              <w:t>到期日</w:t>
            </w:r>
          </w:p>
          <w:p w14:paraId="14DB0C38">
            <w:pPr>
              <w:spacing w:line="240" w:lineRule="auto"/>
              <w:ind w:firstLine="180" w:firstLineChars="100"/>
              <w:jc w:val="left"/>
              <w:rPr>
                <w:rFonts w:hint="eastAsia" w:ascii="宋体" w:hAnsi="宋体" w:cs="宋体"/>
                <w:sz w:val="18"/>
                <w:szCs w:val="18"/>
                <w:highlight w:val="none"/>
                <w:vertAlign w:val="baseline"/>
                <w:lang w:val="en-US" w:eastAsia="zh-CN"/>
              </w:rPr>
            </w:pPr>
            <w:r>
              <w:rPr>
                <w:rFonts w:hint="default" w:ascii="Times New Roman" w:hAnsi="Times New Roman" w:eastAsia="宋体" w:cs="Times New Roman"/>
                <w:sz w:val="18"/>
                <w:szCs w:val="18"/>
                <w:highlight w:val="none"/>
                <w:vertAlign w:val="baseline"/>
                <w:lang w:val="en-US" w:eastAsia="zh-CN"/>
              </w:rPr>
              <w:t>Дата начала начисления процентов:</w:t>
            </w:r>
          </w:p>
        </w:tc>
        <w:tc>
          <w:tcPr>
            <w:tcW w:w="4247" w:type="dxa"/>
            <w:shd w:val="clear"/>
            <w:vAlign w:val="top"/>
          </w:tcPr>
          <w:p w14:paraId="46E0E640">
            <w:pPr>
              <w:spacing w:line="240" w:lineRule="auto"/>
              <w:jc w:val="left"/>
              <w:rPr>
                <w:rFonts w:hint="eastAsia" w:ascii="宋体" w:hAnsi="宋体" w:eastAsia="宋体" w:cs="宋体"/>
                <w:b w:val="0"/>
                <w:bCs w:val="0"/>
                <w:sz w:val="18"/>
                <w:szCs w:val="18"/>
                <w:highlight w:val="none"/>
                <w:lang w:val="en-US" w:eastAsia="zh-CN"/>
              </w:rPr>
            </w:pPr>
          </w:p>
        </w:tc>
      </w:tr>
      <w:tr w14:paraId="1698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shd w:val="clear"/>
            <w:vAlign w:val="top"/>
          </w:tcPr>
          <w:p w14:paraId="36E69C25">
            <w:pPr>
              <w:spacing w:line="240" w:lineRule="auto"/>
              <w:jc w:val="left"/>
              <w:rPr>
                <w:rFonts w:hint="eastAsia" w:ascii="宋体" w:hAnsi="宋体" w:eastAsia="宋体" w:cs="宋体"/>
                <w:sz w:val="18"/>
                <w:szCs w:val="18"/>
                <w:highlight w:val="none"/>
                <w:vertAlign w:val="baseline"/>
                <w:lang w:val="en-US" w:eastAsia="zh-CN"/>
              </w:rPr>
            </w:pPr>
            <w:ins w:id="45" w:author="Ellen" w:date="2026-06-14T21:21:07Z">
              <w:r>
                <w:rPr>
                  <w:rFonts w:hint="eastAsia" w:ascii="宋体" w:hAnsi="宋体" w:cs="宋体"/>
                  <w:sz w:val="18"/>
                  <w:szCs w:val="18"/>
                  <w:highlight w:val="none"/>
                  <w:vertAlign w:val="baseline"/>
                  <w:lang w:val="en-US" w:eastAsia="zh-CN"/>
                </w:rPr>
                <w:t>-</w:t>
              </w:r>
            </w:ins>
            <w:ins w:id="46" w:author="Ellen" w:date="2026-06-14T21:21:08Z">
              <w:r>
                <w:rPr>
                  <w:rFonts w:hint="eastAsia" w:ascii="宋体" w:hAnsi="宋体" w:cs="宋体"/>
                  <w:sz w:val="18"/>
                  <w:szCs w:val="18"/>
                  <w:highlight w:val="none"/>
                  <w:vertAlign w:val="baseline"/>
                  <w:lang w:val="en-US" w:eastAsia="zh-CN"/>
                </w:rPr>
                <w:t xml:space="preserve"> </w:t>
              </w:r>
            </w:ins>
            <w:r>
              <w:rPr>
                <w:rFonts w:hint="eastAsia" w:ascii="宋体" w:hAnsi="宋体" w:eastAsia="宋体" w:cs="宋体"/>
                <w:sz w:val="18"/>
                <w:szCs w:val="18"/>
                <w:highlight w:val="none"/>
                <w:vertAlign w:val="baseline"/>
                <w:lang w:val="en-US" w:eastAsia="zh-CN"/>
              </w:rPr>
              <w:t>资金占用费率</w:t>
            </w:r>
          </w:p>
          <w:p w14:paraId="350FDD04">
            <w:pPr>
              <w:spacing w:line="240" w:lineRule="auto"/>
              <w:ind w:firstLine="180" w:firstLineChars="100"/>
              <w:jc w:val="left"/>
              <w:rPr>
                <w:rFonts w:hint="eastAsia" w:ascii="宋体" w:hAnsi="宋体" w:eastAsia="宋体" w:cs="宋体"/>
                <w:sz w:val="18"/>
                <w:szCs w:val="18"/>
                <w:highlight w:val="none"/>
                <w:vertAlign w:val="baseline"/>
                <w:lang w:val="en-US" w:eastAsia="zh-CN"/>
              </w:rPr>
            </w:pPr>
            <w:r>
              <w:rPr>
                <w:rFonts w:hint="default" w:ascii="Times New Roman" w:hAnsi="Times New Roman" w:eastAsia="宋体" w:cs="Times New Roman"/>
                <w:sz w:val="18"/>
                <w:szCs w:val="18"/>
                <w:highlight w:val="none"/>
                <w:vertAlign w:val="baseline"/>
                <w:lang w:val="en-US" w:eastAsia="zh-CN"/>
              </w:rPr>
              <w:t xml:space="preserve">Ставка за пользование денежными средствами: </w:t>
            </w:r>
          </w:p>
        </w:tc>
        <w:tc>
          <w:tcPr>
            <w:tcW w:w="4247" w:type="dxa"/>
            <w:shd w:val="clear"/>
            <w:vAlign w:val="top"/>
          </w:tcPr>
          <w:p w14:paraId="173DD325">
            <w:pPr>
              <w:spacing w:line="240" w:lineRule="auto"/>
              <w:jc w:val="left"/>
              <w:rPr>
                <w:rFonts w:hint="eastAsia" w:ascii="宋体" w:hAnsi="宋体" w:eastAsia="宋体" w:cs="宋体"/>
                <w:sz w:val="18"/>
                <w:szCs w:val="18"/>
                <w:highlight w:val="none"/>
                <w:lang w:val="en-US"/>
              </w:rPr>
            </w:pPr>
            <w:r>
              <w:rPr>
                <w:rFonts w:hint="eastAsia" w:ascii="宋体" w:hAnsi="宋体" w:eastAsia="宋体" w:cs="宋体"/>
                <w:sz w:val="18"/>
                <w:szCs w:val="18"/>
                <w:highlight w:val="none"/>
                <w:lang w:val="en-US"/>
              </w:rPr>
              <w:t>年化</w:t>
            </w:r>
            <w:r>
              <w:rPr>
                <w:rFonts w:hint="eastAsia" w:ascii="宋体" w:hAnsi="宋体" w:cs="宋体"/>
                <w:sz w:val="18"/>
                <w:szCs w:val="18"/>
                <w:highlight w:val="none"/>
                <w:lang w:val="en-US" w:eastAsia="zh-CN"/>
              </w:rPr>
              <w:t>**</w:t>
            </w:r>
            <w:r>
              <w:rPr>
                <w:rFonts w:hint="eastAsia" w:ascii="宋体" w:hAnsi="宋体" w:eastAsia="宋体" w:cs="宋体"/>
                <w:sz w:val="18"/>
                <w:szCs w:val="18"/>
                <w:highlight w:val="none"/>
                <w:lang w:val="en-US"/>
              </w:rPr>
              <w:t>%（逾期按年化18%）</w:t>
            </w:r>
          </w:p>
          <w:p w14:paraId="6DEC4217">
            <w:pPr>
              <w:spacing w:line="240" w:lineRule="auto"/>
              <w:jc w:val="left"/>
              <w:rPr>
                <w:rFonts w:hint="eastAsia" w:ascii="宋体" w:hAnsi="宋体" w:eastAsia="宋体" w:cs="宋体"/>
                <w:b w:val="0"/>
                <w:bCs w:val="0"/>
                <w:sz w:val="18"/>
                <w:szCs w:val="18"/>
                <w:highlight w:val="none"/>
                <w:lang w:val="en-US" w:eastAsia="zh-CN"/>
              </w:rPr>
            </w:pPr>
            <w:r>
              <w:rPr>
                <w:rFonts w:hint="default" w:ascii="Times New Roman" w:hAnsi="Times New Roman" w:eastAsia="宋体" w:cs="Times New Roman"/>
                <w:sz w:val="18"/>
                <w:szCs w:val="18"/>
                <w:highlight w:val="none"/>
                <w:lang w:val="en-US" w:eastAsia="zh-CN"/>
              </w:rPr>
              <w:t xml:space="preserve"> ____% годовых (при просрочке применяется ставка 18% годовых)</w:t>
            </w:r>
          </w:p>
        </w:tc>
      </w:tr>
      <w:tr w14:paraId="0F2C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shd w:val="clear"/>
            <w:vAlign w:val="top"/>
          </w:tcPr>
          <w:p w14:paraId="0E36D5D3">
            <w:pPr>
              <w:spacing w:line="240" w:lineRule="auto"/>
              <w:jc w:val="left"/>
              <w:rPr>
                <w:rFonts w:hint="eastAsia" w:ascii="宋体" w:hAnsi="宋体" w:eastAsia="宋体" w:cs="宋体"/>
                <w:sz w:val="18"/>
                <w:szCs w:val="18"/>
                <w:highlight w:val="none"/>
                <w:vertAlign w:val="baseline"/>
                <w:lang w:val="en-US" w:eastAsia="zh-CN"/>
              </w:rPr>
            </w:pPr>
            <w:ins w:id="47" w:author="Ellen" w:date="2026-06-14T21:21:12Z">
              <w:r>
                <w:rPr>
                  <w:rFonts w:hint="eastAsia" w:ascii="宋体" w:hAnsi="宋体" w:cs="宋体"/>
                  <w:sz w:val="18"/>
                  <w:szCs w:val="18"/>
                  <w:highlight w:val="none"/>
                  <w:vertAlign w:val="baseline"/>
                  <w:lang w:val="en-US" w:eastAsia="zh-CN"/>
                </w:rPr>
                <w:t>-</w:t>
              </w:r>
            </w:ins>
            <w:ins w:id="48" w:author="Ellen" w:date="2026-06-14T21:21:13Z">
              <w:r>
                <w:rPr>
                  <w:rFonts w:hint="eastAsia" w:ascii="宋体" w:hAnsi="宋体" w:cs="宋体"/>
                  <w:sz w:val="18"/>
                  <w:szCs w:val="18"/>
                  <w:highlight w:val="none"/>
                  <w:vertAlign w:val="baseline"/>
                  <w:lang w:val="en-US" w:eastAsia="zh-CN"/>
                </w:rPr>
                <w:t xml:space="preserve"> </w:t>
              </w:r>
            </w:ins>
            <w:r>
              <w:rPr>
                <w:rFonts w:hint="eastAsia" w:ascii="宋体" w:hAnsi="宋体" w:eastAsia="宋体" w:cs="宋体"/>
                <w:sz w:val="18"/>
                <w:szCs w:val="18"/>
                <w:highlight w:val="none"/>
                <w:vertAlign w:val="baseline"/>
                <w:lang w:val="en-US" w:eastAsia="zh-CN"/>
              </w:rPr>
              <w:t>资金占用费计算原则</w:t>
            </w:r>
          </w:p>
          <w:p w14:paraId="1DB21AA3">
            <w:pPr>
              <w:spacing w:line="240" w:lineRule="auto"/>
              <w:ind w:firstLine="180" w:firstLineChars="100"/>
              <w:jc w:val="left"/>
              <w:rPr>
                <w:rFonts w:hint="eastAsia" w:ascii="宋体" w:hAnsi="宋体" w:eastAsia="宋体" w:cs="宋体"/>
                <w:sz w:val="18"/>
                <w:szCs w:val="18"/>
                <w:highlight w:val="none"/>
                <w:vertAlign w:val="baseline"/>
                <w:lang w:val="en-US" w:eastAsia="zh-CN"/>
              </w:rPr>
            </w:pPr>
            <w:r>
              <w:rPr>
                <w:rFonts w:hint="default" w:ascii="Times New Roman" w:hAnsi="Times New Roman" w:eastAsia="宋体" w:cs="Times New Roman"/>
                <w:sz w:val="18"/>
                <w:szCs w:val="18"/>
                <w:highlight w:val="none"/>
                <w:vertAlign w:val="baseline"/>
                <w:lang w:val="en-US" w:eastAsia="zh-CN"/>
              </w:rPr>
              <w:t>Порядок расчета платы за пользование средствами:</w:t>
            </w:r>
          </w:p>
        </w:tc>
        <w:tc>
          <w:tcPr>
            <w:tcW w:w="4247" w:type="dxa"/>
            <w:shd w:val="clear"/>
            <w:vAlign w:val="top"/>
          </w:tcPr>
          <w:p w14:paraId="395EF5EA">
            <w:pPr>
              <w:spacing w:line="240" w:lineRule="auto"/>
              <w:ind w:firstLine="0" w:firstLineChars="0"/>
              <w:jc w:val="left"/>
              <w:rPr>
                <w:rFonts w:hint="eastAsia"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根据《进口应付账款垫付框架协议》规定。</w:t>
            </w:r>
          </w:p>
          <w:p w14:paraId="67AC8CAC">
            <w:pPr>
              <w:spacing w:line="240" w:lineRule="auto"/>
              <w:jc w:val="left"/>
              <w:rPr>
                <w:rFonts w:hint="eastAsia" w:ascii="宋体" w:hAnsi="宋体" w:eastAsia="宋体" w:cs="宋体"/>
                <w:sz w:val="18"/>
                <w:szCs w:val="18"/>
                <w:highlight w:val="none"/>
                <w:lang w:val="en-US" w:eastAsia="zh-CN"/>
              </w:rPr>
            </w:pPr>
            <w:r>
              <w:rPr>
                <w:rFonts w:hint="default" w:ascii="Times New Roman" w:hAnsi="Times New Roman" w:eastAsia="宋体" w:cs="Times New Roman"/>
                <w:sz w:val="18"/>
                <w:szCs w:val="18"/>
                <w:highlight w:val="none"/>
                <w:vertAlign w:val="baseline"/>
                <w:lang w:val="en-US" w:eastAsia="zh-CN"/>
              </w:rPr>
              <w:t>Все вышеуказанные условия регулируются положениями «Рамочного соглашения о предварительной оплате кредиторской задолженности по импорту».</w:t>
            </w:r>
          </w:p>
        </w:tc>
      </w:tr>
      <w:tr w14:paraId="2DB3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shd w:val="clear"/>
            <w:vAlign w:val="top"/>
          </w:tcPr>
          <w:p w14:paraId="2794CE51">
            <w:pPr>
              <w:spacing w:line="240" w:lineRule="auto"/>
              <w:jc w:val="left"/>
              <w:rPr>
                <w:rFonts w:hint="eastAsia" w:ascii="宋体" w:hAnsi="宋体" w:eastAsia="宋体" w:cs="宋体"/>
                <w:b w:val="0"/>
                <w:bCs w:val="0"/>
                <w:i w:val="0"/>
                <w:iCs w:val="0"/>
                <w:kern w:val="2"/>
                <w:sz w:val="18"/>
                <w:szCs w:val="18"/>
                <w:highlight w:val="none"/>
                <w:vertAlign w:val="baseline"/>
                <w:lang w:val="en-US" w:eastAsia="zh-CN" w:bidi="ar-SA"/>
              </w:rPr>
            </w:pPr>
            <w:ins w:id="49" w:author="Ellen" w:date="2026-06-14T21:21:22Z">
              <w:r>
                <w:rPr>
                  <w:rFonts w:hint="eastAsia" w:ascii="宋体" w:hAnsi="宋体" w:cs="宋体"/>
                  <w:b w:val="0"/>
                  <w:bCs w:val="0"/>
                  <w:i w:val="0"/>
                  <w:iCs w:val="0"/>
                  <w:kern w:val="2"/>
                  <w:sz w:val="18"/>
                  <w:szCs w:val="18"/>
                  <w:highlight w:val="none"/>
                  <w:vertAlign w:val="baseline"/>
                  <w:lang w:val="en-US" w:eastAsia="zh-CN" w:bidi="ar-SA"/>
                </w:rPr>
                <w:t xml:space="preserve">- </w:t>
              </w:r>
            </w:ins>
            <w:r>
              <w:rPr>
                <w:rFonts w:hint="eastAsia" w:ascii="宋体" w:hAnsi="宋体" w:eastAsia="宋体" w:cs="宋体"/>
                <w:b w:val="0"/>
                <w:bCs w:val="0"/>
                <w:i w:val="0"/>
                <w:iCs w:val="0"/>
                <w:kern w:val="2"/>
                <w:sz w:val="18"/>
                <w:szCs w:val="18"/>
                <w:highlight w:val="none"/>
                <w:vertAlign w:val="baseline"/>
                <w:lang w:val="en-US" w:eastAsia="zh-CN" w:bidi="ar-SA"/>
              </w:rPr>
              <w:t>买方确认垫付到期日</w:t>
            </w:r>
          </w:p>
          <w:p w14:paraId="7A58EF5A">
            <w:pPr>
              <w:spacing w:line="240" w:lineRule="auto"/>
              <w:ind w:firstLine="180" w:firstLineChars="100"/>
              <w:jc w:val="left"/>
              <w:rPr>
                <w:rFonts w:hint="eastAsia" w:ascii="宋体" w:hAnsi="宋体" w:eastAsia="宋体" w:cs="宋体"/>
                <w:sz w:val="18"/>
                <w:szCs w:val="18"/>
                <w:highlight w:val="none"/>
                <w:vertAlign w:val="baseline"/>
                <w:lang w:val="en-US" w:eastAsia="zh-CN"/>
              </w:rPr>
            </w:pPr>
            <w:r>
              <w:rPr>
                <w:rFonts w:hint="default" w:ascii="Times New Roman" w:hAnsi="Times New Roman" w:eastAsia="宋体" w:cs="Times New Roman"/>
                <w:b w:val="0"/>
                <w:bCs w:val="0"/>
                <w:i w:val="0"/>
                <w:iCs w:val="0"/>
                <w:kern w:val="2"/>
                <w:sz w:val="18"/>
                <w:szCs w:val="18"/>
                <w:highlight w:val="none"/>
                <w:vertAlign w:val="baseline"/>
                <w:lang w:val="en-US" w:eastAsia="zh-CN" w:bidi="ar-SA"/>
              </w:rPr>
              <w:t>Дата погашения аванса, подтвержденная Покупателем:</w:t>
            </w:r>
          </w:p>
        </w:tc>
        <w:tc>
          <w:tcPr>
            <w:tcW w:w="4247" w:type="dxa"/>
            <w:shd w:val="clear"/>
            <w:vAlign w:val="top"/>
          </w:tcPr>
          <w:p w14:paraId="46FB5FC7">
            <w:pPr>
              <w:spacing w:line="240" w:lineRule="auto"/>
              <w:jc w:val="left"/>
              <w:rPr>
                <w:rFonts w:hint="eastAsia" w:ascii="宋体" w:hAnsi="宋体" w:eastAsia="宋体" w:cs="宋体"/>
                <w:sz w:val="18"/>
                <w:szCs w:val="18"/>
                <w:highlight w:val="none"/>
                <w:vertAlign w:val="baseline"/>
                <w:lang w:val="en-US" w:eastAsia="zh-CN"/>
              </w:rPr>
            </w:pPr>
          </w:p>
        </w:tc>
      </w:tr>
      <w:tr w14:paraId="2C462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275" w:type="dxa"/>
            <w:gridSpan w:val="2"/>
            <w:shd w:val="clear"/>
            <w:vAlign w:val="top"/>
          </w:tcPr>
          <w:p w14:paraId="117E5BF8">
            <w:pPr>
              <w:spacing w:line="240" w:lineRule="auto"/>
              <w:ind w:firstLine="0" w:firstLineChars="0"/>
              <w:jc w:val="left"/>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备注</w:t>
            </w:r>
          </w:p>
          <w:p w14:paraId="5DD25B14">
            <w:pPr>
              <w:spacing w:line="240" w:lineRule="auto"/>
              <w:jc w:val="left"/>
              <w:rPr>
                <w:rFonts w:hint="eastAsia" w:ascii="宋体" w:hAnsi="宋体" w:eastAsia="宋体" w:cs="宋体"/>
                <w:sz w:val="18"/>
                <w:szCs w:val="18"/>
                <w:highlight w:val="none"/>
                <w:vertAlign w:val="baseline"/>
                <w:lang w:val="en-US" w:eastAsia="zh-CN"/>
              </w:rPr>
            </w:pPr>
            <w:r>
              <w:rPr>
                <w:rFonts w:hint="default" w:ascii="Times New Roman" w:hAnsi="Times New Roman" w:cs="Times New Roman"/>
                <w:sz w:val="18"/>
                <w:szCs w:val="18"/>
                <w:highlight w:val="none"/>
                <w:lang w:val="en-US" w:eastAsia="zh-CN"/>
              </w:rPr>
              <w:t>Примечание</w:t>
            </w:r>
          </w:p>
        </w:tc>
        <w:tc>
          <w:tcPr>
            <w:tcW w:w="4247" w:type="dxa"/>
            <w:shd w:val="clear"/>
            <w:vAlign w:val="top"/>
          </w:tcPr>
          <w:p w14:paraId="477748B0">
            <w:pPr>
              <w:spacing w:line="240" w:lineRule="auto"/>
              <w:jc w:val="left"/>
              <w:rPr>
                <w:rFonts w:hint="eastAsia" w:ascii="宋体" w:hAnsi="宋体" w:eastAsia="宋体" w:cs="宋体"/>
                <w:sz w:val="18"/>
                <w:szCs w:val="18"/>
                <w:highlight w:val="none"/>
                <w:vertAlign w:val="baseline"/>
                <w:lang w:val="en-US" w:eastAsia="zh-CN"/>
              </w:rPr>
            </w:pPr>
          </w:p>
        </w:tc>
      </w:tr>
      <w:tr w14:paraId="643F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9E5833A">
            <w:pPr>
              <w:numPr>
                <w:ilvl w:val="0"/>
                <w:numId w:val="2"/>
              </w:numPr>
              <w:spacing w:line="560" w:lineRule="exact"/>
              <w:ind w:firstLine="0" w:firstLineChars="0"/>
              <w:rPr>
                <w:rFonts w:hint="eastAsia" w:ascii="宋体" w:hAnsi="宋体" w:eastAsia="宋体" w:cs="宋体"/>
                <w:color w:val="auto"/>
                <w:sz w:val="24"/>
                <w:highlight w:val="none"/>
                <w:u w:val="single"/>
                <w:lang w:val="en-US" w:eastAsia="zh-CN"/>
              </w:rPr>
            </w:pPr>
            <w:r>
              <w:rPr>
                <w:rFonts w:hint="eastAsia" w:ascii="宋体" w:hAnsi="宋体" w:eastAsia="宋体" w:cs="宋体"/>
                <w:sz w:val="24"/>
                <w:highlight w:val="none"/>
                <w:lang w:val="en-US" w:eastAsia="zh-CN"/>
              </w:rPr>
              <w:t>我公司将同时提供经贵方</w:t>
            </w:r>
            <w:r>
              <w:rPr>
                <w:rFonts w:hint="eastAsia" w:ascii="宋体" w:hAnsi="宋体" w:eastAsia="宋体" w:cs="宋体"/>
                <w:sz w:val="24"/>
                <w:highlight w:val="none"/>
              </w:rPr>
              <w:t>认可的贸易合同、商业发票、运输单据（如提单、空运单等）、装箱单、保险单等全套贸易单据</w:t>
            </w:r>
            <w:r>
              <w:rPr>
                <w:rFonts w:hint="eastAsia" w:ascii="宋体" w:hAnsi="宋体" w:eastAsia="宋体" w:cs="宋体"/>
                <w:sz w:val="24"/>
                <w:highlight w:val="none"/>
                <w:lang w:eastAsia="zh-CN"/>
              </w:rPr>
              <w:t>；</w:t>
            </w:r>
            <w:r>
              <w:rPr>
                <w:rFonts w:hint="eastAsia" w:ascii="宋体" w:hAnsi="宋体" w:eastAsia="宋体" w:cs="宋体"/>
                <w:sz w:val="24"/>
                <w:highlight w:val="none"/>
                <w:lang w:val="en-US" w:eastAsia="zh-CN"/>
              </w:rPr>
              <w:t>贵</w:t>
            </w:r>
            <w:r>
              <w:rPr>
                <w:rFonts w:hint="eastAsia" w:ascii="宋体" w:hAnsi="宋体" w:eastAsia="宋体" w:cs="宋体"/>
                <w:sz w:val="24"/>
                <w:highlight w:val="none"/>
              </w:rPr>
              <w:t>方有权对应</w:t>
            </w:r>
            <w:r>
              <w:rPr>
                <w:rFonts w:hint="default" w:ascii="宋体" w:hAnsi="宋体" w:eastAsia="宋体" w:cs="宋体"/>
                <w:sz w:val="24"/>
                <w:highlight w:val="none"/>
                <w:lang w:val="en-US"/>
              </w:rPr>
              <w:t>付</w:t>
            </w:r>
            <w:r>
              <w:rPr>
                <w:rFonts w:hint="eastAsia" w:ascii="宋体" w:hAnsi="宋体" w:eastAsia="宋体" w:cs="宋体"/>
                <w:sz w:val="24"/>
                <w:highlight w:val="none"/>
              </w:rPr>
              <w:t>账款及相关贸易单据的真实性、有效性进行审核。</w:t>
            </w:r>
            <w:r>
              <w:rPr>
                <w:rFonts w:hint="eastAsia" w:ascii="宋体" w:hAnsi="宋体" w:cs="宋体"/>
                <w:sz w:val="24"/>
                <w:highlight w:val="none"/>
                <w:lang w:val="en-US" w:eastAsia="zh-CN"/>
              </w:rPr>
              <w:t>我方</w:t>
            </w:r>
            <w:r>
              <w:rPr>
                <w:rFonts w:ascii="宋体" w:hAnsi="宋体" w:eastAsia="宋体" w:cs="宋体"/>
                <w:sz w:val="24"/>
                <w:szCs w:val="24"/>
                <w:highlight w:val="none"/>
              </w:rPr>
              <w:t>同意</w:t>
            </w:r>
            <w:r>
              <w:rPr>
                <w:rFonts w:ascii="宋体" w:hAnsi="宋体" w:eastAsia="宋体" w:cs="宋体"/>
                <w:sz w:val="24"/>
                <w:szCs w:val="24"/>
                <w:highlight w:val="none"/>
                <w:lang w:val="en-US"/>
              </w:rPr>
              <w:t>贵方在收到我方</w:t>
            </w:r>
            <w:r>
              <w:rPr>
                <w:rFonts w:ascii="宋体" w:hAnsi="宋体" w:eastAsia="宋体" w:cs="宋体"/>
                <w:sz w:val="24"/>
                <w:szCs w:val="24"/>
                <w:highlight w:val="none"/>
              </w:rPr>
              <w:t>预付预估资金占用费</w:t>
            </w:r>
            <w:r>
              <w:rPr>
                <w:rFonts w:ascii="宋体" w:hAnsi="宋体" w:eastAsia="宋体" w:cs="宋体"/>
                <w:sz w:val="24"/>
                <w:szCs w:val="24"/>
                <w:highlight w:val="none"/>
                <w:lang w:val="en-US"/>
              </w:rPr>
              <w:t>和符合贵方要求的合格银行保函</w:t>
            </w:r>
            <w:r>
              <w:rPr>
                <w:rFonts w:hint="eastAsia" w:ascii="宋体" w:hAnsi="宋体" w:cs="宋体"/>
                <w:sz w:val="24"/>
                <w:szCs w:val="24"/>
                <w:highlight w:val="none"/>
                <w:lang w:val="en-US" w:eastAsia="zh-CN"/>
              </w:rPr>
              <w:t>后</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lang w:val="en-US" w:eastAsia="zh-CN"/>
              </w:rPr>
              <w:t>贵方启动垫付资金</w:t>
            </w:r>
            <w:r>
              <w:rPr>
                <w:rFonts w:hint="eastAsia" w:ascii="宋体" w:hAnsi="宋体" w:cs="宋体"/>
                <w:sz w:val="24"/>
                <w:szCs w:val="24"/>
                <w:highlight w:val="none"/>
                <w:lang w:val="en-US" w:eastAsia="zh-CN"/>
              </w:rPr>
              <w:t>。</w:t>
            </w:r>
            <w:r>
              <w:rPr>
                <w:rFonts w:hint="eastAsia" w:ascii="宋体" w:hAnsi="宋体" w:eastAsia="宋体" w:cs="宋体"/>
                <w:sz w:val="24"/>
                <w:highlight w:val="none"/>
                <w:lang w:val="en-US" w:eastAsia="zh-CN"/>
              </w:rPr>
              <w:t>贵方垫付</w:t>
            </w:r>
            <w:r>
              <w:rPr>
                <w:rFonts w:hint="eastAsia" w:ascii="宋体" w:hAnsi="宋体" w:eastAsia="宋体" w:cs="宋体"/>
                <w:sz w:val="24"/>
                <w:highlight w:val="none"/>
              </w:rPr>
              <w:t>款项</w:t>
            </w:r>
            <w:r>
              <w:rPr>
                <w:rFonts w:hint="eastAsia" w:ascii="宋体" w:hAnsi="宋体" w:eastAsia="宋体" w:cs="宋体"/>
                <w:sz w:val="24"/>
                <w:highlight w:val="none"/>
                <w:lang w:val="en-US" w:eastAsia="zh-CN"/>
              </w:rPr>
              <w:t>请</w:t>
            </w:r>
            <w:r>
              <w:rPr>
                <w:rFonts w:hint="eastAsia" w:ascii="宋体" w:hAnsi="宋体" w:eastAsia="宋体" w:cs="宋体"/>
                <w:sz w:val="24"/>
                <w:highlight w:val="none"/>
              </w:rPr>
              <w:t>支付至</w:t>
            </w:r>
            <w:r>
              <w:rPr>
                <w:rFonts w:hint="eastAsia" w:ascii="宋体" w:hAnsi="宋体" w:eastAsia="宋体" w:cs="宋体"/>
                <w:sz w:val="24"/>
                <w:highlight w:val="none"/>
                <w:lang w:val="en-US" w:eastAsia="zh-CN"/>
              </w:rPr>
              <w:t>我</w:t>
            </w:r>
            <w:r>
              <w:rPr>
                <w:rFonts w:hint="default" w:ascii="宋体" w:hAnsi="宋体" w:eastAsia="宋体" w:cs="宋体"/>
                <w:sz w:val="24"/>
                <w:highlight w:val="none"/>
                <w:lang w:val="en-US" w:eastAsia="zh-CN"/>
              </w:rPr>
              <w:t>方的供应商</w:t>
            </w:r>
            <w:r>
              <w:rPr>
                <w:rFonts w:hint="eastAsia" w:ascii="宋体" w:hAnsi="宋体" w:eastAsia="宋体" w:cs="宋体"/>
                <w:sz w:val="24"/>
                <w:highlight w:val="none"/>
              </w:rPr>
              <w:t>指定账户</w:t>
            </w:r>
            <w:r>
              <w:rPr>
                <w:rFonts w:hint="eastAsia" w:ascii="宋体" w:hAnsi="宋体" w:eastAsia="宋体" w:cs="宋体"/>
                <w:sz w:val="24"/>
                <w:highlight w:val="none"/>
                <w:lang w:eastAsia="zh-CN"/>
              </w:rPr>
              <w:t>：</w:t>
            </w:r>
            <w:r>
              <w:rPr>
                <w:rFonts w:hint="eastAsia" w:ascii="宋体" w:hAnsi="宋体" w:eastAsia="宋体" w:cs="宋体"/>
                <w:sz w:val="24"/>
                <w:highlight w:val="none"/>
                <w:lang w:val="en-US" w:eastAsia="zh-CN"/>
              </w:rPr>
              <w:t>收款人名称</w:t>
            </w:r>
            <w:r>
              <w:rPr>
                <w:rFonts w:hint="eastAsia" w:ascii="宋体" w:hAnsi="宋体" w:eastAsia="宋体" w:cs="宋体"/>
                <w:sz w:val="24"/>
                <w:highlight w:val="none"/>
                <w:u w:val="single"/>
                <w:lang w:val="en-US" w:eastAsia="zh-CN"/>
              </w:rPr>
              <w:t>：</w:t>
            </w:r>
            <w:r>
              <w:rPr>
                <w:rFonts w:hint="eastAsia" w:ascii="宋体" w:hAnsi="宋体" w:cs="宋体"/>
                <w:sz w:val="24"/>
                <w:highlight w:val="none"/>
                <w:u w:val="single"/>
                <w:lang w:val="en-US" w:eastAsia="zh-CN"/>
              </w:rPr>
              <w:t>GUANGDONG OSHUJIAN FURNITURE CO.,LTD</w:t>
            </w:r>
            <w:r>
              <w:rPr>
                <w:rFonts w:hint="eastAsia" w:ascii="宋体" w:hAnsi="宋体" w:eastAsia="宋体" w:cs="宋体"/>
                <w:sz w:val="24"/>
                <w:highlight w:val="none"/>
                <w:u w:val="none"/>
                <w:lang w:val="en-US" w:eastAsia="zh-CN"/>
              </w:rPr>
              <w:t>，开户银行</w:t>
            </w:r>
            <w:r>
              <w:rPr>
                <w:rFonts w:hint="eastAsia" w:ascii="宋体" w:hAnsi="宋体" w:eastAsia="宋体" w:cs="宋体"/>
                <w:color w:val="auto"/>
                <w:sz w:val="24"/>
                <w:highlight w:val="none"/>
                <w:u w:val="single"/>
                <w:lang w:val="en-US" w:eastAsia="zh-CN"/>
              </w:rPr>
              <w:t>：VTB Bank (PJSC) Shanghai Branch</w:t>
            </w:r>
          </w:p>
          <w:p w14:paraId="5DB3AC80">
            <w:pPr>
              <w:spacing w:line="560" w:lineRule="exact"/>
              <w:rPr>
                <w:rFonts w:hint="eastAsia" w:ascii="宋体" w:hAnsi="宋体" w:eastAsia="宋体" w:cs="宋体"/>
                <w:sz w:val="24"/>
                <w:highlight w:val="none"/>
              </w:rPr>
            </w:pPr>
            <w:r>
              <w:rPr>
                <w:rFonts w:hint="eastAsia" w:ascii="宋体" w:hAnsi="宋体" w:eastAsia="宋体" w:cs="宋体"/>
                <w:sz w:val="24"/>
                <w:highlight w:val="none"/>
                <w:u w:val="none"/>
                <w:lang w:val="en-US" w:eastAsia="zh-CN"/>
              </w:rPr>
              <w:t>收款账号</w:t>
            </w:r>
            <w:r>
              <w:rPr>
                <w:rFonts w:hint="eastAsia" w:ascii="宋体" w:hAnsi="宋体" w:eastAsia="宋体" w:cs="宋体"/>
                <w:sz w:val="24"/>
                <w:highlight w:val="none"/>
                <w:u w:val="single"/>
                <w:lang w:val="en-US" w:eastAsia="zh-CN"/>
              </w:rPr>
              <w:t>：40807156200610027979</w:t>
            </w:r>
            <w:r>
              <w:rPr>
                <w:rFonts w:hint="eastAsia" w:ascii="宋体" w:hAnsi="宋体" w:eastAsia="宋体" w:cs="宋体"/>
                <w:sz w:val="24"/>
                <w:highlight w:val="none"/>
                <w:u w:val="none"/>
                <w:lang w:val="en-US" w:eastAsia="zh-CN"/>
              </w:rPr>
              <w:t>。我公司将</w:t>
            </w:r>
            <w:r>
              <w:rPr>
                <w:rFonts w:hint="default" w:ascii="宋体" w:hAnsi="宋体" w:eastAsia="宋体" w:cs="宋体"/>
                <w:sz w:val="24"/>
                <w:highlight w:val="none"/>
                <w:u w:val="none"/>
                <w:lang w:val="en-US" w:eastAsia="zh-CN"/>
              </w:rPr>
              <w:t>承诺</w:t>
            </w:r>
            <w:r>
              <w:rPr>
                <w:rFonts w:hint="eastAsia" w:ascii="宋体" w:hAnsi="宋体" w:eastAsia="宋体" w:cs="宋体"/>
                <w:sz w:val="24"/>
                <w:highlight w:val="none"/>
                <w:u w:val="none"/>
                <w:lang w:val="en-US" w:eastAsia="zh-CN"/>
              </w:rPr>
              <w:t>把该贸易项下的</w:t>
            </w:r>
            <w:r>
              <w:rPr>
                <w:rFonts w:hint="default" w:ascii="宋体" w:hAnsi="宋体" w:eastAsia="宋体" w:cs="宋体"/>
                <w:sz w:val="24"/>
                <w:highlight w:val="none"/>
                <w:u w:val="none"/>
                <w:lang w:val="en-US" w:eastAsia="zh-CN"/>
              </w:rPr>
              <w:t>垫付款项</w:t>
            </w:r>
            <w:r>
              <w:rPr>
                <w:rFonts w:hint="eastAsia" w:ascii="宋体" w:hAnsi="宋体" w:eastAsia="宋体" w:cs="宋体"/>
                <w:sz w:val="24"/>
                <w:highlight w:val="none"/>
                <w:lang w:val="en-US" w:eastAsia="zh-CN"/>
              </w:rPr>
              <w:t>在</w:t>
            </w:r>
            <w:r>
              <w:rPr>
                <w:rFonts w:hint="default" w:ascii="宋体" w:hAnsi="宋体" w:eastAsia="宋体" w:cs="宋体"/>
                <w:sz w:val="24"/>
                <w:highlight w:val="none"/>
                <w:lang w:val="en-US" w:eastAsia="zh-CN"/>
              </w:rPr>
              <w:t>垫付</w:t>
            </w:r>
            <w:r>
              <w:rPr>
                <w:rFonts w:hint="eastAsia" w:ascii="宋体" w:hAnsi="宋体" w:eastAsia="宋体" w:cs="宋体"/>
                <w:sz w:val="24"/>
                <w:highlight w:val="none"/>
              </w:rPr>
              <w:t>到期日之前</w:t>
            </w:r>
            <w:r>
              <w:rPr>
                <w:rFonts w:hint="eastAsia" w:ascii="宋体" w:hAnsi="宋体" w:eastAsia="宋体" w:cs="宋体"/>
                <w:b/>
                <w:bCs/>
                <w:color w:val="000000"/>
                <w:sz w:val="24"/>
                <w:highlight w:val="none"/>
                <w:lang w:val="en-US" w:eastAsia="zh-CN"/>
              </w:rPr>
              <w:t>只能</w:t>
            </w:r>
            <w:r>
              <w:rPr>
                <w:rFonts w:hint="eastAsia" w:ascii="宋体" w:hAnsi="宋体" w:eastAsia="宋体" w:cs="宋体"/>
                <w:color w:val="000000"/>
                <w:sz w:val="24"/>
                <w:highlight w:val="none"/>
              </w:rPr>
              <w:t>将货款汇入</w:t>
            </w:r>
            <w:r>
              <w:rPr>
                <w:rFonts w:hint="eastAsia" w:ascii="宋体" w:hAnsi="宋体" w:eastAsia="宋体" w:cs="宋体"/>
                <w:sz w:val="24"/>
                <w:highlight w:val="none"/>
                <w:lang w:val="en-US" w:eastAsia="zh-CN"/>
              </w:rPr>
              <w:t>贵方</w:t>
            </w:r>
            <w:r>
              <w:rPr>
                <w:rFonts w:hint="eastAsia" w:ascii="宋体" w:hAnsi="宋体" w:eastAsia="宋体" w:cs="宋体"/>
                <w:sz w:val="24"/>
                <w:highlight w:val="none"/>
              </w:rPr>
              <w:t>指定</w:t>
            </w:r>
            <w:r>
              <w:rPr>
                <w:rFonts w:hint="eastAsia" w:ascii="宋体" w:hAnsi="宋体" w:cs="宋体"/>
                <w:sz w:val="24"/>
                <w:highlight w:val="none"/>
                <w:lang w:val="en-US" w:eastAsia="zh-CN"/>
              </w:rPr>
              <w:t>的代理收款单位</w:t>
            </w:r>
            <w:r>
              <w:rPr>
                <w:rFonts w:hint="eastAsia" w:ascii="宋体" w:hAnsi="宋体" w:eastAsia="宋体" w:cs="宋体"/>
                <w:sz w:val="24"/>
                <w:highlight w:val="none"/>
              </w:rPr>
              <w:t>的账户</w:t>
            </w:r>
            <w:r>
              <w:rPr>
                <w:rFonts w:hint="eastAsia" w:ascii="宋体" w:hAnsi="宋体" w:eastAsia="宋体" w:cs="宋体"/>
                <w:sz w:val="24"/>
                <w:highlight w:val="none"/>
                <w:lang w:val="en-US" w:eastAsia="zh-CN"/>
              </w:rPr>
              <w:t>上</w:t>
            </w:r>
            <w:r>
              <w:rPr>
                <w:rFonts w:hint="eastAsia" w:ascii="宋体" w:hAnsi="宋体" w:eastAsia="宋体" w:cs="宋体"/>
                <w:b/>
                <w:bCs/>
                <w:color w:val="000000"/>
                <w:sz w:val="24"/>
                <w:highlight w:val="none"/>
                <w:lang w:eastAsia="zh-CN"/>
              </w:rPr>
              <w:t>：</w:t>
            </w:r>
            <w:r>
              <w:rPr>
                <w:rFonts w:hint="eastAsia" w:ascii="宋体" w:hAnsi="宋体" w:eastAsia="宋体" w:cs="宋体"/>
                <w:b/>
                <w:bCs/>
                <w:color w:val="000000"/>
                <w:sz w:val="24"/>
                <w:highlight w:val="none"/>
                <w:lang w:val="en-US" w:eastAsia="zh-CN"/>
              </w:rPr>
              <w:t>收款人名称</w:t>
            </w:r>
            <w:r>
              <w:rPr>
                <w:rFonts w:hint="eastAsia" w:ascii="宋体" w:hAnsi="宋体" w:eastAsia="宋体" w:cs="宋体"/>
                <w:b/>
                <w:bCs/>
                <w:color w:val="FF0000"/>
                <w:sz w:val="24"/>
                <w:highlight w:val="none"/>
                <w:u w:val="single"/>
                <w:lang w:val="en-US" w:eastAsia="zh-CN"/>
              </w:rPr>
              <w:t xml:space="preserve"> </w:t>
            </w:r>
            <w:r>
              <w:rPr>
                <w:rFonts w:hint="eastAsia" w:ascii="宋体" w:hAnsi="宋体" w:cs="宋体"/>
                <w:b/>
                <w:bCs/>
                <w:color w:val="FF0000"/>
                <w:sz w:val="24"/>
                <w:highlight w:val="none"/>
                <w:u w:val="single"/>
                <w:lang w:val="en-US" w:eastAsia="zh-CN"/>
              </w:rPr>
              <w:t xml:space="preserve">           </w:t>
            </w:r>
            <w:r>
              <w:rPr>
                <w:rFonts w:hint="eastAsia" w:ascii="宋体" w:hAnsi="宋体" w:eastAsia="宋体" w:cs="宋体"/>
                <w:b/>
                <w:bCs/>
                <w:color w:val="000000"/>
                <w:sz w:val="24"/>
                <w:highlight w:val="none"/>
                <w:u w:val="single"/>
                <w:lang w:val="en-US" w:eastAsia="zh-CN"/>
              </w:rPr>
              <w:t xml:space="preserve"> </w:t>
            </w:r>
            <w:r>
              <w:rPr>
                <w:rFonts w:hint="eastAsia" w:ascii="宋体" w:hAnsi="宋体" w:eastAsia="宋体" w:cs="宋体"/>
                <w:b/>
                <w:bCs/>
                <w:color w:val="000000"/>
                <w:sz w:val="24"/>
                <w:highlight w:val="none"/>
                <w:lang w:val="en-US" w:eastAsia="zh-CN"/>
              </w:rPr>
              <w:t>账号</w:t>
            </w:r>
            <w:r>
              <w:rPr>
                <w:rFonts w:hint="eastAsia" w:ascii="宋体" w:hAnsi="宋体" w:eastAsia="宋体" w:cs="宋体"/>
                <w:b/>
                <w:bCs/>
                <w:color w:val="FF0000"/>
                <w:sz w:val="24"/>
                <w:highlight w:val="none"/>
                <w:u w:val="single"/>
                <w:lang w:val="en-US" w:eastAsia="zh-CN"/>
              </w:rPr>
              <w:t xml:space="preserve"> </w:t>
            </w:r>
            <w:r>
              <w:rPr>
                <w:rFonts w:hint="eastAsia" w:ascii="宋体" w:hAnsi="宋体" w:cs="宋体"/>
                <w:b/>
                <w:bCs/>
                <w:color w:val="FF0000"/>
                <w:sz w:val="24"/>
                <w:highlight w:val="none"/>
                <w:u w:val="single"/>
                <w:lang w:val="en-US" w:eastAsia="zh-CN"/>
              </w:rPr>
              <w:t xml:space="preserve">            </w:t>
            </w:r>
            <w:r>
              <w:rPr>
                <w:rFonts w:hint="eastAsia" w:ascii="宋体" w:hAnsi="宋体" w:eastAsia="宋体" w:cs="宋体"/>
                <w:b/>
                <w:bCs/>
                <w:color w:val="000000"/>
                <w:sz w:val="24"/>
                <w:highlight w:val="none"/>
                <w:lang w:val="en-US" w:eastAsia="zh-CN"/>
              </w:rPr>
              <w:t>开户银行</w:t>
            </w:r>
            <w:r>
              <w:rPr>
                <w:rFonts w:hint="eastAsia" w:ascii="宋体" w:hAnsi="宋体" w:eastAsia="宋体" w:cs="宋体"/>
                <w:b/>
                <w:bCs/>
                <w:color w:val="FF0000"/>
                <w:sz w:val="24"/>
                <w:highlight w:val="none"/>
                <w:lang w:val="en-US" w:eastAsia="zh-CN"/>
              </w:rPr>
              <w:t xml:space="preserve"> </w:t>
            </w:r>
            <w:r>
              <w:rPr>
                <w:rFonts w:hint="eastAsia" w:ascii="宋体" w:hAnsi="宋体" w:cs="宋体"/>
                <w:b/>
                <w:bCs/>
                <w:color w:val="FF0000"/>
                <w:sz w:val="24"/>
                <w:highlight w:val="none"/>
                <w:lang w:val="en-US" w:eastAsia="zh-CN"/>
              </w:rPr>
              <w:t xml:space="preserve">                 </w:t>
            </w:r>
            <w:r>
              <w:rPr>
                <w:rFonts w:hint="eastAsia" w:ascii="宋体" w:hAnsi="宋体" w:eastAsia="宋体" w:cs="宋体"/>
                <w:b/>
                <w:bCs/>
                <w:color w:val="FF0000"/>
                <w:sz w:val="24"/>
                <w:highlight w:val="none"/>
                <w:u w:val="single"/>
                <w:lang w:val="en-US" w:eastAsia="zh-CN"/>
              </w:rPr>
              <w:t xml:space="preserve"> </w:t>
            </w:r>
            <w:r>
              <w:rPr>
                <w:rFonts w:hint="eastAsia" w:ascii="宋体" w:hAnsi="宋体" w:eastAsia="宋体" w:cs="宋体"/>
                <w:b/>
                <w:bCs/>
                <w:color w:val="000000"/>
                <w:sz w:val="24"/>
                <w:highlight w:val="none"/>
              </w:rPr>
              <w:t>，</w:t>
            </w:r>
            <w:r>
              <w:rPr>
                <w:rFonts w:hint="eastAsia" w:ascii="宋体" w:hAnsi="宋体" w:eastAsia="宋体" w:cs="宋体"/>
                <w:b/>
                <w:bCs/>
                <w:sz w:val="24"/>
                <w:szCs w:val="24"/>
                <w:highlight w:val="none"/>
              </w:rPr>
              <w:t>未经</w:t>
            </w:r>
            <w:r>
              <w:rPr>
                <w:rFonts w:hint="eastAsia" w:ascii="宋体" w:hAnsi="宋体" w:eastAsia="宋体" w:cs="宋体"/>
                <w:b/>
                <w:bCs/>
                <w:sz w:val="24"/>
                <w:szCs w:val="24"/>
                <w:highlight w:val="none"/>
                <w:lang w:val="en-US" w:eastAsia="zh-CN"/>
              </w:rPr>
              <w:t>贵</w:t>
            </w:r>
            <w:r>
              <w:rPr>
                <w:rFonts w:hint="eastAsia" w:ascii="宋体" w:hAnsi="宋体" w:eastAsia="宋体" w:cs="宋体"/>
                <w:b/>
                <w:bCs/>
                <w:sz w:val="24"/>
                <w:szCs w:val="24"/>
                <w:highlight w:val="none"/>
              </w:rPr>
              <w:t>方允许，不得变更</w:t>
            </w:r>
            <w:r>
              <w:rPr>
                <w:rFonts w:hint="eastAsia" w:ascii="宋体" w:hAnsi="宋体" w:eastAsia="宋体" w:cs="宋体"/>
                <w:b/>
                <w:bCs/>
                <w:sz w:val="24"/>
                <w:szCs w:val="24"/>
                <w:highlight w:val="none"/>
                <w:lang w:eastAsia="zh-CN"/>
              </w:rPr>
              <w:t>，</w:t>
            </w:r>
            <w:r>
              <w:rPr>
                <w:rFonts w:hint="eastAsia" w:ascii="宋体" w:hAnsi="宋体" w:eastAsia="宋体" w:cs="宋体"/>
                <w:b/>
                <w:bCs/>
                <w:sz w:val="24"/>
                <w:szCs w:val="24"/>
                <w:highlight w:val="none"/>
              </w:rPr>
              <w:t>汇入其他账户视为未付款</w:t>
            </w:r>
            <w:r>
              <w:rPr>
                <w:rFonts w:hint="eastAsia" w:ascii="宋体" w:hAnsi="宋体" w:eastAsia="宋体" w:cs="宋体"/>
                <w:b/>
                <w:bCs/>
                <w:sz w:val="24"/>
                <w:szCs w:val="24"/>
                <w:highlight w:val="none"/>
                <w:lang w:eastAsia="zh-CN"/>
              </w:rPr>
              <w:t>。</w:t>
            </w:r>
            <w:r>
              <w:rPr>
                <w:rFonts w:hint="default" w:ascii="Calibri" w:hAnsi="Calibri" w:eastAsia="宋体" w:cs="宋体"/>
                <w:b w:val="0"/>
                <w:bCs w:val="0"/>
                <w:i w:val="0"/>
                <w:iCs w:val="0"/>
                <w:color w:val="auto"/>
                <w:kern w:val="2"/>
                <w:sz w:val="24"/>
                <w:szCs w:val="32"/>
                <w:highlight w:val="none"/>
                <w:vertAlign w:val="baseline"/>
                <w:lang w:val="en-US" w:eastAsia="zh-CN" w:bidi="ar-SA"/>
              </w:rPr>
              <w:t>如我方未在垫付到期日或双方约定的还款期限内付款，贵方有权立即行使无条件索偿权，要求我公司在收到通知后</w:t>
            </w:r>
            <w:r>
              <w:rPr>
                <w:rFonts w:hint="default" w:ascii="Calibri" w:hAnsi="Calibri" w:eastAsia="宋体" w:cs="宋体"/>
                <w:b w:val="0"/>
                <w:bCs w:val="0"/>
                <w:i w:val="0"/>
                <w:iCs w:val="0"/>
                <w:color w:val="auto"/>
                <w:kern w:val="2"/>
                <w:sz w:val="24"/>
                <w:szCs w:val="32"/>
                <w:highlight w:val="none"/>
                <w:u w:val="single" w:color="auto"/>
                <w:vertAlign w:val="baseline"/>
                <w:lang w:val="en-US" w:eastAsia="zh-CN" w:bidi="ar-SA"/>
              </w:rPr>
              <w:t xml:space="preserve">     </w:t>
            </w:r>
            <w:r>
              <w:rPr>
                <w:rFonts w:hint="default" w:ascii="Calibri" w:hAnsi="Calibri" w:eastAsia="宋体" w:cs="宋体"/>
                <w:b w:val="0"/>
                <w:bCs w:val="0"/>
                <w:i w:val="0"/>
                <w:iCs w:val="0"/>
                <w:color w:val="auto"/>
                <w:kern w:val="2"/>
                <w:sz w:val="24"/>
                <w:szCs w:val="32"/>
                <w:highlight w:val="none"/>
                <w:vertAlign w:val="baseline"/>
                <w:lang w:val="en-US" w:eastAsia="zh-CN" w:bidi="ar-SA"/>
              </w:rPr>
              <w:t>天内，向贵方偿付所有垫付本金和资金占用费等相关服务费用。若我公司未能按时履行本协议项下的还款义务，愿意承担以下违约责任：承担贵方为索偿垫付资金所产生的全部费用，包括但不限于资金占用费、违约金、诉讼费、仲裁费、律师费、差旅费等。</w:t>
            </w:r>
            <w:r>
              <w:rPr>
                <w:rFonts w:hint="eastAsia" w:ascii="宋体" w:hAnsi="宋体" w:eastAsia="宋体" w:cs="宋体"/>
                <w:sz w:val="24"/>
                <w:szCs w:val="24"/>
                <w:highlight w:val="none"/>
              </w:rPr>
              <w:t>若</w:t>
            </w:r>
            <w:r>
              <w:rPr>
                <w:rFonts w:hint="eastAsia" w:ascii="宋体" w:hAnsi="宋体" w:eastAsia="宋体" w:cs="宋体"/>
                <w:sz w:val="24"/>
                <w:highlight w:val="none"/>
                <w:lang w:val="en-US" w:eastAsia="zh-CN"/>
              </w:rPr>
              <w:t>我</w:t>
            </w:r>
            <w:r>
              <w:rPr>
                <w:rFonts w:hint="eastAsia" w:ascii="宋体" w:hAnsi="宋体" w:eastAsia="宋体" w:cs="宋体"/>
                <w:sz w:val="24"/>
                <w:highlight w:val="none"/>
              </w:rPr>
              <w:t>方提供的文件或信息存在虚假、隐瞒或重大遗漏，导致</w:t>
            </w:r>
            <w:r>
              <w:rPr>
                <w:rFonts w:hint="eastAsia" w:ascii="宋体" w:hAnsi="宋体" w:eastAsia="宋体" w:cs="宋体"/>
                <w:sz w:val="24"/>
                <w:highlight w:val="none"/>
                <w:lang w:val="en-US" w:eastAsia="zh-CN"/>
              </w:rPr>
              <w:t>贵</w:t>
            </w:r>
            <w:r>
              <w:rPr>
                <w:rFonts w:hint="eastAsia" w:ascii="宋体" w:hAnsi="宋体" w:eastAsia="宋体" w:cs="宋体"/>
                <w:sz w:val="24"/>
                <w:highlight w:val="none"/>
              </w:rPr>
              <w:t>方遭受损失的，</w:t>
            </w:r>
            <w:r>
              <w:rPr>
                <w:rFonts w:hint="eastAsia" w:ascii="宋体" w:hAnsi="宋体" w:eastAsia="宋体" w:cs="宋体"/>
                <w:sz w:val="24"/>
                <w:highlight w:val="none"/>
                <w:lang w:val="en-US" w:eastAsia="zh-CN"/>
              </w:rPr>
              <w:t>我公司愿意</w:t>
            </w:r>
            <w:r>
              <w:rPr>
                <w:rFonts w:hint="eastAsia" w:ascii="宋体" w:hAnsi="宋体" w:eastAsia="宋体" w:cs="宋体"/>
                <w:sz w:val="24"/>
                <w:highlight w:val="none"/>
              </w:rPr>
              <w:t>承担全部赔偿责任。</w:t>
            </w:r>
          </w:p>
          <w:p w14:paraId="572B68E7">
            <w:pPr>
              <w:rPr>
                <w:vertAlign w:val="baseline"/>
              </w:rPr>
            </w:pPr>
          </w:p>
        </w:tc>
        <w:tc>
          <w:tcPr>
            <w:tcW w:w="4261" w:type="dxa"/>
            <w:gridSpan w:val="2"/>
          </w:tcPr>
          <w:p w14:paraId="0F5BEEB6">
            <w:pPr>
              <w:numPr>
                <w:ilvl w:val="-1"/>
                <w:numId w:val="0"/>
              </w:numPr>
              <w:rPr>
                <w:rFonts w:hint="default" w:ascii="Times New Roman" w:hAnsi="Times New Roman" w:cs="Times New Roman"/>
                <w:vertAlign w:val="baseline"/>
              </w:rPr>
            </w:pPr>
            <w:r>
              <w:rPr>
                <w:rFonts w:hint="eastAsia" w:ascii="Times New Roman" w:hAnsi="Times New Roman" w:cs="Times New Roman"/>
                <w:vertAlign w:val="baseline"/>
                <w:lang w:val="en-US" w:eastAsia="zh-CN"/>
              </w:rPr>
              <w:t>2.</w:t>
            </w:r>
            <w:ins w:id="50" w:author="Ellen" w:date="2026-06-14T21:25:04Z">
              <w:r>
                <w:rPr>
                  <w:rFonts w:hint="eastAsia" w:ascii="Times New Roman" w:hAnsi="Times New Roman" w:cs="Times New Roman"/>
                  <w:vertAlign w:val="baseline"/>
                  <w:lang w:val="en-US" w:eastAsia="zh-CN"/>
                </w:rPr>
                <w:t xml:space="preserve"> </w:t>
              </w:r>
            </w:ins>
            <w:r>
              <w:rPr>
                <w:rFonts w:hint="default" w:ascii="Times New Roman" w:hAnsi="Times New Roman" w:cs="Times New Roman"/>
                <w:vertAlign w:val="baseline"/>
              </w:rPr>
              <w:t>Наша компания одновременно предоставит полный комплект торговых документов, приемлемых для Вашей стороны, включая торговый контракт, коммерческий счет-фактуру, транспортные документы (коносамент, авианакладная и др.), упаковочный лист и страховой полис. Вы имеете право проверять достоверность и юридическую действительность кредиторской задолженности и сопутствующих торговых документов. Мы согласны, что Вы осуществляете предварительную оплату после получения нами предоплаченной платы за пользование денежными средствами и надлежащего банковского гарантийного письма, соответствующего Вашим требованиям.</w:t>
            </w:r>
          </w:p>
          <w:p w14:paraId="6742EE2F">
            <w:pPr>
              <w:rPr>
                <w:rFonts w:hint="default" w:ascii="Times New Roman" w:hAnsi="Times New Roman" w:cs="Times New Roman"/>
                <w:vertAlign w:val="baseline"/>
              </w:rPr>
            </w:pPr>
            <w:r>
              <w:rPr>
                <w:rFonts w:hint="default" w:ascii="Times New Roman" w:hAnsi="Times New Roman" w:cs="Times New Roman"/>
                <w:vertAlign w:val="baseline"/>
              </w:rPr>
              <w:t xml:space="preserve"> </w:t>
            </w:r>
          </w:p>
          <w:p w14:paraId="06DCE63C">
            <w:pPr>
              <w:rPr>
                <w:rFonts w:hint="default" w:ascii="Times New Roman" w:hAnsi="Times New Roman" w:cs="Times New Roman"/>
                <w:vertAlign w:val="baseline"/>
              </w:rPr>
            </w:pPr>
            <w:r>
              <w:rPr>
                <w:rFonts w:hint="default" w:ascii="Times New Roman" w:hAnsi="Times New Roman" w:cs="Times New Roman"/>
                <w:vertAlign w:val="baseline"/>
              </w:rPr>
              <w:t>Сумма предварительной оплаты подлежит перечислению на указанный счет нашего поставщика:</w:t>
            </w:r>
          </w:p>
          <w:p w14:paraId="2FECB1CF">
            <w:pPr>
              <w:rPr>
                <w:rFonts w:hint="default" w:ascii="Times New Roman" w:hAnsi="Times New Roman" w:cs="Times New Roman"/>
                <w:vertAlign w:val="baseline"/>
              </w:rPr>
            </w:pPr>
            <w:r>
              <w:rPr>
                <w:rFonts w:hint="default" w:ascii="Times New Roman" w:hAnsi="Times New Roman" w:cs="Times New Roman"/>
                <w:vertAlign w:val="baseline"/>
              </w:rPr>
              <w:t>Получатель:  GUANGDONG OSHUJIAN FURNITURE CO.,LTD</w:t>
            </w:r>
          </w:p>
          <w:p w14:paraId="6F838CFE">
            <w:pPr>
              <w:ind w:hanging="56"/>
              <w:contextualSpacing/>
              <w:jc w:val="both"/>
              <w:rPr>
                <w:rFonts w:hint="default" w:ascii="Times New Roman" w:hAnsi="Times New Roman" w:cs="Times New Roman"/>
                <w:vertAlign w:val="baseline"/>
              </w:rPr>
            </w:pPr>
            <w:r>
              <w:rPr>
                <w:rFonts w:hint="default" w:ascii="Times New Roman" w:hAnsi="Times New Roman" w:cs="Times New Roman"/>
                <w:vertAlign w:val="baseline"/>
              </w:rPr>
              <w:t>Банк:</w:t>
            </w:r>
            <w:r>
              <w:rPr>
                <w:rFonts w:ascii="Times New Roman" w:hAnsi="Times New Roman" w:cs="Times New Roman"/>
                <w:sz w:val="22"/>
                <w:szCs w:val="22"/>
                <w:lang w:val="es-ES"/>
              </w:rPr>
              <w:t xml:space="preserve"> ВТБ Банк (ПАО) Шанхайский филиал</w:t>
            </w:r>
          </w:p>
          <w:p w14:paraId="1A72D90C">
            <w:pPr>
              <w:rPr>
                <w:rFonts w:hint="default" w:ascii="Times New Roman" w:hAnsi="Times New Roman" w:cs="Times New Roman"/>
                <w:vertAlign w:val="baseline"/>
              </w:rPr>
            </w:pPr>
            <w:r>
              <w:rPr>
                <w:rFonts w:hint="default" w:ascii="Times New Roman" w:hAnsi="Times New Roman" w:cs="Times New Roman"/>
                <w:vertAlign w:val="baseline"/>
              </w:rPr>
              <w:t>Номер счета:40807156200610027979</w:t>
            </w:r>
          </w:p>
          <w:p w14:paraId="6DB7D5C6">
            <w:pPr>
              <w:rPr>
                <w:rFonts w:hint="default" w:ascii="Times New Roman" w:hAnsi="Times New Roman" w:cs="Times New Roman"/>
                <w:vertAlign w:val="baseline"/>
              </w:rPr>
            </w:pPr>
            <w:r>
              <w:rPr>
                <w:rFonts w:hint="default" w:ascii="Times New Roman" w:hAnsi="Times New Roman" w:cs="Times New Roman"/>
                <w:vertAlign w:val="baseline"/>
              </w:rPr>
              <w:t xml:space="preserve"> </w:t>
            </w:r>
          </w:p>
          <w:p w14:paraId="143B8FDC">
            <w:pPr>
              <w:rPr>
                <w:rFonts w:hint="default" w:ascii="Times New Roman" w:hAnsi="Times New Roman" w:cs="Times New Roman"/>
                <w:vertAlign w:val="baseline"/>
              </w:rPr>
            </w:pPr>
            <w:r>
              <w:rPr>
                <w:rFonts w:hint="default" w:ascii="Times New Roman" w:hAnsi="Times New Roman" w:cs="Times New Roman"/>
                <w:vertAlign w:val="baseline"/>
              </w:rPr>
              <w:t>Наша компания торжественно обязуется, что все денежные средства по данной торговой сделке до даты погашения аванса перечисляются исключительно на реквизиты уполномоченного сборочного органа, назначенного Вами:</w:t>
            </w:r>
          </w:p>
          <w:p w14:paraId="2986DAA2">
            <w:pPr>
              <w:rPr>
                <w:rFonts w:hint="default" w:ascii="Times New Roman" w:hAnsi="Times New Roman" w:cs="Times New Roman"/>
                <w:vertAlign w:val="baseline"/>
              </w:rPr>
            </w:pPr>
            <w:r>
              <w:rPr>
                <w:rFonts w:hint="default" w:ascii="Times New Roman" w:hAnsi="Times New Roman" w:cs="Times New Roman"/>
                <w:vertAlign w:val="baseline"/>
              </w:rPr>
              <w:t>Получатель:</w:t>
            </w:r>
          </w:p>
          <w:p w14:paraId="3AEB2B51">
            <w:pPr>
              <w:rPr>
                <w:rFonts w:hint="default" w:ascii="Times New Roman" w:hAnsi="Times New Roman" w:cs="Times New Roman"/>
                <w:vertAlign w:val="baseline"/>
              </w:rPr>
            </w:pPr>
            <w:r>
              <w:rPr>
                <w:rFonts w:hint="default" w:ascii="Times New Roman" w:hAnsi="Times New Roman" w:cs="Times New Roman"/>
                <w:vertAlign w:val="baseline"/>
              </w:rPr>
              <w:t>Номер счета:</w:t>
            </w:r>
          </w:p>
          <w:p w14:paraId="1ACAD578">
            <w:pPr>
              <w:rPr>
                <w:rFonts w:hint="default" w:ascii="Times New Roman" w:hAnsi="Times New Roman" w:cs="Times New Roman"/>
                <w:vertAlign w:val="baseline"/>
              </w:rPr>
            </w:pPr>
            <w:r>
              <w:rPr>
                <w:rFonts w:hint="default" w:ascii="Times New Roman" w:hAnsi="Times New Roman" w:cs="Times New Roman"/>
                <w:vertAlign w:val="baseline"/>
              </w:rPr>
              <w:t>Банк:</w:t>
            </w:r>
          </w:p>
          <w:p w14:paraId="07584BFD">
            <w:pPr>
              <w:rPr>
                <w:rFonts w:hint="default" w:ascii="Times New Roman" w:hAnsi="Times New Roman" w:cs="Times New Roman"/>
                <w:vertAlign w:val="baseline"/>
              </w:rPr>
            </w:pPr>
            <w:r>
              <w:rPr>
                <w:rFonts w:hint="default" w:ascii="Times New Roman" w:hAnsi="Times New Roman" w:cs="Times New Roman"/>
                <w:vertAlign w:val="baseline"/>
              </w:rPr>
              <w:t xml:space="preserve"> </w:t>
            </w:r>
          </w:p>
          <w:p w14:paraId="3654A5F7">
            <w:pPr>
              <w:rPr>
                <w:rFonts w:hint="default" w:ascii="Times New Roman" w:hAnsi="Times New Roman" w:cs="Times New Roman"/>
                <w:vertAlign w:val="baseline"/>
              </w:rPr>
            </w:pPr>
            <w:r>
              <w:rPr>
                <w:rFonts w:hint="default" w:ascii="Times New Roman" w:hAnsi="Times New Roman" w:cs="Times New Roman"/>
                <w:vertAlign w:val="baseline"/>
              </w:rPr>
              <w:t>Изменение указанных реквизитов без письменного согласия Вашей стороны не допускается. Перечисление средств на любые иные счета признается неисполнением платежного обязательства и отсутствием оплаты.</w:t>
            </w:r>
          </w:p>
          <w:p w14:paraId="30302BC0">
            <w:pPr>
              <w:rPr>
                <w:rFonts w:hint="default" w:ascii="Times New Roman" w:hAnsi="Times New Roman" w:cs="Times New Roman"/>
                <w:vertAlign w:val="baseline"/>
              </w:rPr>
            </w:pPr>
            <w:r>
              <w:rPr>
                <w:rFonts w:hint="default" w:ascii="Times New Roman" w:hAnsi="Times New Roman" w:cs="Times New Roman"/>
                <w:vertAlign w:val="baseline"/>
              </w:rPr>
              <w:t xml:space="preserve"> </w:t>
            </w:r>
          </w:p>
          <w:p w14:paraId="5D3A14C0">
            <w:pPr>
              <w:rPr>
                <w:rFonts w:hint="default" w:ascii="Times New Roman" w:hAnsi="Times New Roman" w:cs="Times New Roman"/>
                <w:vertAlign w:val="baseline"/>
              </w:rPr>
            </w:pPr>
            <w:r>
              <w:rPr>
                <w:rFonts w:hint="default" w:ascii="Times New Roman" w:hAnsi="Times New Roman" w:cs="Times New Roman"/>
                <w:vertAlign w:val="baseline"/>
              </w:rPr>
              <w:t>В случае непогашения задолженности в полном объеме до даты завершения аванса или в установленный сторонами срок, Ваша сторона вправе немедленно реализовать право на безусловное взыскание и потребовать от нашей компании полного возврата основной суммы аванса, процентов за просрочку и всех сопутствующих расходов в течение ____ дней с момента получения официального уведомления.</w:t>
            </w:r>
          </w:p>
          <w:p w14:paraId="0093FB50">
            <w:pPr>
              <w:rPr>
                <w:rFonts w:hint="default" w:ascii="Times New Roman" w:hAnsi="Times New Roman" w:cs="Times New Roman"/>
                <w:vertAlign w:val="baseline"/>
              </w:rPr>
            </w:pPr>
            <w:r>
              <w:rPr>
                <w:rFonts w:hint="default" w:ascii="Times New Roman" w:hAnsi="Times New Roman" w:cs="Times New Roman"/>
                <w:vertAlign w:val="baseline"/>
              </w:rPr>
              <w:t xml:space="preserve"> </w:t>
            </w:r>
          </w:p>
          <w:p w14:paraId="3329A5C2">
            <w:pPr>
              <w:rPr>
                <w:rFonts w:hint="default" w:ascii="Times New Roman" w:hAnsi="Times New Roman" w:cs="Times New Roman"/>
                <w:vertAlign w:val="baseline"/>
              </w:rPr>
            </w:pPr>
            <w:r>
              <w:rPr>
                <w:rFonts w:hint="default" w:ascii="Times New Roman" w:hAnsi="Times New Roman" w:cs="Times New Roman"/>
                <w:vertAlign w:val="baseline"/>
              </w:rPr>
              <w:t>При несвоевременном исполнении обязательств по возврату средств наша компания несет полную ответственность за нарушение условий договора и возмещает все убытки Вашей стороны, включая, но не ограничиваясь: последующие проценты за пользование средствами, неустойку, судебные и арбитражные расходы, расходы на обеспечение и экспертизу, гонорары адвокатов, командировочные и судебно-взыскательные расходы.</w:t>
            </w:r>
          </w:p>
          <w:p w14:paraId="7FB6FCE1">
            <w:pPr>
              <w:rPr>
                <w:rFonts w:hint="default" w:ascii="Times New Roman" w:hAnsi="Times New Roman" w:cs="Times New Roman"/>
                <w:vertAlign w:val="baseline"/>
              </w:rPr>
            </w:pPr>
            <w:r>
              <w:rPr>
                <w:rFonts w:hint="default" w:ascii="Times New Roman" w:hAnsi="Times New Roman" w:cs="Times New Roman"/>
                <w:vertAlign w:val="baseline"/>
              </w:rPr>
              <w:t xml:space="preserve"> </w:t>
            </w:r>
          </w:p>
          <w:p w14:paraId="6E8ADC03">
            <w:pPr>
              <w:rPr>
                <w:vertAlign w:val="baseline"/>
              </w:rPr>
            </w:pPr>
            <w:r>
              <w:rPr>
                <w:rFonts w:hint="default" w:ascii="Times New Roman" w:hAnsi="Times New Roman" w:cs="Times New Roman"/>
                <w:vertAlign w:val="baseline"/>
              </w:rPr>
              <w:t>В случае наличия ложных сведений, скрытия фактов или существенных пропусков в предоставленных документах и информации, повлекших возникновение убытков, рисков или претензий третьих лиц в отношении Вашей стороны, наша компания несет полную юридическую ответственность и осуществляет полное возмещение причиненных убытков.</w:t>
            </w:r>
          </w:p>
        </w:tc>
      </w:tr>
    </w:tbl>
    <w:p w14:paraId="1E3CC3CF"/>
    <w:p w14:paraId="20073071">
      <w:pPr>
        <w:wordWrap/>
        <w:spacing w:line="480" w:lineRule="auto"/>
        <w:jc w:val="left"/>
        <w:rPr>
          <w:rFonts w:hint="eastAsia" w:ascii="宋体" w:hAnsi="宋体" w:eastAsia="宋体" w:cs="宋体"/>
          <w:sz w:val="24"/>
          <w:highlight w:val="none"/>
        </w:rPr>
      </w:pPr>
      <w:r>
        <w:rPr>
          <w:rFonts w:hint="eastAsia" w:ascii="宋体" w:hAnsi="宋体" w:eastAsia="宋体" w:cs="宋体"/>
          <w:sz w:val="24"/>
          <w:highlight w:val="none"/>
          <w:lang w:val="en-US" w:eastAsia="zh-CN"/>
        </w:rPr>
        <w:t>申请方</w:t>
      </w:r>
      <w:r>
        <w:rPr>
          <w:rFonts w:hint="eastAsia" w:ascii="宋体" w:hAnsi="宋体" w:eastAsia="宋体" w:cs="宋体"/>
          <w:sz w:val="24"/>
          <w:highlight w:val="none"/>
        </w:rPr>
        <w:t>[公司名称]（盖章）</w:t>
      </w:r>
    </w:p>
    <w:p w14:paraId="1299A0A5">
      <w:pPr>
        <w:wordWrap/>
        <w:spacing w:line="480" w:lineRule="auto"/>
        <w:jc w:val="left"/>
        <w:rPr>
          <w:rFonts w:hint="default" w:ascii="Times New Roman" w:hAnsi="Times New Roman" w:eastAsia="宋体" w:cs="Times New Roman"/>
          <w:sz w:val="24"/>
          <w:highlight w:val="none"/>
          <w:lang w:val="ru-RU"/>
        </w:rPr>
      </w:pPr>
      <w:r>
        <w:rPr>
          <w:rFonts w:hint="default" w:ascii="Times New Roman" w:hAnsi="Times New Roman" w:cs="Times New Roman"/>
          <w:sz w:val="24"/>
          <w:highlight w:val="none"/>
          <w:lang w:val="ru-RU"/>
        </w:rPr>
        <w:t>Заявитель (печать)</w:t>
      </w:r>
    </w:p>
    <w:p w14:paraId="6D65F034">
      <w:pPr>
        <w:spacing w:line="480" w:lineRule="auto"/>
        <w:jc w:val="left"/>
        <w:rPr>
          <w:rFonts w:hint="eastAsia" w:ascii="宋体" w:hAnsi="宋体" w:eastAsia="宋体" w:cs="宋体"/>
          <w:sz w:val="24"/>
          <w:highlight w:val="none"/>
        </w:rPr>
      </w:pPr>
      <w:r>
        <w:rPr>
          <w:rFonts w:hint="eastAsia" w:ascii="宋体" w:hAnsi="宋体" w:eastAsia="宋体" w:cs="宋体"/>
          <w:sz w:val="24"/>
          <w:highlight w:val="none"/>
        </w:rPr>
        <w:t>[法定代表人/授权代表]（签字）：</w:t>
      </w:r>
    </w:p>
    <w:p w14:paraId="77D5D966">
      <w:pPr>
        <w:spacing w:line="480" w:lineRule="auto"/>
        <w:jc w:val="left"/>
        <w:rPr>
          <w:rFonts w:hint="default" w:ascii="Times New Roman" w:hAnsi="Times New Roman" w:cs="Times New Roman"/>
          <w:sz w:val="24"/>
          <w:highlight w:val="none"/>
          <w:lang w:val="ru-RU"/>
        </w:rPr>
      </w:pPr>
      <w:r>
        <w:rPr>
          <w:rFonts w:hint="default" w:ascii="Times New Roman" w:hAnsi="Times New Roman" w:cs="Times New Roman"/>
          <w:sz w:val="24"/>
          <w:highlight w:val="none"/>
          <w:lang w:val="ru-RU"/>
        </w:rPr>
        <w:t>Законный представитель/Уполномоченное лицо</w:t>
      </w:r>
    </w:p>
    <w:p w14:paraId="6B29339F">
      <w:pPr>
        <w:spacing w:line="480" w:lineRule="auto"/>
        <w:jc w:val="left"/>
        <w:rPr>
          <w:rFonts w:hint="default" w:ascii="Times New Roman" w:hAnsi="Times New Roman" w:eastAsia="宋体" w:cs="Times New Roman"/>
          <w:sz w:val="24"/>
          <w:highlight w:val="none"/>
          <w:lang w:val="ru-RU"/>
        </w:rPr>
      </w:pPr>
      <w:r>
        <w:rPr>
          <w:rFonts w:hint="default" w:ascii="Times New Roman" w:hAnsi="Times New Roman" w:cs="Times New Roman"/>
          <w:sz w:val="24"/>
          <w:highlight w:val="none"/>
          <w:lang w:val="ru-RU"/>
        </w:rPr>
        <w:t>(подпись)</w:t>
      </w:r>
    </w:p>
    <w:p w14:paraId="29A82598">
      <w:pPr>
        <w:spacing w:line="480" w:lineRule="auto"/>
        <w:jc w:val="left"/>
        <w:rPr>
          <w:rFonts w:hint="eastAsia" w:ascii="宋体" w:hAnsi="宋体" w:eastAsia="宋体" w:cs="宋体"/>
          <w:sz w:val="24"/>
          <w:highlight w:val="none"/>
        </w:rPr>
      </w:pPr>
      <w:r>
        <w:rPr>
          <w:rFonts w:hint="eastAsia" w:ascii="宋体" w:hAnsi="宋体" w:eastAsia="宋体" w:cs="宋体"/>
          <w:sz w:val="24"/>
          <w:highlight w:val="none"/>
        </w:rPr>
        <w:t>[</w:t>
      </w:r>
      <w:r>
        <w:rPr>
          <w:rFonts w:hint="eastAsia" w:ascii="宋体" w:hAnsi="宋体" w:eastAsia="宋体" w:cs="宋体"/>
          <w:sz w:val="24"/>
          <w:highlight w:val="none"/>
          <w:lang w:val="en-US" w:eastAsia="zh-CN"/>
        </w:rPr>
        <w:t>实际控制人</w:t>
      </w:r>
      <w:r>
        <w:rPr>
          <w:rFonts w:hint="eastAsia" w:ascii="宋体" w:hAnsi="宋体" w:eastAsia="宋体" w:cs="宋体"/>
          <w:sz w:val="24"/>
          <w:highlight w:val="none"/>
        </w:rPr>
        <w:t>]（签字）：</w:t>
      </w:r>
    </w:p>
    <w:p w14:paraId="3A9D5158">
      <w:pPr>
        <w:spacing w:line="480" w:lineRule="auto"/>
        <w:jc w:val="left"/>
        <w:rPr>
          <w:rFonts w:hint="default" w:ascii="Times New Roman" w:hAnsi="Times New Roman" w:eastAsia="宋体" w:cs="Times New Roman"/>
          <w:sz w:val="24"/>
          <w:highlight w:val="none"/>
          <w:lang w:val="ru-RU" w:eastAsia="zh-CN"/>
        </w:rPr>
      </w:pPr>
      <w:r>
        <w:rPr>
          <w:rFonts w:hint="default" w:ascii="Times New Roman" w:hAnsi="Times New Roman" w:cs="Times New Roman"/>
          <w:sz w:val="24"/>
          <w:highlight w:val="none"/>
          <w:lang w:val="ru-RU" w:eastAsia="zh-CN"/>
        </w:rPr>
        <w:t>Фактический контролирующий орган (подпись)</w:t>
      </w:r>
    </w:p>
    <w:p w14:paraId="3DB47A03">
      <w:pPr>
        <w:spacing w:line="480" w:lineRule="auto"/>
        <w:ind w:firstLine="0" w:firstLineChars="0"/>
        <w:jc w:val="left"/>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Контактный телефон: __________________</w:t>
      </w:r>
    </w:p>
    <w:p w14:paraId="1E15984B">
      <w:pPr>
        <w:spacing w:line="480" w:lineRule="auto"/>
        <w:ind w:firstLine="3360" w:firstLineChars="1400"/>
        <w:jc w:val="left"/>
        <w:rPr>
          <w:rFonts w:hint="eastAsia" w:ascii="宋体" w:hAnsi="宋体" w:eastAsia="宋体" w:cs="宋体"/>
          <w:sz w:val="24"/>
          <w:highlight w:val="none"/>
          <w:lang w:val="en-US" w:eastAsia="zh-CN"/>
        </w:rPr>
      </w:pPr>
    </w:p>
    <w:p w14:paraId="131DED75">
      <w:pPr>
        <w:spacing w:line="480" w:lineRule="auto"/>
        <w:ind w:firstLine="4080" w:firstLineChars="1700"/>
        <w:jc w:val="left"/>
        <w:rPr>
          <w:rFonts w:hint="eastAsia" w:ascii="宋体" w:hAnsi="宋体" w:eastAsia="宋体" w:cs="宋体"/>
          <w:sz w:val="24"/>
          <w:highlight w:val="none"/>
          <w:lang w:val="en-US" w:eastAsia="zh-CN"/>
        </w:rPr>
      </w:pPr>
    </w:p>
    <w:p w14:paraId="3C81D48B">
      <w:pPr>
        <w:spacing w:line="480" w:lineRule="auto"/>
        <w:ind w:firstLine="4080" w:firstLineChars="1700"/>
        <w:jc w:val="left"/>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申请承诺</w:t>
      </w:r>
      <w:r>
        <w:rPr>
          <w:rFonts w:hint="eastAsia" w:ascii="宋体" w:hAnsi="宋体" w:eastAsia="宋体" w:cs="宋体"/>
          <w:sz w:val="24"/>
          <w:highlight w:val="none"/>
        </w:rPr>
        <w:t>日期</w:t>
      </w:r>
      <w:r>
        <w:rPr>
          <w:rFonts w:hint="eastAsia" w:ascii="宋体" w:hAnsi="宋体" w:eastAsia="宋体" w:cs="宋体"/>
          <w:sz w:val="24"/>
          <w:highlight w:val="none"/>
          <w:lang w:eastAsia="zh-CN"/>
        </w:rPr>
        <w:t>：</w:t>
      </w:r>
      <w:r>
        <w:rPr>
          <w:rFonts w:hint="eastAsia" w:ascii="宋体" w:hAnsi="宋体" w:cs="宋体"/>
          <w:sz w:val="24"/>
          <w:highlight w:val="none"/>
          <w:lang w:val="en-US" w:eastAsia="zh-CN"/>
        </w:rPr>
        <w:t xml:space="preserve">  </w:t>
      </w:r>
      <w:r>
        <w:rPr>
          <w:rFonts w:hint="eastAsia" w:ascii="宋体" w:hAnsi="宋体" w:eastAsia="宋体" w:cs="宋体"/>
          <w:sz w:val="24"/>
          <w:highlight w:val="none"/>
          <w:lang w:val="en-US" w:eastAsia="zh-CN"/>
        </w:rPr>
        <w:t xml:space="preserve">  年 </w:t>
      </w:r>
      <w:r>
        <w:rPr>
          <w:rFonts w:hint="eastAsia" w:ascii="宋体" w:hAnsi="宋体" w:cs="宋体"/>
          <w:sz w:val="24"/>
          <w:highlight w:val="none"/>
          <w:lang w:val="en-US" w:eastAsia="zh-CN"/>
        </w:rPr>
        <w:t xml:space="preserve">  </w:t>
      </w:r>
      <w:r>
        <w:rPr>
          <w:rFonts w:hint="eastAsia" w:ascii="宋体" w:hAnsi="宋体" w:eastAsia="宋体" w:cs="宋体"/>
          <w:sz w:val="24"/>
          <w:highlight w:val="none"/>
          <w:lang w:val="en-US" w:eastAsia="zh-CN"/>
        </w:rPr>
        <w:t xml:space="preserve"> 月 </w:t>
      </w:r>
      <w:r>
        <w:rPr>
          <w:rFonts w:hint="eastAsia" w:ascii="宋体" w:hAnsi="宋体" w:cs="宋体"/>
          <w:sz w:val="24"/>
          <w:highlight w:val="none"/>
          <w:lang w:val="en-US" w:eastAsia="zh-CN"/>
        </w:rPr>
        <w:t xml:space="preserve">  </w:t>
      </w:r>
      <w:r>
        <w:rPr>
          <w:rFonts w:hint="eastAsia" w:ascii="宋体" w:hAnsi="宋体" w:eastAsia="宋体" w:cs="宋体"/>
          <w:sz w:val="24"/>
          <w:highlight w:val="none"/>
          <w:lang w:val="en-US" w:eastAsia="zh-CN"/>
        </w:rPr>
        <w:t xml:space="preserve"> 日</w:t>
      </w:r>
    </w:p>
    <w:p w14:paraId="5DCD9A52">
      <w:pPr>
        <w:spacing w:line="480" w:lineRule="auto"/>
        <w:ind w:firstLine="4080" w:firstLineChars="1700"/>
        <w:jc w:val="right"/>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Дата подачи заявки и гарантийных обязательств: _____ г. _____ мес. _____ д.</w:t>
      </w:r>
    </w:p>
    <w:p w14:paraId="7731BC84">
      <w:pPr>
        <w:spacing w:line="480" w:lineRule="auto"/>
        <w:rPr>
          <w:rFonts w:hint="eastAsia" w:ascii="宋体" w:hAnsi="宋体" w:eastAsia="宋体" w:cs="宋体"/>
          <w:sz w:val="24"/>
          <w:highlight w:val="none"/>
        </w:rPr>
      </w:pPr>
    </w:p>
    <w:p w14:paraId="0B009556"/>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D455A4"/>
    <w:multiLevelType w:val="singleLevel"/>
    <w:tmpl w:val="D3D455A4"/>
    <w:lvl w:ilvl="0" w:tentative="0">
      <w:start w:val="1"/>
      <w:numFmt w:val="decimal"/>
      <w:suff w:val="space"/>
      <w:lvlText w:val="%1."/>
      <w:lvlJc w:val="left"/>
    </w:lvl>
  </w:abstractNum>
  <w:abstractNum w:abstractNumId="1">
    <w:nsid w:val="DE0D9B8C"/>
    <w:multiLevelType w:val="singleLevel"/>
    <w:tmpl w:val="DE0D9B8C"/>
    <w:lvl w:ilvl="0" w:tentative="0">
      <w:start w:val="1"/>
      <w:numFmt w:val="decimal"/>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llen">
    <w15:presenceInfo w15:providerId="WPS Office" w15:userId="32962595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257CCE"/>
    <w:rsid w:val="20F27882"/>
    <w:rsid w:val="32257CCE"/>
    <w:rsid w:val="34665552"/>
    <w:rsid w:val="50F46AD8"/>
    <w:rsid w:val="5EFA1BDB"/>
    <w:rsid w:val="63192522"/>
    <w:rsid w:val="634B3FF6"/>
    <w:rsid w:val="64C67153"/>
    <w:rsid w:val="65545820"/>
    <w:rsid w:val="7294402A"/>
    <w:rsid w:val="72E96572"/>
    <w:rsid w:val="74AB5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1633</Words>
  <Characters>5643</Characters>
  <Lines>0</Lines>
  <Paragraphs>0</Paragraphs>
  <TotalTime>28</TotalTime>
  <ScaleCrop>false</ScaleCrop>
  <LinksUpToDate>false</LinksUpToDate>
  <CharactersWithSpaces>6275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2026-06-04T13:00:00Z</dcterms:created>
  <dc:creator>nana</dc:creator>
  <cp:lastModifiedBy>Ellen</cp:lastModifiedBy>
  <dcterms:modified xsi:type="dcterms:W3CDTF">2026-06-14T13:35:17Z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FA1684BB2AC44A0991FBD6A74DBE534C_13</vt:lpwstr>
  </property>
  <property fmtid="{D5CDD505-2E9C-101B-9397-08002B2CF9AE}" pid="4" name="KSOTemplateDocerSaveRecord">
    <vt:lpwstr>eyJoZGlkIjoiNWFmZDE2OGI3ODhiZmJmMTNiYzZiYjAxMzJhY2E1NzQiLCJ1c2VySWQiOiI5MTI0NjE3MDUifQ==</vt:lpwstr>
  </property>
</Properties>
</file>