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EE90FE">
      <w:pPr>
        <w:numPr>
          <w:ilvl w:val="0"/>
          <w:numId w:val="0"/>
        </w:numPr>
        <w:jc w:val="center"/>
        <w:rPr>
          <w:rFonts w:hint="eastAsia" w:ascii="宋体" w:hAnsi="宋体" w:eastAsia="宋体" w:cs="宋体"/>
          <w:b/>
          <w:bCs/>
          <w:color w:val="000000"/>
          <w:kern w:val="0"/>
          <w:sz w:val="32"/>
          <w:szCs w:val="32"/>
          <w:highlight w:val="none"/>
          <w:lang w:val="en-US" w:eastAsia="zh-CN"/>
        </w:rPr>
      </w:pPr>
      <w:r>
        <w:rPr>
          <w:rFonts w:hint="default" w:ascii="宋体" w:hAnsi="宋体" w:eastAsia="宋体" w:cs="宋体"/>
          <w:b/>
          <w:bCs/>
          <w:color w:val="000000"/>
          <w:kern w:val="0"/>
          <w:sz w:val="32"/>
          <w:szCs w:val="32"/>
          <w:highlight w:val="none"/>
          <w:lang w:val="en-US" w:eastAsia="zh-CN"/>
        </w:rPr>
        <w:t>进口应付账款</w:t>
      </w:r>
      <w:ins w:id="0" w:author="Ellen" w:date="2026-06-13T21:45:06Z">
        <w:r>
          <w:rPr>
            <w:rFonts w:hint="eastAsia" w:ascii="宋体" w:hAnsi="宋体" w:cs="宋体"/>
            <w:b/>
            <w:bCs/>
            <w:color w:val="000000"/>
            <w:kern w:val="0"/>
            <w:sz w:val="32"/>
            <w:szCs w:val="32"/>
            <w:highlight w:val="none"/>
            <w:lang w:val="en-US" w:eastAsia="zh-CN"/>
          </w:rPr>
          <w:t>委托</w:t>
        </w:r>
      </w:ins>
      <w:r>
        <w:rPr>
          <w:rFonts w:hint="default" w:ascii="宋体" w:hAnsi="宋体" w:eastAsia="宋体" w:cs="宋体"/>
          <w:b/>
          <w:bCs/>
          <w:color w:val="000000"/>
          <w:kern w:val="0"/>
          <w:sz w:val="32"/>
          <w:szCs w:val="32"/>
          <w:highlight w:val="none"/>
          <w:lang w:val="en-US" w:eastAsia="zh-CN"/>
        </w:rPr>
        <w:t>垫付</w:t>
      </w:r>
      <w:del w:id="1" w:author="Ellen" w:date="2026-06-13T21:45:09Z">
        <w:r>
          <w:rPr>
            <w:rFonts w:hint="default" w:ascii="宋体" w:hAnsi="宋体" w:eastAsia="宋体" w:cs="宋体"/>
            <w:b/>
            <w:bCs/>
            <w:color w:val="000000"/>
            <w:kern w:val="0"/>
            <w:sz w:val="32"/>
            <w:szCs w:val="32"/>
            <w:highlight w:val="none"/>
            <w:lang w:val="en-US" w:eastAsia="zh-CN"/>
          </w:rPr>
          <w:delText>框</w:delText>
        </w:r>
      </w:del>
      <w:del w:id="2" w:author="Ellen" w:date="2026-06-13T21:45:10Z">
        <w:r>
          <w:rPr>
            <w:rFonts w:hint="default" w:ascii="宋体" w:hAnsi="宋体" w:eastAsia="宋体" w:cs="宋体"/>
            <w:b/>
            <w:bCs/>
            <w:color w:val="000000"/>
            <w:kern w:val="0"/>
            <w:sz w:val="32"/>
            <w:szCs w:val="32"/>
            <w:highlight w:val="none"/>
            <w:lang w:val="en-US" w:eastAsia="zh-CN"/>
          </w:rPr>
          <w:delText>架</w:delText>
        </w:r>
      </w:del>
      <w:r>
        <w:rPr>
          <w:rFonts w:hint="eastAsia" w:ascii="宋体" w:hAnsi="宋体" w:eastAsia="宋体" w:cs="宋体"/>
          <w:b/>
          <w:bCs/>
          <w:color w:val="000000"/>
          <w:kern w:val="0"/>
          <w:sz w:val="32"/>
          <w:szCs w:val="32"/>
          <w:highlight w:val="none"/>
          <w:lang w:val="en-US" w:eastAsia="zh-CN"/>
        </w:rPr>
        <w:t>协议</w:t>
      </w:r>
    </w:p>
    <w:p w14:paraId="0A5D5999">
      <w:pPr>
        <w:jc w:val="center"/>
        <w:rPr>
          <w:rFonts w:hint="default" w:ascii="Times New Roman" w:hAnsi="Times New Roman" w:cs="Times New Roman"/>
          <w:b/>
          <w:bCs/>
          <w:sz w:val="28"/>
          <w:szCs w:val="28"/>
          <w:vertAlign w:val="baseline"/>
        </w:rPr>
      </w:pPr>
      <w:r>
        <w:rPr>
          <w:rFonts w:hint="default" w:ascii="Times New Roman" w:hAnsi="Times New Roman" w:cs="Times New Roman"/>
          <w:b/>
          <w:bCs/>
          <w:sz w:val="28"/>
          <w:szCs w:val="28"/>
          <w:vertAlign w:val="baseline"/>
        </w:rPr>
        <w:t>Рамочн</w:t>
      </w:r>
      <w:r>
        <w:rPr>
          <w:rFonts w:hint="default" w:ascii="Times New Roman" w:hAnsi="Times New Roman" w:cs="Times New Roman"/>
          <w:b/>
          <w:bCs/>
          <w:sz w:val="28"/>
          <w:szCs w:val="28"/>
          <w:vertAlign w:val="baseline"/>
          <w:lang w:val="ru-RU"/>
        </w:rPr>
        <w:t>ый договор</w:t>
      </w:r>
      <w:r>
        <w:rPr>
          <w:rFonts w:hint="default" w:ascii="Times New Roman" w:hAnsi="Times New Roman" w:cs="Times New Roman"/>
          <w:b/>
          <w:bCs/>
          <w:sz w:val="28"/>
          <w:szCs w:val="28"/>
          <w:vertAlign w:val="baseline"/>
        </w:rPr>
        <w:t xml:space="preserve"> о предварительной оплате импортных кредиторских задолженностей</w:t>
      </w:r>
    </w:p>
    <w:p w14:paraId="1CE83256">
      <w:pPr>
        <w:jc w:val="left"/>
        <w:rPr>
          <w:rFonts w:hint="eastAsia" w:ascii="宋体" w:hAnsi="宋体" w:cs="宋体"/>
          <w:color w:val="000000"/>
          <w:kern w:val="0"/>
          <w:sz w:val="24"/>
          <w:szCs w:val="24"/>
          <w:highlight w:val="none"/>
          <w:lang w:val="en-US" w:eastAsia="zh-CN"/>
        </w:rPr>
      </w:pPr>
      <w:r>
        <w:rPr>
          <w:rFonts w:hint="eastAsia" w:ascii="宋体" w:hAnsi="宋体" w:eastAsia="宋体" w:cs="宋体"/>
          <w:color w:val="000000"/>
          <w:kern w:val="0"/>
          <w:sz w:val="24"/>
          <w:szCs w:val="24"/>
          <w:highlight w:val="none"/>
          <w:lang w:val="en-US" w:eastAsia="zh-CN"/>
        </w:rPr>
        <w:t>协议编号</w:t>
      </w:r>
      <w:r>
        <w:rPr>
          <w:rFonts w:hint="eastAsia" w:ascii="宋体" w:hAnsi="宋体" w:cs="宋体"/>
          <w:color w:val="000000"/>
          <w:kern w:val="0"/>
          <w:sz w:val="24"/>
          <w:szCs w:val="24"/>
          <w:highlight w:val="none"/>
          <w:lang w:val="en-US" w:eastAsia="zh-CN"/>
        </w:rPr>
        <w:t xml:space="preserve">：  </w:t>
      </w:r>
      <w:r>
        <w:rPr>
          <w:rFonts w:hint="default" w:ascii="Times New Roman" w:hAnsi="Times New Roman" w:cs="Times New Roman"/>
          <w:sz w:val="24"/>
          <w:szCs w:val="24"/>
          <w:vertAlign w:val="baseline"/>
          <w:lang w:val="ru-RU"/>
        </w:rPr>
        <w:t xml:space="preserve">Договор </w:t>
      </w:r>
      <w:r>
        <w:rPr>
          <w:rFonts w:hint="default" w:ascii="Times New Roman" w:hAnsi="Times New Roman" w:cs="Times New Roman"/>
          <w:sz w:val="24"/>
          <w:szCs w:val="24"/>
          <w:vertAlign w:val="baseline"/>
        </w:rPr>
        <w:t>№</w:t>
      </w:r>
      <w:r>
        <w:rPr>
          <w:rFonts w:hint="eastAsia" w:ascii="Times New Roman" w:hAnsi="Times New Roman" w:cs="Times New Roman"/>
          <w:sz w:val="24"/>
          <w:szCs w:val="24"/>
          <w:vertAlign w:val="baseline"/>
          <w:lang w:val="en-US" w:eastAsia="zh-CN"/>
        </w:rPr>
        <w:t>:</w:t>
      </w:r>
      <w:r>
        <w:rPr>
          <w:rFonts w:hint="eastAsia" w:ascii="宋体" w:hAnsi="宋体" w:cs="宋体"/>
          <w:color w:val="000000"/>
          <w:kern w:val="0"/>
          <w:sz w:val="24"/>
          <w:szCs w:val="24"/>
          <w:highlight w:val="none"/>
          <w:lang w:val="en-US" w:eastAsia="zh-CN"/>
        </w:rPr>
        <w:t xml:space="preserve"> SM-TH01                                          </w:t>
      </w:r>
    </w:p>
    <w:p w14:paraId="719693CB">
      <w:pPr>
        <w:jc w:val="left"/>
        <w:rPr>
          <w:rFonts w:hint="eastAsia" w:ascii="宋体" w:hAnsi="宋体" w:cs="宋体"/>
          <w:color w:val="000000"/>
          <w:kern w:val="0"/>
          <w:sz w:val="24"/>
          <w:szCs w:val="24"/>
          <w:highlight w:val="none"/>
          <w:lang w:val="en-US" w:eastAsia="zh-CN"/>
        </w:rPr>
      </w:pPr>
      <w:r>
        <w:rPr>
          <w:rFonts w:hint="eastAsia" w:ascii="宋体" w:hAnsi="宋体" w:eastAsia="宋体" w:cs="宋体"/>
          <w:color w:val="000000"/>
          <w:kern w:val="0"/>
          <w:sz w:val="24"/>
          <w:szCs w:val="24"/>
          <w:highlight w:val="none"/>
          <w:lang w:val="en-US" w:eastAsia="zh-CN"/>
        </w:rPr>
        <w:t xml:space="preserve">签订日期： </w:t>
      </w:r>
      <w:r>
        <w:rPr>
          <w:rFonts w:hint="eastAsia" w:ascii="宋体" w:hAnsi="宋体" w:cs="宋体"/>
          <w:color w:val="000000"/>
          <w:kern w:val="0"/>
          <w:sz w:val="24"/>
          <w:szCs w:val="24"/>
          <w:highlight w:val="none"/>
          <w:lang w:val="en-US" w:eastAsia="zh-CN"/>
        </w:rPr>
        <w:t xml:space="preserve"> </w:t>
      </w:r>
      <w:r>
        <w:rPr>
          <w:rFonts w:hint="default" w:ascii="Times New Roman" w:hAnsi="Times New Roman" w:cs="Times New Roman"/>
          <w:sz w:val="24"/>
          <w:szCs w:val="24"/>
          <w:vertAlign w:val="baseline"/>
        </w:rPr>
        <w:t>Дата подписания</w:t>
      </w:r>
      <w:r>
        <w:rPr>
          <w:rFonts w:hint="eastAsia" w:ascii="Times New Roman" w:hAnsi="Times New Roman" w:cs="Times New Roman"/>
          <w:sz w:val="24"/>
          <w:szCs w:val="24"/>
          <w:vertAlign w:val="baseline"/>
          <w:lang w:val="en-US" w:eastAsia="zh-CN"/>
        </w:rPr>
        <w:t>:</w:t>
      </w:r>
      <w:r>
        <w:rPr>
          <w:rFonts w:hint="eastAsia" w:ascii="宋体" w:hAnsi="宋体" w:cs="宋体"/>
          <w:color w:val="000000"/>
          <w:kern w:val="0"/>
          <w:sz w:val="24"/>
          <w:szCs w:val="24"/>
          <w:highlight w:val="none"/>
          <w:lang w:val="en-US" w:eastAsia="zh-CN"/>
        </w:rPr>
        <w:t xml:space="preserve">                                     </w:t>
      </w:r>
    </w:p>
    <w:p w14:paraId="26F9DC17">
      <w:pPr>
        <w:jc w:val="left"/>
        <w:rPr>
          <w:rFonts w:hint="default" w:ascii="Times New Roman" w:hAnsi="Times New Roman" w:cs="Times New Roman"/>
          <w:sz w:val="24"/>
          <w:szCs w:val="24"/>
          <w:vertAlign w:val="baseline"/>
        </w:rPr>
      </w:pPr>
      <w:r>
        <w:rPr>
          <w:rFonts w:hint="eastAsia" w:ascii="宋体" w:hAnsi="宋体" w:eastAsia="宋体" w:cs="宋体"/>
          <w:color w:val="000000"/>
          <w:kern w:val="0"/>
          <w:sz w:val="24"/>
          <w:szCs w:val="24"/>
          <w:highlight w:val="none"/>
          <w:lang w:val="en-US" w:eastAsia="zh-CN"/>
        </w:rPr>
        <w:t>签订地点：</w:t>
      </w:r>
      <w:r>
        <w:rPr>
          <w:rFonts w:hint="eastAsia" w:ascii="宋体" w:hAnsi="宋体" w:cs="宋体"/>
          <w:color w:val="000000"/>
          <w:kern w:val="0"/>
          <w:sz w:val="24"/>
          <w:szCs w:val="24"/>
          <w:highlight w:val="none"/>
          <w:lang w:val="en-US" w:eastAsia="zh-CN"/>
        </w:rPr>
        <w:t xml:space="preserve">  </w:t>
      </w:r>
      <w:r>
        <w:rPr>
          <w:rFonts w:hint="default" w:ascii="Times New Roman" w:hAnsi="Times New Roman" w:cs="Times New Roman"/>
          <w:sz w:val="24"/>
          <w:szCs w:val="24"/>
          <w:vertAlign w:val="baseline"/>
        </w:rPr>
        <w:t>Место подписания:</w:t>
      </w:r>
    </w:p>
    <w:p w14:paraId="67A71E6D">
      <w:pPr>
        <w:jc w:val="left"/>
        <w:rPr>
          <w:rFonts w:hint="default" w:ascii="Times New Roman" w:hAnsi="Times New Roman" w:cs="Times New Roman"/>
          <w:sz w:val="24"/>
          <w:szCs w:val="24"/>
          <w:vertAlign w:val="baseline"/>
          <w:lang w:val="en-US" w:eastAsia="zh-CN"/>
        </w:rPr>
      </w:pPr>
    </w:p>
    <w:tbl>
      <w:tblPr>
        <w:tblStyle w:val="4"/>
        <w:tblW w:w="142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6"/>
        <w:gridCol w:w="7116"/>
      </w:tblGrid>
      <w:tr w14:paraId="0C450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6" w:type="dxa"/>
          </w:tcPr>
          <w:p w14:paraId="1EA50D5C">
            <w:pPr>
              <w:numPr>
                <w:ilvl w:val="0"/>
                <w:numId w:val="0"/>
              </w:numPr>
              <w:spacing w:line="360" w:lineRule="auto"/>
              <w:rPr>
                <w:rFonts w:hint="eastAsia" w:ascii="宋体" w:hAnsi="宋体" w:eastAsia="宋体" w:cs="宋体"/>
                <w:color w:val="auto"/>
                <w:kern w:val="0"/>
                <w:sz w:val="24"/>
                <w:szCs w:val="24"/>
                <w:highlight w:val="none"/>
                <w:lang w:val="en-US" w:eastAsia="zh-CN"/>
              </w:rPr>
            </w:pPr>
            <w:r>
              <w:rPr>
                <w:rFonts w:hint="eastAsia" w:ascii="宋体" w:hAnsi="宋体" w:eastAsia="宋体" w:cs="宋体"/>
                <w:color w:val="auto"/>
                <w:kern w:val="0"/>
                <w:sz w:val="24"/>
                <w:szCs w:val="24"/>
                <w:highlight w:val="none"/>
                <w:lang w:val="en-US" w:eastAsia="zh-CN"/>
              </w:rPr>
              <w:t>甲方（垫付方）：</w:t>
            </w:r>
          </w:p>
          <w:p w14:paraId="7F61ED0C">
            <w:pPr>
              <w:numPr>
                <w:ilvl w:val="0"/>
                <w:numId w:val="0"/>
              </w:numPr>
              <w:spacing w:line="360" w:lineRule="auto"/>
              <w:rPr>
                <w:rFonts w:hint="default" w:ascii="宋体" w:hAnsi="宋体" w:eastAsia="宋体" w:cs="宋体"/>
                <w:color w:val="auto"/>
                <w:kern w:val="0"/>
                <w:sz w:val="24"/>
                <w:szCs w:val="24"/>
                <w:highlight w:val="none"/>
                <w:lang w:val="en-US" w:eastAsia="zh-CN"/>
              </w:rPr>
            </w:pPr>
            <w:r>
              <w:rPr>
                <w:rFonts w:hint="eastAsia" w:ascii="宋体" w:hAnsi="宋体" w:cs="宋体"/>
                <w:color w:val="auto"/>
                <w:kern w:val="0"/>
                <w:sz w:val="24"/>
                <w:szCs w:val="24"/>
                <w:highlight w:val="none"/>
                <w:lang w:val="en-US" w:eastAsia="zh-CN"/>
              </w:rPr>
              <w:t>智鏈通達供應鏈管理有限公司</w:t>
            </w:r>
          </w:p>
          <w:p w14:paraId="3A572ABD">
            <w:pPr>
              <w:numPr>
                <w:ilvl w:val="0"/>
                <w:numId w:val="0"/>
              </w:numPr>
              <w:spacing w:line="360" w:lineRule="auto"/>
              <w:rPr>
                <w:rFonts w:hint="eastAsia" w:ascii="宋体" w:hAnsi="宋体" w:eastAsia="宋体" w:cs="宋体"/>
                <w:color w:val="auto"/>
                <w:kern w:val="0"/>
                <w:sz w:val="24"/>
                <w:szCs w:val="24"/>
                <w:highlight w:val="none"/>
                <w:lang w:val="en-US" w:eastAsia="zh-CN"/>
              </w:rPr>
            </w:pPr>
            <w:r>
              <w:rPr>
                <w:rFonts w:hint="eastAsia" w:ascii="宋体" w:hAnsi="宋体" w:cs="宋体"/>
                <w:color w:val="auto"/>
                <w:kern w:val="0"/>
                <w:sz w:val="24"/>
                <w:szCs w:val="24"/>
                <w:highlight w:val="none"/>
                <w:lang w:val="en-US" w:eastAsia="zh-CN"/>
              </w:rPr>
              <w:t>INN</w:t>
            </w:r>
            <w:r>
              <w:rPr>
                <w:rFonts w:hint="eastAsia" w:ascii="宋体" w:hAnsi="宋体" w:eastAsia="宋体" w:cs="宋体"/>
                <w:color w:val="auto"/>
                <w:kern w:val="0"/>
                <w:sz w:val="24"/>
                <w:szCs w:val="24"/>
                <w:highlight w:val="none"/>
                <w:lang w:val="en-US" w:eastAsia="zh-CN"/>
              </w:rPr>
              <w:t xml:space="preserve">： </w:t>
            </w:r>
            <w:r>
              <w:rPr>
                <w:rFonts w:ascii="Times New Roman" w:hAnsi="Times New Roman" w:eastAsia="Helvetica" w:cs="Times New Roman"/>
                <w:color w:val="0A1E32"/>
                <w:kern w:val="0"/>
                <w:sz w:val="24"/>
                <w:lang w:bidi="ar"/>
              </w:rPr>
              <w:t>9909721327</w:t>
            </w:r>
          </w:p>
          <w:p w14:paraId="1300AD71">
            <w:pPr>
              <w:numPr>
                <w:ilvl w:val="0"/>
                <w:numId w:val="0"/>
              </w:numPr>
              <w:spacing w:line="360" w:lineRule="auto"/>
              <w:rPr>
                <w:rFonts w:hint="default" w:ascii="宋体" w:hAnsi="宋体" w:eastAsia="宋体" w:cs="宋体"/>
                <w:color w:val="auto"/>
                <w:kern w:val="0"/>
                <w:sz w:val="24"/>
                <w:szCs w:val="24"/>
                <w:highlight w:val="none"/>
                <w:lang w:val="en-US" w:eastAsia="zh-CN"/>
              </w:rPr>
            </w:pPr>
            <w:r>
              <w:rPr>
                <w:rFonts w:hint="eastAsia" w:ascii="宋体" w:hAnsi="宋体" w:cs="宋体"/>
                <w:color w:val="auto"/>
                <w:kern w:val="0"/>
                <w:sz w:val="24"/>
                <w:szCs w:val="24"/>
                <w:highlight w:val="none"/>
                <w:lang w:val="en-US" w:eastAsia="zh-CN"/>
              </w:rPr>
              <w:t>KPP：</w:t>
            </w:r>
            <w:r>
              <w:rPr>
                <w:rFonts w:ascii="Times New Roman" w:hAnsi="Times New Roman" w:eastAsia="Helvetica" w:cs="Times New Roman"/>
                <w:color w:val="0A1E32"/>
                <w:kern w:val="0"/>
                <w:sz w:val="24"/>
                <w:lang w:val="ru-RU" w:bidi="ar"/>
              </w:rPr>
              <w:t>784287001</w:t>
            </w:r>
          </w:p>
          <w:p w14:paraId="6EB47153">
            <w:pPr>
              <w:numPr>
                <w:ilvl w:val="0"/>
                <w:numId w:val="0"/>
              </w:numPr>
              <w:spacing w:line="360" w:lineRule="auto"/>
              <w:rPr>
                <w:rFonts w:hint="eastAsia" w:ascii="宋体" w:hAnsi="宋体" w:eastAsia="宋体" w:cs="宋体"/>
                <w:color w:val="auto"/>
                <w:kern w:val="0"/>
                <w:sz w:val="24"/>
                <w:szCs w:val="24"/>
                <w:highlight w:val="none"/>
                <w:lang w:val="en-US" w:eastAsia="zh-CN"/>
              </w:rPr>
            </w:pPr>
            <w:r>
              <w:rPr>
                <w:rFonts w:hint="eastAsia" w:ascii="宋体" w:hAnsi="宋体" w:eastAsia="宋体" w:cs="宋体"/>
                <w:color w:val="auto"/>
                <w:kern w:val="0"/>
                <w:sz w:val="24"/>
                <w:szCs w:val="24"/>
                <w:highlight w:val="none"/>
                <w:lang w:val="en-US" w:eastAsia="zh-CN"/>
              </w:rPr>
              <w:t>地址：</w:t>
            </w:r>
            <w:r>
              <w:rPr>
                <w:rFonts w:ascii="宋体" w:hAnsi="宋体" w:eastAsia="宋体" w:cs="宋体"/>
                <w:spacing w:val="-1"/>
                <w:sz w:val="24"/>
                <w:szCs w:val="24"/>
              </w:rPr>
              <w:t>香港新蒲崗太子道東</w:t>
            </w:r>
            <w:r>
              <w:rPr>
                <w:rFonts w:ascii="宋体" w:hAnsi="宋体" w:eastAsia="宋体" w:cs="宋体"/>
                <w:spacing w:val="-47"/>
                <w:sz w:val="24"/>
                <w:szCs w:val="24"/>
              </w:rPr>
              <w:t xml:space="preserve"> </w:t>
            </w:r>
            <w:r>
              <w:rPr>
                <w:spacing w:val="-1"/>
                <w:sz w:val="24"/>
                <w:szCs w:val="24"/>
              </w:rPr>
              <w:t xml:space="preserve">706 </w:t>
            </w:r>
            <w:r>
              <w:rPr>
                <w:rFonts w:ascii="宋体" w:hAnsi="宋体" w:eastAsia="宋体" w:cs="宋体"/>
                <w:spacing w:val="-1"/>
                <w:sz w:val="24"/>
                <w:szCs w:val="24"/>
              </w:rPr>
              <w:t>號太子</w:t>
            </w:r>
            <w:r>
              <w:rPr>
                <w:rFonts w:ascii="宋体" w:hAnsi="宋体" w:eastAsia="宋体" w:cs="宋体"/>
                <w:spacing w:val="-2"/>
                <w:sz w:val="24"/>
                <w:szCs w:val="24"/>
              </w:rPr>
              <w:t>工業大廈海德匯</w:t>
            </w:r>
            <w:r>
              <w:rPr>
                <w:rFonts w:ascii="宋体" w:hAnsi="宋体" w:eastAsia="宋体" w:cs="宋体"/>
                <w:spacing w:val="-55"/>
                <w:sz w:val="24"/>
                <w:szCs w:val="24"/>
              </w:rPr>
              <w:t xml:space="preserve"> </w:t>
            </w:r>
            <w:r>
              <w:rPr>
                <w:spacing w:val="-2"/>
                <w:sz w:val="24"/>
                <w:szCs w:val="24"/>
              </w:rPr>
              <w:t xml:space="preserve">24 </w:t>
            </w:r>
            <w:r>
              <w:rPr>
                <w:rFonts w:ascii="宋体" w:hAnsi="宋体" w:eastAsia="宋体" w:cs="宋体"/>
                <w:spacing w:val="-2"/>
                <w:sz w:val="24"/>
                <w:szCs w:val="24"/>
              </w:rPr>
              <w:t>樓</w:t>
            </w:r>
            <w:r>
              <w:rPr>
                <w:rFonts w:ascii="宋体" w:hAnsi="宋体" w:eastAsia="宋体" w:cs="宋体"/>
                <w:spacing w:val="-59"/>
                <w:sz w:val="24"/>
                <w:szCs w:val="24"/>
              </w:rPr>
              <w:t xml:space="preserve"> </w:t>
            </w:r>
            <w:r>
              <w:rPr>
                <w:spacing w:val="-2"/>
                <w:sz w:val="24"/>
                <w:szCs w:val="24"/>
              </w:rPr>
              <w:t xml:space="preserve">A27 </w:t>
            </w:r>
            <w:r>
              <w:rPr>
                <w:rFonts w:ascii="宋体" w:hAnsi="宋体" w:eastAsia="宋体" w:cs="宋体"/>
                <w:spacing w:val="-2"/>
                <w:sz w:val="24"/>
                <w:szCs w:val="24"/>
              </w:rPr>
              <w:t>室</w:t>
            </w:r>
          </w:p>
          <w:p w14:paraId="4F7224AD">
            <w:pPr>
              <w:numPr>
                <w:ilvl w:val="0"/>
                <w:numId w:val="0"/>
              </w:numPr>
              <w:spacing w:line="360" w:lineRule="auto"/>
              <w:rPr>
                <w:rFonts w:hint="eastAsia" w:ascii="宋体" w:hAnsi="宋体" w:eastAsia="宋体" w:cs="宋体"/>
                <w:color w:val="auto"/>
                <w:kern w:val="0"/>
                <w:sz w:val="24"/>
                <w:szCs w:val="24"/>
                <w:highlight w:val="none"/>
                <w:lang w:val="en-US" w:eastAsia="zh-CN"/>
              </w:rPr>
            </w:pPr>
            <w:r>
              <w:rPr>
                <w:rFonts w:hint="eastAsia" w:ascii="宋体" w:hAnsi="宋体" w:eastAsia="宋体" w:cs="宋体"/>
                <w:color w:val="auto"/>
                <w:kern w:val="0"/>
                <w:sz w:val="24"/>
                <w:szCs w:val="24"/>
                <w:highlight w:val="none"/>
                <w:lang w:val="en-US" w:eastAsia="zh-CN"/>
              </w:rPr>
              <w:t>联系人：</w:t>
            </w:r>
            <w:r>
              <w:rPr>
                <w:rFonts w:ascii="宋体" w:hAnsi="宋体" w:eastAsia="宋体" w:cs="宋体"/>
                <w:spacing w:val="-1"/>
                <w:sz w:val="24"/>
                <w:szCs w:val="24"/>
              </w:rPr>
              <w:t>黎健文</w:t>
            </w:r>
          </w:p>
          <w:p w14:paraId="5B4A21AD">
            <w:pPr>
              <w:pStyle w:val="8"/>
              <w:spacing w:before="49" w:line="193" w:lineRule="auto"/>
            </w:pPr>
            <w:r>
              <w:rPr>
                <w:rFonts w:hint="eastAsia" w:ascii="宋体" w:hAnsi="宋体" w:eastAsia="宋体" w:cs="宋体"/>
                <w:color w:val="auto"/>
                <w:kern w:val="0"/>
                <w:sz w:val="24"/>
                <w:szCs w:val="24"/>
                <w:highlight w:val="none"/>
                <w:lang w:val="en-US" w:eastAsia="zh-CN"/>
              </w:rPr>
              <w:t>联系电话：</w:t>
            </w:r>
            <w:r>
              <w:t>+852-2134</w:t>
            </w:r>
            <w:r>
              <w:rPr>
                <w:spacing w:val="-1"/>
              </w:rPr>
              <w:t>9717</w:t>
            </w:r>
          </w:p>
          <w:p w14:paraId="1E51717E">
            <w:pPr>
              <w:numPr>
                <w:ilvl w:val="0"/>
                <w:numId w:val="0"/>
              </w:numPr>
              <w:spacing w:line="360" w:lineRule="auto"/>
              <w:jc w:val="both"/>
              <w:rPr>
                <w:vertAlign w:val="baseline"/>
              </w:rPr>
            </w:pPr>
            <w:r>
              <w:rPr>
                <w:rFonts w:hint="eastAsia" w:ascii="宋体" w:hAnsi="宋体" w:eastAsia="宋体" w:cs="宋体"/>
                <w:color w:val="auto"/>
                <w:sz w:val="24"/>
                <w:szCs w:val="24"/>
                <w:highlight w:val="none"/>
                <w:lang w:val="en-US" w:eastAsia="zh-CN"/>
              </w:rPr>
              <w:t>邮箱：</w:t>
            </w:r>
            <w:r>
              <w:fldChar w:fldCharType="begin"/>
            </w:r>
            <w:r>
              <w:instrText xml:space="preserve"> HYPERLINK "106442819@qq.com" </w:instrText>
            </w:r>
            <w:r>
              <w:fldChar w:fldCharType="separate"/>
            </w:r>
            <w:r>
              <w:rPr>
                <w:spacing w:val="-2"/>
                <w:sz w:val="24"/>
                <w:szCs w:val="24"/>
              </w:rPr>
              <w:t>106442819@qq.com</w:t>
            </w:r>
            <w:r>
              <w:rPr>
                <w:spacing w:val="-2"/>
                <w:sz w:val="24"/>
                <w:szCs w:val="24"/>
              </w:rPr>
              <w:fldChar w:fldCharType="end"/>
            </w:r>
          </w:p>
        </w:tc>
        <w:tc>
          <w:tcPr>
            <w:tcW w:w="7116" w:type="dxa"/>
          </w:tcPr>
          <w:p w14:paraId="5765BC1B">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Сторона А(Платящая сторона)</w:t>
            </w:r>
          </w:p>
          <w:p w14:paraId="267DF696">
            <w:pP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СМАРТЧЭЙН НЕКСУС ЛИМИТЕД</w:t>
            </w:r>
          </w:p>
          <w:p w14:paraId="78A3660B">
            <w:pPr>
              <w:rPr>
                <w:rFonts w:hint="eastAsia" w:ascii="Times New Roman" w:hAnsi="Times New Roman" w:eastAsia="宋体" w:cs="Times New Roman"/>
                <w:sz w:val="24"/>
                <w:szCs w:val="24"/>
                <w:vertAlign w:val="baseline"/>
                <w:lang w:eastAsia="zh-CN"/>
              </w:rPr>
            </w:pPr>
            <w:r>
              <w:rPr>
                <w:rFonts w:hint="default" w:ascii="Times New Roman" w:hAnsi="Times New Roman" w:cs="Times New Roman"/>
                <w:sz w:val="24"/>
                <w:szCs w:val="24"/>
                <w:vertAlign w:val="baseline"/>
              </w:rPr>
              <w:t>ИНН:</w:t>
            </w:r>
            <w:r>
              <w:rPr>
                <w:rFonts w:ascii="Times New Roman" w:hAnsi="Times New Roman" w:eastAsia="Helvetica" w:cs="Times New Roman"/>
                <w:color w:val="0A1E32"/>
                <w:kern w:val="0"/>
                <w:sz w:val="24"/>
                <w:lang w:bidi="ar"/>
              </w:rPr>
              <w:t>9909721327</w:t>
            </w:r>
          </w:p>
          <w:p w14:paraId="5074BE13">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КПП:</w:t>
            </w:r>
            <w:r>
              <w:rPr>
                <w:rFonts w:ascii="Times New Roman" w:hAnsi="Times New Roman" w:eastAsia="Helvetica" w:cs="Times New Roman"/>
                <w:color w:val="0A1E32"/>
                <w:kern w:val="0"/>
                <w:sz w:val="24"/>
                <w:lang w:val="ru-RU" w:bidi="ar"/>
              </w:rPr>
              <w:t>784287001</w:t>
            </w:r>
          </w:p>
          <w:p w14:paraId="5F09EF16">
            <w:pPr>
              <w:pStyle w:val="8"/>
              <w:spacing w:before="69" w:line="246" w:lineRule="auto"/>
              <w:ind w:left="111" w:right="342"/>
            </w:pPr>
            <w:r>
              <w:rPr>
                <w:rFonts w:hint="default" w:ascii="Times New Roman" w:hAnsi="Times New Roman" w:cs="Times New Roman"/>
                <w:sz w:val="24"/>
                <w:szCs w:val="24"/>
                <w:vertAlign w:val="baseline"/>
              </w:rPr>
              <w:t>Юридический адрес:</w:t>
            </w:r>
            <w:r>
              <w:rPr>
                <w:spacing w:val="-1"/>
              </w:rPr>
              <w:t>ПОМЕЩЕНИЕ/КОМНАТА А27,</w:t>
            </w:r>
            <w:r>
              <w:t xml:space="preserve"> ЭТАЖ 24, РИДЖЕНТС ПАРК ПРИНС ИНДАС</w:t>
            </w:r>
            <w:r>
              <w:rPr>
                <w:spacing w:val="-1"/>
              </w:rPr>
              <w:t>ТРИАЛ</w:t>
            </w:r>
            <w:r>
              <w:t xml:space="preserve"> БИЛДИНГ №706, ПРИНС ЭДВАРД РО</w:t>
            </w:r>
            <w:r>
              <w:rPr>
                <w:spacing w:val="-1"/>
              </w:rPr>
              <w:t>АД,</w:t>
            </w:r>
            <w:r>
              <w:rPr>
                <w:rFonts w:hint="eastAsia" w:eastAsia="宋体"/>
                <w:spacing w:val="-1"/>
                <w:lang w:val="en-US" w:eastAsia="zh-CN"/>
              </w:rPr>
              <w:t xml:space="preserve"> </w:t>
            </w:r>
            <w:r>
              <w:t>ОСТОЧНЫЙ КОУЛУН, Гонконг, К</w:t>
            </w:r>
            <w:r>
              <w:rPr>
                <w:spacing w:val="-1"/>
              </w:rPr>
              <w:t>НР</w:t>
            </w:r>
          </w:p>
          <w:p w14:paraId="533C9146">
            <w:pPr>
              <w:rPr>
                <w:rFonts w:hint="default" w:ascii="Times New Roman" w:hAnsi="Times New Roman" w:cs="Times New Roman"/>
                <w:sz w:val="24"/>
                <w:szCs w:val="24"/>
                <w:vertAlign w:val="baseline"/>
              </w:rPr>
            </w:pPr>
          </w:p>
          <w:p w14:paraId="5804BEAA">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Контактное лицо: </w:t>
            </w:r>
            <w:r>
              <w:rPr>
                <w:rFonts w:hint="default" w:ascii="Times New Roman" w:hAnsi="Times New Roman" w:cs="Times New Roman"/>
              </w:rPr>
              <w:t>Ли Цзянь</w:t>
            </w:r>
            <w:r>
              <w:rPr>
                <w:rFonts w:hint="default" w:ascii="Times New Roman" w:hAnsi="Times New Roman" w:cs="Times New Roman"/>
                <w:spacing w:val="-1"/>
              </w:rPr>
              <w:t>вэнь</w:t>
            </w:r>
          </w:p>
          <w:p w14:paraId="487DE475">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 </w:t>
            </w:r>
          </w:p>
          <w:p w14:paraId="6795E28B">
            <w:pPr>
              <w:pStyle w:val="8"/>
              <w:spacing w:before="49" w:line="193" w:lineRule="auto"/>
            </w:pPr>
            <w:r>
              <w:rPr>
                <w:rFonts w:hint="default" w:ascii="Times New Roman" w:hAnsi="Times New Roman" w:cs="Times New Roman"/>
                <w:sz w:val="24"/>
                <w:szCs w:val="24"/>
                <w:vertAlign w:val="baseline"/>
              </w:rPr>
              <w:t xml:space="preserve">Телефон: </w:t>
            </w:r>
            <w:r>
              <w:t>+852-2134</w:t>
            </w:r>
            <w:r>
              <w:rPr>
                <w:spacing w:val="-1"/>
              </w:rPr>
              <w:t>9717</w:t>
            </w:r>
          </w:p>
          <w:p w14:paraId="1B93E508">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Электронная почта: </w:t>
            </w:r>
            <w:r>
              <w:fldChar w:fldCharType="begin"/>
            </w:r>
            <w:r>
              <w:instrText xml:space="preserve"> HYPERLINK "106442819@qq.com" </w:instrText>
            </w:r>
            <w:r>
              <w:fldChar w:fldCharType="separate"/>
            </w:r>
            <w:r>
              <w:rPr>
                <w:spacing w:val="-2"/>
                <w:sz w:val="24"/>
                <w:szCs w:val="24"/>
              </w:rPr>
              <w:t>106442819@qq.com</w:t>
            </w:r>
            <w:r>
              <w:rPr>
                <w:spacing w:val="-2"/>
                <w:sz w:val="24"/>
                <w:szCs w:val="24"/>
              </w:rPr>
              <w:fldChar w:fldCharType="end"/>
            </w:r>
          </w:p>
        </w:tc>
      </w:tr>
      <w:tr w14:paraId="5833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6" w:type="dxa"/>
          </w:tcPr>
          <w:p w14:paraId="32969616">
            <w:pPr>
              <w:rPr>
                <w:vertAlign w:val="baseline"/>
              </w:rPr>
            </w:pPr>
          </w:p>
        </w:tc>
        <w:tc>
          <w:tcPr>
            <w:tcW w:w="7116" w:type="dxa"/>
          </w:tcPr>
          <w:p w14:paraId="04375C03">
            <w:pPr>
              <w:rPr>
                <w:rFonts w:hint="eastAsia" w:ascii="Times New Roman" w:hAnsi="Times New Roman" w:eastAsia="宋体" w:cs="Times New Roman"/>
                <w:sz w:val="24"/>
                <w:szCs w:val="24"/>
                <w:vertAlign w:val="baseline"/>
                <w:lang w:eastAsia="zh-CN"/>
              </w:rPr>
            </w:pPr>
          </w:p>
        </w:tc>
      </w:tr>
      <w:tr w14:paraId="5C2E7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6" w:type="dxa"/>
          </w:tcPr>
          <w:p w14:paraId="CB288347">
            <w:pPr>
              <w:widowControl/>
              <w:adjustRightInd/>
              <w:snapToGrid/>
              <w:spacing w:line="288" w:lineRule="auto"/>
              <w:jc w:val="left"/>
              <w:rPr>
                <w:rFonts w:hint="default" w:ascii="宋体" w:hAnsi="宋体" w:eastAsia="宋体" w:cs="宋体"/>
                <w:sz w:val="24"/>
                <w:highlight w:val="none"/>
                <w:lang w:val="en-US"/>
              </w:rPr>
            </w:pPr>
            <w:r>
              <w:rPr>
                <w:rFonts w:hint="eastAsia" w:ascii="宋体" w:hAnsi="宋体" w:eastAsia="宋体" w:cs="宋体"/>
                <w:color w:val="auto"/>
                <w:kern w:val="0"/>
                <w:sz w:val="24"/>
                <w:szCs w:val="24"/>
                <w:highlight w:val="none"/>
                <w:lang w:val="en-US" w:eastAsia="zh-CN"/>
              </w:rPr>
              <w:t>乙方（垫付委托方）</w:t>
            </w:r>
            <w:r>
              <w:rPr>
                <w:rFonts w:hint="eastAsia" w:ascii="宋体" w:hAnsi="宋体" w:cs="宋体"/>
                <w:color w:val="auto"/>
                <w:kern w:val="0"/>
                <w:sz w:val="24"/>
                <w:szCs w:val="24"/>
                <w:highlight w:val="none"/>
                <w:lang w:val="en-US" w:eastAsia="zh-CN"/>
              </w:rPr>
              <w:t>--_</w:t>
            </w:r>
            <w:r>
              <w:rPr>
                <w:rFonts w:ascii="Times New Roman" w:hAnsi="Times New Roman" w:cs="Times New Roman"/>
                <w:b/>
                <w:sz w:val="22"/>
                <w:szCs w:val="22"/>
                <w:shd w:val="clear" w:color="auto" w:fill="FFFFFF"/>
                <w:lang w:val="en-US"/>
              </w:rPr>
              <w:t>AIRFLOT TECHNICS TH Ltd.</w:t>
            </w:r>
          </w:p>
          <w:p w14:paraId="E72A204E">
            <w:pPr>
              <w:widowControl/>
              <w:adjustRightInd/>
              <w:snapToGrid/>
              <w:spacing w:line="288" w:lineRule="auto"/>
              <w:jc w:val="left"/>
              <w:rPr>
                <w:rFonts w:hint="eastAsia" w:ascii="宋体" w:hAnsi="宋体" w:eastAsia="宋体" w:cs="宋体"/>
                <w:color w:val="auto"/>
                <w:kern w:val="0"/>
                <w:sz w:val="24"/>
                <w:szCs w:val="24"/>
                <w:highlight w:val="none"/>
                <w:lang w:val="en-US" w:eastAsia="zh-CN"/>
              </w:rPr>
            </w:pPr>
            <w:r>
              <w:rPr>
                <w:rFonts w:hint="eastAsia" w:ascii="宋体" w:hAnsi="宋体" w:eastAsia="宋体" w:cs="宋体"/>
                <w:sz w:val="24"/>
                <w:highlight w:val="none"/>
                <w:lang w:val="en-US"/>
              </w:rPr>
              <w:t>INN：</w:t>
            </w:r>
          </w:p>
          <w:p w14:paraId="6896A8F5">
            <w:pPr>
              <w:numPr>
                <w:ilvl w:val="0"/>
                <w:numId w:val="0"/>
              </w:numPr>
              <w:spacing w:line="360" w:lineRule="auto"/>
              <w:rPr>
                <w:rFonts w:hint="eastAsia" w:ascii="宋体" w:hAnsi="宋体" w:eastAsia="宋体" w:cs="宋体"/>
                <w:color w:val="auto"/>
                <w:kern w:val="0"/>
                <w:sz w:val="24"/>
                <w:szCs w:val="24"/>
                <w:highlight w:val="none"/>
                <w:lang w:val="en-US" w:eastAsia="zh-CN"/>
              </w:rPr>
            </w:pPr>
            <w:r>
              <w:rPr>
                <w:rFonts w:hint="eastAsia" w:ascii="宋体" w:hAnsi="宋体" w:eastAsia="宋体" w:cs="宋体"/>
                <w:color w:val="auto"/>
                <w:kern w:val="0"/>
                <w:sz w:val="24"/>
                <w:szCs w:val="24"/>
                <w:highlight w:val="none"/>
                <w:lang w:val="en-US" w:eastAsia="zh-CN"/>
              </w:rPr>
              <w:t>统一社会信用代码：</w:t>
            </w:r>
          </w:p>
          <w:p w14:paraId="12B45406">
            <w:pPr>
              <w:numPr>
                <w:ilvl w:val="0"/>
                <w:numId w:val="0"/>
              </w:numPr>
              <w:spacing w:line="360" w:lineRule="auto"/>
              <w:rPr>
                <w:rFonts w:hint="eastAsia" w:ascii="宋体" w:hAnsi="宋体" w:eastAsia="宋体" w:cs="宋体"/>
                <w:color w:val="000000"/>
                <w:kern w:val="0"/>
                <w:sz w:val="24"/>
                <w:szCs w:val="24"/>
                <w:highlight w:val="none"/>
                <w:lang w:val="en-US" w:eastAsia="zh-CN"/>
              </w:rPr>
            </w:pPr>
            <w:r>
              <w:rPr>
                <w:rFonts w:hint="eastAsia" w:ascii="宋体" w:hAnsi="宋体" w:eastAsia="宋体" w:cs="宋体"/>
                <w:color w:val="000000"/>
                <w:kern w:val="0"/>
                <w:sz w:val="24"/>
                <w:szCs w:val="24"/>
                <w:highlight w:val="none"/>
                <w:lang w:val="en-US" w:eastAsia="zh-CN"/>
              </w:rPr>
              <w:t>地址：Polkovaya Street 3, bld.5, floor T, section V, office 15, Moscow, Russia. Postcode: 127018.</w:t>
            </w:r>
          </w:p>
          <w:p w14:paraId="25E862CD">
            <w:pPr>
              <w:numPr>
                <w:ilvl w:val="0"/>
                <w:numId w:val="0"/>
              </w:numPr>
              <w:spacing w:line="360" w:lineRule="auto"/>
              <w:rPr>
                <w:rFonts w:hint="eastAsia" w:ascii="宋体" w:hAnsi="宋体" w:eastAsia="宋体" w:cs="宋体"/>
                <w:color w:val="000000"/>
                <w:kern w:val="0"/>
                <w:sz w:val="24"/>
                <w:szCs w:val="24"/>
                <w:highlight w:val="none"/>
                <w:lang w:val="en-US" w:eastAsia="zh-CN"/>
              </w:rPr>
            </w:pPr>
            <w:r>
              <w:rPr>
                <w:rFonts w:hint="eastAsia" w:ascii="宋体" w:hAnsi="宋体" w:cs="宋体"/>
                <w:b w:val="0"/>
                <w:bCs w:val="0"/>
                <w:i w:val="0"/>
                <w:iCs w:val="0"/>
                <w:color w:val="auto"/>
                <w:kern w:val="2"/>
                <w:sz w:val="24"/>
                <w:szCs w:val="24"/>
                <w:highlight w:val="none"/>
                <w:vertAlign w:val="baseline"/>
                <w:lang w:val="en-US" w:eastAsia="zh-CN" w:bidi="ar-SA"/>
              </w:rPr>
              <w:t>-</w:t>
            </w:r>
            <w:r>
              <w:rPr>
                <w:rFonts w:hint="eastAsia" w:ascii="宋体" w:hAnsi="宋体" w:eastAsia="宋体" w:cs="宋体"/>
                <w:color w:val="000000"/>
                <w:kern w:val="0"/>
                <w:sz w:val="24"/>
                <w:szCs w:val="24"/>
                <w:highlight w:val="none"/>
                <w:lang w:val="en-US" w:eastAsia="zh-CN"/>
              </w:rPr>
              <w:t>联系人：Zhuravlev Sergey Vladimirovich</w:t>
            </w:r>
          </w:p>
          <w:p w14:paraId="0FDC6ED3">
            <w:pPr>
              <w:numPr>
                <w:ilvl w:val="0"/>
                <w:numId w:val="0"/>
              </w:numPr>
              <w:spacing w:line="360" w:lineRule="auto"/>
              <w:rPr>
                <w:rFonts w:hint="eastAsia" w:ascii="宋体" w:hAnsi="宋体" w:eastAsia="宋体" w:cs="宋体"/>
                <w:b w:val="0"/>
                <w:bCs w:val="0"/>
                <w:i w:val="0"/>
                <w:iCs w:val="0"/>
                <w:color w:val="000000"/>
                <w:kern w:val="2"/>
                <w:sz w:val="24"/>
                <w:szCs w:val="24"/>
                <w:highlight w:val="none"/>
                <w:vertAlign w:val="baseline"/>
                <w:lang w:val="en-US" w:eastAsia="zh-CN" w:bidi="ar-SA"/>
              </w:rPr>
            </w:pPr>
            <w:r>
              <w:rPr>
                <w:rFonts w:hint="eastAsia" w:ascii="宋体" w:hAnsi="宋体" w:eastAsia="宋体" w:cs="宋体"/>
                <w:color w:val="000000"/>
                <w:kern w:val="0"/>
                <w:sz w:val="24"/>
                <w:szCs w:val="24"/>
                <w:highlight w:val="none"/>
                <w:lang w:val="en-US" w:eastAsia="zh-CN"/>
              </w:rPr>
              <w:t>联系电话：</w:t>
            </w:r>
            <w:r>
              <w:rPr>
                <w:rFonts w:ascii="Times New Roman" w:hAnsi="Times New Roman" w:cs="Times New Roman"/>
                <w:sz w:val="22"/>
                <w:szCs w:val="22"/>
                <w:lang w:val="it-IT"/>
              </w:rPr>
              <w:t>+7 (495) 221-8026</w:t>
            </w:r>
          </w:p>
          <w:p w14:paraId="11C7ED16">
            <w:pPr>
              <w:numPr>
                <w:ilvl w:val="0"/>
                <w:numId w:val="0"/>
              </w:numPr>
              <w:spacing w:line="360" w:lineRule="auto"/>
              <w:rPr>
                <w:vertAlign w:val="baseline"/>
              </w:rPr>
            </w:pPr>
            <w:r>
              <w:rPr>
                <w:rFonts w:hint="eastAsia" w:ascii="宋体" w:hAnsi="宋体" w:eastAsia="宋体" w:cs="宋体"/>
                <w:b w:val="0"/>
                <w:bCs w:val="0"/>
                <w:i w:val="0"/>
                <w:iCs w:val="0"/>
                <w:color w:val="000000"/>
                <w:kern w:val="2"/>
                <w:sz w:val="24"/>
                <w:szCs w:val="24"/>
                <w:highlight w:val="none"/>
                <w:vertAlign w:val="baseline"/>
                <w:lang w:val="en-US" w:eastAsia="zh-CN" w:bidi="ar-SA"/>
              </w:rPr>
              <w:t>邮箱：</w:t>
            </w:r>
            <w:r>
              <w:rPr>
                <w:rFonts w:ascii="Times New Roman" w:hAnsi="Times New Roman" w:cs="Times New Roman"/>
                <w:sz w:val="22"/>
                <w:szCs w:val="22"/>
                <w:lang w:val="it-IT"/>
              </w:rPr>
              <w:t xml:space="preserve"> </w:t>
            </w:r>
            <w:r>
              <w:rPr>
                <w:rFonts w:ascii="Times New Roman" w:hAnsi="Times New Roman" w:cs="Times New Roman"/>
                <w:sz w:val="22"/>
                <w:szCs w:val="22"/>
              </w:rPr>
              <w:fldChar w:fldCharType="begin"/>
            </w:r>
            <w:r>
              <w:rPr>
                <w:rFonts w:ascii="Times New Roman" w:hAnsi="Times New Roman" w:cs="Times New Roman"/>
                <w:sz w:val="22"/>
                <w:szCs w:val="22"/>
                <w:lang w:val="it-IT"/>
              </w:rPr>
              <w:instrText xml:space="preserve"> HYPERLINK "mailto:info@aftproject.ru" </w:instrText>
            </w:r>
            <w:r>
              <w:rPr>
                <w:rFonts w:ascii="Times New Roman" w:hAnsi="Times New Roman" w:cs="Times New Roman"/>
                <w:sz w:val="22"/>
                <w:szCs w:val="22"/>
              </w:rPr>
              <w:fldChar w:fldCharType="separate"/>
            </w:r>
            <w:r>
              <w:rPr>
                <w:rStyle w:val="6"/>
                <w:rFonts w:ascii="Times New Roman" w:hAnsi="Times New Roman" w:cs="Times New Roman"/>
                <w:color w:val="auto"/>
                <w:sz w:val="22"/>
                <w:szCs w:val="22"/>
                <w:lang w:val="it-IT"/>
              </w:rPr>
              <w:t>info@aftproject.ru</w:t>
            </w:r>
            <w:r>
              <w:rPr>
                <w:rStyle w:val="6"/>
                <w:rFonts w:ascii="Times New Roman" w:hAnsi="Times New Roman" w:cs="Times New Roman"/>
                <w:color w:val="auto"/>
                <w:sz w:val="22"/>
                <w:szCs w:val="22"/>
              </w:rPr>
              <w:fldChar w:fldCharType="end"/>
            </w:r>
          </w:p>
        </w:tc>
        <w:tc>
          <w:tcPr>
            <w:tcW w:w="7116" w:type="dxa"/>
          </w:tcPr>
          <w:p w14:paraId="6F6F59BB">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Сторона Б (Заказчик авансового финансирования)</w:t>
            </w:r>
          </w:p>
          <w:p w14:paraId="56720232">
            <w:pPr>
              <w:rPr>
                <w:rFonts w:ascii="Times New Roman" w:hAnsi="Times New Roman" w:cs="Times New Roman"/>
                <w:b/>
                <w:sz w:val="22"/>
                <w:szCs w:val="22"/>
              </w:rPr>
            </w:pPr>
            <w:r>
              <w:rPr>
                <w:rFonts w:hint="eastAsia" w:ascii="Times New Roman" w:hAnsi="Times New Roman" w:eastAsia="宋体" w:cs="Times New Roman"/>
                <w:b/>
                <w:sz w:val="22"/>
                <w:szCs w:val="22"/>
                <w:lang w:val="en-US" w:eastAsia="zh-CN"/>
              </w:rPr>
              <w:t xml:space="preserve">OOO </w:t>
            </w:r>
            <w:r>
              <w:rPr>
                <w:rFonts w:ascii="Times New Roman" w:hAnsi="Times New Roman" w:cs="Times New Roman"/>
                <w:b/>
                <w:sz w:val="22"/>
                <w:szCs w:val="22"/>
              </w:rPr>
              <w:t>«Торговый Дом ЭЙРФЛОТ ТЕХНИКС»</w:t>
            </w:r>
          </w:p>
          <w:p w14:paraId="30090999">
            <w:pPr>
              <w:rPr>
                <w:rFonts w:hint="eastAsia" w:ascii="Times New Roman" w:hAnsi="Times New Roman" w:eastAsia="宋体" w:cs="Times New Roman"/>
                <w:sz w:val="24"/>
                <w:szCs w:val="24"/>
                <w:vertAlign w:val="baseline"/>
                <w:lang w:eastAsia="zh-CN"/>
              </w:rPr>
            </w:pPr>
            <w:r>
              <w:rPr>
                <w:rFonts w:hint="default" w:ascii="Times New Roman" w:hAnsi="Times New Roman" w:cs="Times New Roman"/>
                <w:sz w:val="24"/>
                <w:szCs w:val="24"/>
                <w:vertAlign w:val="baseline"/>
              </w:rPr>
              <w:t xml:space="preserve">КПП: </w:t>
            </w:r>
            <w:r>
              <w:rPr>
                <w:rFonts w:hint="eastAsia" w:ascii="Times New Roman" w:hAnsi="Times New Roman" w:cs="Times New Roman"/>
                <w:sz w:val="24"/>
                <w:szCs w:val="24"/>
                <w:vertAlign w:val="baseline"/>
                <w:lang w:val="en-US" w:eastAsia="zh-CN"/>
              </w:rPr>
              <w:t>-</w:t>
            </w:r>
          </w:p>
          <w:p w14:paraId="6A4B1927">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ИНН:</w:t>
            </w:r>
          </w:p>
          <w:p w14:paraId="587DCE00">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Единый код социального кредита:</w:t>
            </w:r>
          </w:p>
          <w:p w14:paraId="2768037E">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 </w:t>
            </w:r>
          </w:p>
          <w:p w14:paraId="2BBC7400">
            <w:pPr>
              <w:keepNext/>
              <w:keepLines/>
              <w:ind w:left="-57"/>
              <w:contextualSpacing/>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Юридический адрес: </w:t>
            </w:r>
            <w:r>
              <w:rPr>
                <w:rFonts w:ascii="Times New Roman" w:hAnsi="Times New Roman" w:cs="Times New Roman"/>
                <w:sz w:val="22"/>
                <w:szCs w:val="22"/>
              </w:rPr>
              <w:t>127018, Россия, г. Москва, улица Полковая, дом 3, строение 5, этаж Т, пом. V, ком. 15.</w:t>
            </w:r>
            <w:r>
              <w:rPr>
                <w:rFonts w:hint="default" w:ascii="Times New Roman" w:hAnsi="Times New Roman" w:cs="Times New Roman"/>
                <w:sz w:val="24"/>
                <w:szCs w:val="24"/>
                <w:vertAlign w:val="baseline"/>
              </w:rPr>
              <w:t xml:space="preserve"> </w:t>
            </w:r>
          </w:p>
          <w:p w14:paraId="022C12E2">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Контактное лицо: Журавлева Сергея Владимировича</w:t>
            </w:r>
          </w:p>
          <w:p w14:paraId="65927A0E">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Телефон:</w:t>
            </w:r>
            <w:r>
              <w:rPr>
                <w:rFonts w:ascii="Times New Roman" w:hAnsi="Times New Roman" w:cs="Times New Roman"/>
                <w:sz w:val="22"/>
                <w:szCs w:val="22"/>
                <w:lang w:val="it-IT"/>
              </w:rPr>
              <w:t>+7 (495) 221-8026</w:t>
            </w:r>
          </w:p>
          <w:p w14:paraId="790AD105">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Электронная почта:</w:t>
            </w:r>
            <w:r>
              <w:rPr>
                <w:rFonts w:ascii="Times New Roman" w:hAnsi="Times New Roman" w:cs="Times New Roman"/>
                <w:sz w:val="22"/>
                <w:szCs w:val="22"/>
                <w:lang w:val="it-IT"/>
              </w:rPr>
              <w:t xml:space="preserve"> </w:t>
            </w:r>
            <w:r>
              <w:rPr>
                <w:rFonts w:ascii="Times New Roman" w:hAnsi="Times New Roman" w:cs="Times New Roman"/>
                <w:sz w:val="22"/>
                <w:szCs w:val="22"/>
              </w:rPr>
              <w:fldChar w:fldCharType="begin"/>
            </w:r>
            <w:r>
              <w:rPr>
                <w:rFonts w:ascii="Times New Roman" w:hAnsi="Times New Roman" w:cs="Times New Roman"/>
                <w:sz w:val="22"/>
                <w:szCs w:val="22"/>
                <w:lang w:val="it-IT"/>
              </w:rPr>
              <w:instrText xml:space="preserve"> HYPERLINK "mailto:info@aftproject.ru" </w:instrText>
            </w:r>
            <w:r>
              <w:rPr>
                <w:rFonts w:ascii="Times New Roman" w:hAnsi="Times New Roman" w:cs="Times New Roman"/>
                <w:sz w:val="22"/>
                <w:szCs w:val="22"/>
              </w:rPr>
              <w:fldChar w:fldCharType="separate"/>
            </w:r>
            <w:r>
              <w:rPr>
                <w:rStyle w:val="6"/>
                <w:rFonts w:ascii="Times New Roman" w:hAnsi="Times New Roman" w:cs="Times New Roman"/>
                <w:color w:val="auto"/>
                <w:sz w:val="22"/>
                <w:szCs w:val="22"/>
                <w:lang w:val="it-IT"/>
              </w:rPr>
              <w:t>info@aftproject.ru</w:t>
            </w:r>
            <w:r>
              <w:rPr>
                <w:rStyle w:val="6"/>
                <w:rFonts w:ascii="Times New Roman" w:hAnsi="Times New Roman" w:cs="Times New Roman"/>
                <w:color w:val="auto"/>
                <w:sz w:val="22"/>
                <w:szCs w:val="22"/>
              </w:rPr>
              <w:fldChar w:fldCharType="end"/>
            </w:r>
          </w:p>
        </w:tc>
      </w:tr>
      <w:tr w14:paraId="17A0E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6" w:type="dxa"/>
          </w:tcPr>
          <w:p w14:paraId="154D651B">
            <w:pPr>
              <w:numPr>
                <w:ilvl w:val="0"/>
                <w:numId w:val="0"/>
              </w:numPr>
              <w:spacing w:line="360" w:lineRule="auto"/>
              <w:ind w:firstLine="480" w:firstLineChars="200"/>
              <w:rPr>
                <w:rFonts w:hint="eastAsia" w:ascii="宋体" w:hAnsi="宋体" w:eastAsia="宋体" w:cs="宋体"/>
                <w:color w:val="000000"/>
                <w:kern w:val="0"/>
                <w:sz w:val="24"/>
                <w:szCs w:val="24"/>
                <w:highlight w:val="none"/>
                <w:lang w:val="en-US" w:eastAsia="zh-CN"/>
              </w:rPr>
            </w:pPr>
            <w:r>
              <w:rPr>
                <w:rFonts w:hint="eastAsia" w:ascii="宋体" w:hAnsi="宋体" w:eastAsia="宋体" w:cs="宋体"/>
                <w:color w:val="000000"/>
                <w:kern w:val="0"/>
                <w:sz w:val="24"/>
                <w:szCs w:val="24"/>
                <w:highlight w:val="none"/>
                <w:lang w:val="en-US" w:eastAsia="zh-CN"/>
              </w:rPr>
              <w:t>为了规范甲乙方在甲方提供的</w:t>
            </w:r>
            <w:r>
              <w:rPr>
                <w:rFonts w:hint="default" w:ascii="宋体" w:hAnsi="宋体" w:eastAsia="宋体" w:cs="宋体"/>
                <w:color w:val="000000"/>
                <w:kern w:val="0"/>
                <w:sz w:val="24"/>
                <w:szCs w:val="24"/>
                <w:highlight w:val="none"/>
                <w:lang w:val="en-US" w:eastAsia="zh-CN"/>
              </w:rPr>
              <w:t>进口应付账款</w:t>
            </w:r>
            <w:r>
              <w:rPr>
                <w:rFonts w:hint="eastAsia" w:ascii="宋体" w:hAnsi="宋体" w:eastAsia="宋体" w:cs="宋体"/>
                <w:color w:val="000000"/>
                <w:kern w:val="0"/>
                <w:sz w:val="24"/>
                <w:szCs w:val="24"/>
                <w:highlight w:val="none"/>
                <w:lang w:val="en-US" w:eastAsia="zh-CN"/>
              </w:rPr>
              <w:t>垫付服务的相关事项和衔接流程，依据相关法律法规及相关约定，达成如下协议：</w:t>
            </w:r>
          </w:p>
          <w:p w14:paraId="7E26FF09">
            <w:pPr>
              <w:rPr>
                <w:vertAlign w:val="baseline"/>
              </w:rPr>
            </w:pPr>
          </w:p>
        </w:tc>
        <w:tc>
          <w:tcPr>
            <w:tcW w:w="7116" w:type="dxa"/>
          </w:tcPr>
          <w:p w14:paraId="6234EBB4">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В целях регулирования соответствующих вопросов и процессов взаимодействия между Стороной А и Стороной Б, касающихся услуги по авансовому финансированию импортной кредиторской задолженности, предоставляемой Стороной А, и в соответствии с соответствующими законами, нормативными актами и договорённостями, достигнуто следующее соглашение:</w:t>
            </w:r>
          </w:p>
        </w:tc>
      </w:tr>
      <w:tr w14:paraId="56676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85" w:hRule="atLeast"/>
        </w:trPr>
        <w:tc>
          <w:tcPr>
            <w:tcW w:w="7096" w:type="dxa"/>
          </w:tcPr>
          <w:p w14:paraId="1481262B">
            <w:pPr>
              <w:numPr>
                <w:ilvl w:val="0"/>
                <w:numId w:val="0"/>
              </w:numPr>
              <w:spacing w:before="157" w:beforeLines="50" w:line="360" w:lineRule="auto"/>
              <w:rPr>
                <w:rFonts w:hint="eastAsia" w:ascii="宋体" w:hAnsi="宋体" w:eastAsia="宋体" w:cs="宋体"/>
                <w:color w:val="000000"/>
                <w:kern w:val="0"/>
                <w:sz w:val="24"/>
                <w:szCs w:val="24"/>
                <w:highlight w:val="none"/>
                <w:lang w:val="en-US" w:eastAsia="zh-CN"/>
              </w:rPr>
            </w:pPr>
            <w:r>
              <w:rPr>
                <w:rFonts w:hint="eastAsia" w:ascii="宋体" w:hAnsi="宋体" w:eastAsia="宋体" w:cs="宋体"/>
                <w:color w:val="000000"/>
                <w:kern w:val="0"/>
                <w:sz w:val="24"/>
                <w:szCs w:val="24"/>
                <w:highlight w:val="none"/>
                <w:lang w:val="en-US" w:eastAsia="zh-CN"/>
              </w:rPr>
              <w:t xml:space="preserve">第一条 </w:t>
            </w:r>
            <w:r>
              <w:rPr>
                <w:rFonts w:hint="default" w:ascii="宋体" w:hAnsi="宋体" w:eastAsia="宋体" w:cs="宋体"/>
                <w:color w:val="000000"/>
                <w:kern w:val="0"/>
                <w:sz w:val="24"/>
                <w:szCs w:val="24"/>
                <w:highlight w:val="none"/>
                <w:lang w:val="en-US" w:eastAsia="zh-CN"/>
              </w:rPr>
              <w:t>进口应付账款</w:t>
            </w:r>
            <w:r>
              <w:rPr>
                <w:rFonts w:hint="eastAsia" w:ascii="宋体" w:hAnsi="宋体" w:eastAsia="宋体" w:cs="宋体"/>
                <w:color w:val="000000"/>
                <w:kern w:val="0"/>
                <w:sz w:val="24"/>
                <w:szCs w:val="24"/>
                <w:highlight w:val="none"/>
                <w:lang w:val="en-US" w:eastAsia="zh-CN"/>
              </w:rPr>
              <w:t>垫付服务定义：</w:t>
            </w:r>
          </w:p>
          <w:p w14:paraId="342C219B">
            <w:pPr>
              <w:numPr>
                <w:ilvl w:val="0"/>
                <w:numId w:val="0"/>
              </w:numPr>
              <w:spacing w:line="360" w:lineRule="auto"/>
              <w:rPr>
                <w:ins w:id="3" w:author="Ellen" w:date="2026-06-13T22:14:52Z"/>
                <w:rFonts w:hint="eastAsia" w:ascii="宋体" w:hAnsi="宋体" w:eastAsia="宋体" w:cs="宋体"/>
                <w:color w:val="000000"/>
                <w:kern w:val="0"/>
                <w:sz w:val="24"/>
                <w:szCs w:val="24"/>
                <w:highlight w:val="none"/>
                <w:lang w:val="en-US" w:eastAsia="zh-CN"/>
              </w:rPr>
            </w:pPr>
            <w:r>
              <w:rPr>
                <w:rFonts w:hint="default" w:ascii="宋体" w:hAnsi="宋体" w:eastAsia="宋体" w:cs="宋体"/>
                <w:color w:val="000000"/>
                <w:kern w:val="0"/>
                <w:sz w:val="24"/>
                <w:szCs w:val="24"/>
                <w:highlight w:val="none"/>
                <w:lang w:val="en-US" w:eastAsia="zh-CN"/>
              </w:rPr>
              <w:t>进口应付账款</w:t>
            </w:r>
            <w:r>
              <w:rPr>
                <w:rFonts w:hint="eastAsia" w:ascii="宋体" w:hAnsi="宋体" w:eastAsia="宋体" w:cs="宋体"/>
                <w:color w:val="000000"/>
                <w:kern w:val="0"/>
                <w:sz w:val="24"/>
                <w:szCs w:val="24"/>
                <w:highlight w:val="none"/>
                <w:lang w:val="en-US" w:eastAsia="zh-CN"/>
              </w:rPr>
              <w:t>垫付服务，主要指基于</w:t>
            </w:r>
            <w:ins w:id="4" w:author="Ellen" w:date="2026-06-13T21:56:12Z">
              <w:r>
                <w:rPr>
                  <w:rFonts w:hint="eastAsia" w:ascii="宋体" w:hAnsi="宋体" w:cs="宋体"/>
                  <w:color w:val="000000"/>
                  <w:kern w:val="0"/>
                  <w:sz w:val="24"/>
                  <w:szCs w:val="24"/>
                  <w:highlight w:val="none"/>
                  <w:lang w:val="en-US" w:eastAsia="zh-CN"/>
                </w:rPr>
                <w:t>进口商</w:t>
              </w:r>
            </w:ins>
            <w:ins w:id="5" w:author="Ellen" w:date="2026-06-13T21:56:14Z">
              <w:r>
                <w:rPr>
                  <w:rFonts w:hint="eastAsia" w:ascii="宋体" w:hAnsi="宋体" w:cs="宋体"/>
                  <w:color w:val="000000"/>
                  <w:kern w:val="0"/>
                  <w:sz w:val="24"/>
                  <w:szCs w:val="24"/>
                  <w:highlight w:val="none"/>
                  <w:lang w:val="en-US" w:eastAsia="zh-CN"/>
                </w:rPr>
                <w:t>确认</w:t>
              </w:r>
            </w:ins>
            <w:ins w:id="6" w:author="Ellen" w:date="2026-06-13T21:53:48Z">
              <w:r>
                <w:rPr>
                  <w:rFonts w:hint="eastAsia" w:ascii="宋体" w:hAnsi="宋体" w:cs="宋体"/>
                  <w:color w:val="000000"/>
                  <w:kern w:val="0"/>
                  <w:sz w:val="24"/>
                  <w:szCs w:val="24"/>
                  <w:highlight w:val="none"/>
                  <w:lang w:val="en-US" w:eastAsia="zh-CN"/>
                </w:rPr>
                <w:t>贸易</w:t>
              </w:r>
            </w:ins>
            <w:ins w:id="7" w:author="Ellen" w:date="2026-06-13T21:53:50Z">
              <w:r>
                <w:rPr>
                  <w:rFonts w:hint="eastAsia" w:ascii="宋体" w:hAnsi="宋体" w:cs="宋体"/>
                  <w:color w:val="000000"/>
                  <w:kern w:val="0"/>
                  <w:sz w:val="24"/>
                  <w:szCs w:val="24"/>
                  <w:highlight w:val="none"/>
                  <w:lang w:val="en-US" w:eastAsia="zh-CN"/>
                </w:rPr>
                <w:t>买卖</w:t>
              </w:r>
            </w:ins>
            <w:ins w:id="8" w:author="Ellen" w:date="2026-06-13T21:57:12Z">
              <w:r>
                <w:rPr>
                  <w:rFonts w:hint="eastAsia" w:ascii="宋体" w:hAnsi="宋体" w:cs="宋体"/>
                  <w:color w:val="000000"/>
                  <w:kern w:val="0"/>
                  <w:sz w:val="24"/>
                  <w:szCs w:val="24"/>
                  <w:highlight w:val="none"/>
                  <w:lang w:val="en-US" w:eastAsia="zh-CN"/>
                </w:rPr>
                <w:t>双方</w:t>
              </w:r>
            </w:ins>
            <w:ins w:id="9" w:author="Ellen" w:date="2026-06-13T21:57:14Z">
              <w:r>
                <w:rPr>
                  <w:rFonts w:hint="eastAsia" w:ascii="宋体" w:hAnsi="宋体" w:cs="宋体"/>
                  <w:color w:val="000000"/>
                  <w:kern w:val="0"/>
                  <w:sz w:val="24"/>
                  <w:szCs w:val="24"/>
                  <w:highlight w:val="none"/>
                  <w:lang w:val="en-US" w:eastAsia="zh-CN"/>
                </w:rPr>
                <w:t>对</w:t>
              </w:r>
            </w:ins>
            <w:ins w:id="10" w:author="Ellen" w:date="2026-06-13T21:54:35Z">
              <w:r>
                <w:rPr>
                  <w:rFonts w:hint="eastAsia" w:ascii="宋体" w:hAnsi="宋体" w:cs="宋体"/>
                  <w:color w:val="000000"/>
                  <w:kern w:val="0"/>
                  <w:sz w:val="24"/>
                  <w:szCs w:val="24"/>
                  <w:highlight w:val="none"/>
                  <w:lang w:val="en-US" w:eastAsia="zh-CN"/>
                </w:rPr>
                <w:t>贸易</w:t>
              </w:r>
            </w:ins>
            <w:ins w:id="11" w:author="Ellen" w:date="2026-06-13T21:55:31Z">
              <w:r>
                <w:rPr>
                  <w:rFonts w:hint="eastAsia" w:ascii="宋体" w:hAnsi="宋体" w:cs="宋体"/>
                  <w:color w:val="000000"/>
                  <w:kern w:val="0"/>
                  <w:sz w:val="24"/>
                  <w:szCs w:val="24"/>
                  <w:highlight w:val="none"/>
                  <w:lang w:val="en-US" w:eastAsia="zh-CN"/>
                </w:rPr>
                <w:t>合同</w:t>
              </w:r>
            </w:ins>
            <w:ins w:id="12" w:author="Ellen" w:date="2026-06-13T21:55:34Z">
              <w:r>
                <w:rPr>
                  <w:rFonts w:hint="eastAsia" w:ascii="宋体" w:hAnsi="宋体" w:cs="宋体"/>
                  <w:color w:val="000000"/>
                  <w:kern w:val="0"/>
                  <w:sz w:val="24"/>
                  <w:szCs w:val="24"/>
                  <w:highlight w:val="none"/>
                  <w:lang w:val="en-US" w:eastAsia="zh-CN"/>
                </w:rPr>
                <w:t>履行</w:t>
              </w:r>
            </w:ins>
            <w:ins w:id="13" w:author="Ellen" w:date="2026-06-13T21:56:50Z">
              <w:r>
                <w:rPr>
                  <w:rFonts w:hint="eastAsia" w:ascii="宋体" w:hAnsi="宋体" w:cs="宋体"/>
                  <w:color w:val="000000"/>
                  <w:kern w:val="0"/>
                  <w:sz w:val="24"/>
                  <w:szCs w:val="24"/>
                  <w:highlight w:val="none"/>
                  <w:lang w:val="en-US" w:eastAsia="zh-CN"/>
                </w:rPr>
                <w:t>无</w:t>
              </w:r>
            </w:ins>
            <w:ins w:id="14" w:author="Ellen" w:date="2026-06-13T21:56:52Z">
              <w:r>
                <w:rPr>
                  <w:rFonts w:hint="eastAsia" w:ascii="宋体" w:hAnsi="宋体" w:cs="宋体"/>
                  <w:color w:val="000000"/>
                  <w:kern w:val="0"/>
                  <w:sz w:val="24"/>
                  <w:szCs w:val="24"/>
                  <w:highlight w:val="none"/>
                  <w:lang w:val="en-US" w:eastAsia="zh-CN"/>
                </w:rPr>
                <w:t>争议</w:t>
              </w:r>
            </w:ins>
            <w:ins w:id="15" w:author="Ellen" w:date="2026-06-13T21:57:24Z">
              <w:r>
                <w:rPr>
                  <w:rFonts w:hint="eastAsia" w:ascii="宋体" w:hAnsi="宋体" w:cs="宋体"/>
                  <w:color w:val="000000"/>
                  <w:kern w:val="0"/>
                  <w:sz w:val="24"/>
                  <w:szCs w:val="24"/>
                  <w:highlight w:val="none"/>
                  <w:lang w:val="en-US" w:eastAsia="zh-CN"/>
                </w:rPr>
                <w:t>，</w:t>
              </w:r>
            </w:ins>
            <w:ins w:id="16" w:author="Ellen" w:date="2026-06-13T21:57:27Z">
              <w:r>
                <w:rPr>
                  <w:rFonts w:hint="eastAsia" w:ascii="宋体" w:hAnsi="宋体" w:cs="宋体"/>
                  <w:color w:val="000000"/>
                  <w:kern w:val="0"/>
                  <w:sz w:val="24"/>
                  <w:szCs w:val="24"/>
                  <w:highlight w:val="none"/>
                  <w:lang w:val="en-US" w:eastAsia="zh-CN"/>
                </w:rPr>
                <w:t>进口商</w:t>
              </w:r>
            </w:ins>
            <w:del w:id="17" w:author="Ellen" w:date="2026-06-13T21:57:57Z">
              <w:r>
                <w:rPr>
                  <w:rFonts w:hint="eastAsia" w:ascii="宋体" w:hAnsi="宋体" w:eastAsia="宋体" w:cs="宋体"/>
                  <w:color w:val="000000"/>
                  <w:kern w:val="0"/>
                  <w:sz w:val="24"/>
                  <w:szCs w:val="24"/>
                  <w:highlight w:val="none"/>
                  <w:lang w:val="en-US" w:eastAsia="zh-CN"/>
                </w:rPr>
                <w:delText>交</w:delText>
              </w:r>
            </w:del>
            <w:del w:id="18" w:author="Ellen" w:date="2026-06-13T21:57:58Z">
              <w:r>
                <w:rPr>
                  <w:rFonts w:hint="eastAsia" w:ascii="宋体" w:hAnsi="宋体" w:eastAsia="宋体" w:cs="宋体"/>
                  <w:color w:val="000000"/>
                  <w:kern w:val="0"/>
                  <w:sz w:val="24"/>
                  <w:szCs w:val="24"/>
                  <w:highlight w:val="none"/>
                  <w:lang w:val="en-US" w:eastAsia="zh-CN"/>
                </w:rPr>
                <w:delText>货后</w:delText>
              </w:r>
            </w:del>
            <w:del w:id="19" w:author="Ellen" w:date="2026-06-13T21:57:58Z">
              <w:r>
                <w:rPr>
                  <w:rFonts w:hint="default" w:ascii="宋体" w:hAnsi="宋体" w:eastAsia="宋体" w:cs="宋体"/>
                  <w:color w:val="000000"/>
                  <w:kern w:val="0"/>
                  <w:sz w:val="24"/>
                  <w:szCs w:val="24"/>
                  <w:highlight w:val="none"/>
                  <w:lang w:val="en-US" w:eastAsia="zh-CN"/>
                </w:rPr>
                <w:delText>进口</w:delText>
              </w:r>
            </w:del>
            <w:del w:id="20" w:author="Ellen" w:date="2026-06-13T21:57:59Z">
              <w:r>
                <w:rPr>
                  <w:rFonts w:hint="eastAsia" w:ascii="宋体" w:hAnsi="宋体" w:eastAsia="宋体" w:cs="宋体"/>
                  <w:color w:val="000000"/>
                  <w:kern w:val="0"/>
                  <w:sz w:val="24"/>
                  <w:szCs w:val="24"/>
                  <w:highlight w:val="none"/>
                  <w:lang w:val="en-US" w:eastAsia="zh-CN"/>
                </w:rPr>
                <w:delText>商</w:delText>
              </w:r>
            </w:del>
            <w:r>
              <w:rPr>
                <w:rFonts w:hint="default" w:ascii="宋体" w:hAnsi="宋体" w:eastAsia="宋体" w:cs="宋体"/>
                <w:color w:val="000000"/>
                <w:kern w:val="0"/>
                <w:sz w:val="24"/>
                <w:szCs w:val="24"/>
                <w:highlight w:val="none"/>
                <w:lang w:val="en-US" w:eastAsia="zh-CN"/>
              </w:rPr>
              <w:t>负</w:t>
            </w:r>
            <w:r>
              <w:rPr>
                <w:rFonts w:hint="eastAsia" w:ascii="宋体" w:hAnsi="宋体" w:eastAsia="宋体" w:cs="宋体"/>
                <w:color w:val="000000"/>
                <w:kern w:val="0"/>
                <w:sz w:val="24"/>
                <w:szCs w:val="24"/>
                <w:highlight w:val="none"/>
                <w:lang w:val="en-US" w:eastAsia="zh-CN"/>
              </w:rPr>
              <w:t>有的贸易</w:t>
            </w:r>
            <w:r>
              <w:rPr>
                <w:rFonts w:hint="default" w:ascii="宋体" w:hAnsi="宋体" w:eastAsia="宋体" w:cs="宋体"/>
                <w:color w:val="000000"/>
                <w:kern w:val="0"/>
                <w:sz w:val="24"/>
                <w:szCs w:val="24"/>
                <w:highlight w:val="none"/>
                <w:lang w:val="en-US" w:eastAsia="zh-CN"/>
              </w:rPr>
              <w:t>应付</w:t>
            </w:r>
            <w:r>
              <w:rPr>
                <w:rFonts w:hint="eastAsia" w:ascii="宋体" w:hAnsi="宋体" w:eastAsia="宋体" w:cs="宋体"/>
                <w:color w:val="000000"/>
                <w:kern w:val="0"/>
                <w:sz w:val="24"/>
                <w:szCs w:val="24"/>
                <w:highlight w:val="none"/>
                <w:lang w:val="en-US" w:eastAsia="zh-CN"/>
              </w:rPr>
              <w:t>账款</w:t>
            </w:r>
            <w:ins w:id="21" w:author="Ellen" w:date="2026-06-13T21:58:03Z">
              <w:r>
                <w:rPr>
                  <w:rFonts w:hint="eastAsia" w:ascii="宋体" w:hAnsi="宋体" w:cs="宋体"/>
                  <w:color w:val="000000"/>
                  <w:kern w:val="0"/>
                  <w:sz w:val="24"/>
                  <w:szCs w:val="24"/>
                  <w:highlight w:val="none"/>
                  <w:lang w:val="en-US" w:eastAsia="zh-CN"/>
                </w:rPr>
                <w:t>的</w:t>
              </w:r>
            </w:ins>
            <w:ins w:id="22" w:author="Ellen" w:date="2026-06-13T21:58:05Z">
              <w:r>
                <w:rPr>
                  <w:rFonts w:hint="eastAsia" w:ascii="宋体" w:hAnsi="宋体" w:cs="宋体"/>
                  <w:color w:val="000000"/>
                  <w:kern w:val="0"/>
                  <w:sz w:val="24"/>
                  <w:szCs w:val="24"/>
                  <w:highlight w:val="none"/>
                  <w:lang w:val="en-US" w:eastAsia="zh-CN"/>
                </w:rPr>
                <w:t>责任</w:t>
              </w:r>
            </w:ins>
            <w:r>
              <w:rPr>
                <w:rFonts w:hint="eastAsia" w:ascii="宋体" w:hAnsi="宋体" w:eastAsia="宋体" w:cs="宋体"/>
                <w:color w:val="000000"/>
                <w:kern w:val="0"/>
                <w:sz w:val="24"/>
                <w:szCs w:val="24"/>
                <w:highlight w:val="none"/>
                <w:lang w:val="en-US" w:eastAsia="zh-CN"/>
              </w:rPr>
              <w:t>，</w:t>
            </w:r>
            <w:ins w:id="23" w:author="Ellen" w:date="2026-06-13T22:03:27Z">
              <w:r>
                <w:rPr>
                  <w:rFonts w:hint="eastAsia" w:ascii="宋体" w:hAnsi="宋体" w:cs="宋体"/>
                  <w:color w:val="000000"/>
                  <w:kern w:val="0"/>
                  <w:sz w:val="24"/>
                  <w:szCs w:val="24"/>
                  <w:highlight w:val="none"/>
                  <w:lang w:val="en-US" w:eastAsia="zh-CN"/>
                </w:rPr>
                <w:t>由</w:t>
              </w:r>
            </w:ins>
            <w:ins w:id="24" w:author="Ellen" w:date="2026-06-13T22:01:31Z">
              <w:r>
                <w:rPr>
                  <w:rFonts w:hint="eastAsia" w:ascii="宋体" w:hAnsi="宋体" w:cs="宋体"/>
                  <w:color w:val="000000"/>
                  <w:kern w:val="0"/>
                  <w:sz w:val="24"/>
                  <w:szCs w:val="24"/>
                  <w:highlight w:val="none"/>
                  <w:lang w:val="en-US" w:eastAsia="zh-CN"/>
                </w:rPr>
                <w:t>进口商</w:t>
              </w:r>
            </w:ins>
            <w:del w:id="25" w:author="Ellen" w:date="2026-06-13T21:59:29Z">
              <w:r>
                <w:rPr>
                  <w:rFonts w:hint="eastAsia" w:ascii="宋体" w:hAnsi="宋体" w:eastAsia="宋体" w:cs="宋体"/>
                  <w:color w:val="000000"/>
                  <w:kern w:val="0"/>
                  <w:sz w:val="24"/>
                  <w:szCs w:val="24"/>
                  <w:highlight w:val="none"/>
                  <w:lang w:val="en-US" w:eastAsia="zh-CN"/>
                </w:rPr>
                <w:delText>而</w:delText>
              </w:r>
            </w:del>
            <w:ins w:id="26" w:author="Ellen" w:date="2026-06-13T21:58:37Z">
              <w:r>
                <w:rPr>
                  <w:rFonts w:hint="eastAsia" w:ascii="宋体" w:hAnsi="宋体" w:cs="宋体"/>
                  <w:color w:val="000000"/>
                  <w:kern w:val="0"/>
                  <w:sz w:val="24"/>
                  <w:szCs w:val="24"/>
                  <w:highlight w:val="none"/>
                  <w:lang w:val="en-US" w:eastAsia="zh-CN"/>
                </w:rPr>
                <w:t>向</w:t>
              </w:r>
            </w:ins>
            <w:ins w:id="27" w:author="Ellen" w:date="2026-06-13T21:59:10Z">
              <w:r>
                <w:rPr>
                  <w:rFonts w:hint="eastAsia" w:ascii="宋体" w:hAnsi="宋体" w:cs="宋体"/>
                  <w:color w:val="000000"/>
                  <w:kern w:val="0"/>
                  <w:sz w:val="24"/>
                  <w:szCs w:val="24"/>
                  <w:highlight w:val="none"/>
                  <w:lang w:val="en-US" w:eastAsia="zh-CN"/>
                </w:rPr>
                <w:t>垫付方</w:t>
              </w:r>
            </w:ins>
            <w:ins w:id="28" w:author="Ellen" w:date="2026-06-13T21:59:14Z">
              <w:r>
                <w:rPr>
                  <w:rFonts w:hint="eastAsia" w:ascii="宋体" w:hAnsi="宋体" w:cs="宋体"/>
                  <w:color w:val="000000"/>
                  <w:kern w:val="0"/>
                  <w:sz w:val="24"/>
                  <w:szCs w:val="24"/>
                  <w:highlight w:val="none"/>
                  <w:lang w:val="en-US" w:eastAsia="zh-CN"/>
                </w:rPr>
                <w:t>提出</w:t>
              </w:r>
            </w:ins>
            <w:ins w:id="29" w:author="Ellen" w:date="2026-06-13T21:59:16Z">
              <w:r>
                <w:rPr>
                  <w:rFonts w:hint="eastAsia" w:ascii="宋体" w:hAnsi="宋体" w:cs="宋体"/>
                  <w:color w:val="000000"/>
                  <w:kern w:val="0"/>
                  <w:sz w:val="24"/>
                  <w:szCs w:val="24"/>
                  <w:highlight w:val="none"/>
                  <w:lang w:val="en-US" w:eastAsia="zh-CN"/>
                </w:rPr>
                <w:t>的</w:t>
              </w:r>
            </w:ins>
            <w:ins w:id="30" w:author="Ellen" w:date="2026-06-13T21:59:52Z">
              <w:r>
                <w:rPr>
                  <w:rFonts w:hint="eastAsia" w:ascii="宋体" w:hAnsi="宋体" w:cs="宋体"/>
                  <w:color w:val="000000"/>
                  <w:kern w:val="0"/>
                  <w:sz w:val="24"/>
                  <w:szCs w:val="24"/>
                  <w:highlight w:val="none"/>
                  <w:lang w:val="en-US" w:eastAsia="zh-CN"/>
                </w:rPr>
                <w:t>垫付</w:t>
              </w:r>
            </w:ins>
            <w:ins w:id="31" w:author="Ellen" w:date="2026-06-13T21:59:54Z">
              <w:r>
                <w:rPr>
                  <w:rFonts w:hint="eastAsia" w:ascii="宋体" w:hAnsi="宋体" w:cs="宋体"/>
                  <w:color w:val="000000"/>
                  <w:kern w:val="0"/>
                  <w:sz w:val="24"/>
                  <w:szCs w:val="24"/>
                  <w:highlight w:val="none"/>
                  <w:lang w:val="en-US" w:eastAsia="zh-CN"/>
                </w:rPr>
                <w:t>需求</w:t>
              </w:r>
            </w:ins>
            <w:ins w:id="32" w:author="Ellen" w:date="2026-06-13T21:59:58Z">
              <w:r>
                <w:rPr>
                  <w:rFonts w:hint="eastAsia" w:ascii="宋体" w:hAnsi="宋体" w:cs="宋体"/>
                  <w:color w:val="000000"/>
                  <w:kern w:val="0"/>
                  <w:sz w:val="24"/>
                  <w:szCs w:val="24"/>
                  <w:highlight w:val="none"/>
                  <w:lang w:val="en-US" w:eastAsia="zh-CN"/>
                </w:rPr>
                <w:t>且</w:t>
              </w:r>
            </w:ins>
            <w:ins w:id="33" w:author="Ellen" w:date="2026-06-13T22:00:55Z">
              <w:r>
                <w:rPr>
                  <w:rFonts w:hint="eastAsia" w:ascii="宋体" w:hAnsi="宋体" w:cs="宋体"/>
                  <w:color w:val="000000"/>
                  <w:kern w:val="0"/>
                  <w:sz w:val="24"/>
                  <w:szCs w:val="24"/>
                  <w:highlight w:val="none"/>
                  <w:lang w:val="en-US" w:eastAsia="zh-CN"/>
                </w:rPr>
                <w:t>由</w:t>
              </w:r>
            </w:ins>
            <w:ins w:id="34" w:author="Ellen" w:date="2026-06-13T22:00:58Z">
              <w:r>
                <w:rPr>
                  <w:rFonts w:hint="eastAsia" w:ascii="宋体" w:hAnsi="宋体" w:cs="宋体"/>
                  <w:color w:val="000000"/>
                  <w:kern w:val="0"/>
                  <w:sz w:val="24"/>
                  <w:szCs w:val="24"/>
                  <w:highlight w:val="none"/>
                  <w:lang w:val="en-US" w:eastAsia="zh-CN"/>
                </w:rPr>
                <w:t>垫付方</w:t>
              </w:r>
            </w:ins>
            <w:r>
              <w:rPr>
                <w:rFonts w:hint="eastAsia" w:ascii="宋体" w:hAnsi="宋体" w:eastAsia="宋体" w:cs="宋体"/>
                <w:color w:val="000000"/>
                <w:kern w:val="0"/>
                <w:sz w:val="24"/>
                <w:szCs w:val="24"/>
                <w:highlight w:val="none"/>
                <w:lang w:val="en-US" w:eastAsia="zh-CN"/>
              </w:rPr>
              <w:t>提供的贸易垫付服务（以下简称“垫付服务”或“垫付”）。指作为贸易</w:t>
            </w:r>
            <w:r>
              <w:rPr>
                <w:rFonts w:hint="default" w:ascii="宋体" w:hAnsi="宋体" w:eastAsia="宋体" w:cs="宋体"/>
                <w:color w:val="000000"/>
                <w:kern w:val="0"/>
                <w:sz w:val="24"/>
                <w:szCs w:val="24"/>
                <w:highlight w:val="none"/>
                <w:lang w:val="en-US" w:eastAsia="zh-CN"/>
              </w:rPr>
              <w:t>进口</w:t>
            </w:r>
            <w:r>
              <w:rPr>
                <w:rFonts w:hint="eastAsia" w:ascii="宋体" w:hAnsi="宋体" w:eastAsia="宋体" w:cs="宋体"/>
                <w:color w:val="000000"/>
                <w:kern w:val="0"/>
                <w:sz w:val="24"/>
                <w:szCs w:val="24"/>
                <w:highlight w:val="none"/>
                <w:lang w:val="en-US" w:eastAsia="zh-CN"/>
              </w:rPr>
              <w:t>商的乙方</w:t>
            </w:r>
            <w:r>
              <w:rPr>
                <w:rFonts w:hint="eastAsia" w:ascii="宋体" w:hAnsi="宋体" w:eastAsia="宋体" w:cs="宋体"/>
                <w:b w:val="0"/>
                <w:bCs w:val="0"/>
                <w:color w:val="auto"/>
                <w:kern w:val="0"/>
                <w:sz w:val="24"/>
                <w:szCs w:val="24"/>
                <w:highlight w:val="none"/>
                <w:lang w:val="en-US" w:eastAsia="zh-CN"/>
              </w:rPr>
              <w:t>，</w:t>
            </w:r>
            <w:r>
              <w:rPr>
                <w:rFonts w:hint="eastAsia" w:ascii="宋体" w:hAnsi="宋体" w:eastAsia="宋体" w:cs="宋体"/>
                <w:b/>
                <w:bCs/>
                <w:color w:val="FF0000"/>
                <w:kern w:val="0"/>
                <w:sz w:val="24"/>
                <w:szCs w:val="24"/>
                <w:highlight w:val="none"/>
                <w:lang w:val="en-US" w:eastAsia="zh-CN"/>
              </w:rPr>
              <w:t>基于</w:t>
            </w:r>
            <w:r>
              <w:rPr>
                <w:rFonts w:hint="eastAsia" w:ascii="宋体" w:hAnsi="宋体" w:cs="宋体"/>
                <w:b/>
                <w:bCs/>
                <w:color w:val="FF0000"/>
                <w:kern w:val="0"/>
                <w:sz w:val="24"/>
                <w:szCs w:val="24"/>
                <w:highlight w:val="none"/>
                <w:lang w:val="en-US" w:eastAsia="zh-CN"/>
              </w:rPr>
              <w:t>GUANGDONG OSHUJIAN FURNITURE CO.,LTD</w:t>
            </w:r>
            <w:r>
              <w:rPr>
                <w:rFonts w:hint="eastAsia" w:ascii="宋体" w:hAnsi="宋体" w:eastAsia="宋体" w:cs="宋体"/>
                <w:b w:val="0"/>
                <w:bCs w:val="0"/>
                <w:color w:val="auto"/>
                <w:kern w:val="0"/>
                <w:sz w:val="24"/>
                <w:szCs w:val="24"/>
                <w:highlight w:val="none"/>
                <w:lang w:val="en-US" w:eastAsia="zh-CN"/>
              </w:rPr>
              <w:t>作为贸易</w:t>
            </w:r>
            <w:r>
              <w:rPr>
                <w:rFonts w:hint="default" w:ascii="宋体" w:hAnsi="宋体" w:eastAsia="宋体" w:cs="宋体"/>
                <w:b w:val="0"/>
                <w:bCs w:val="0"/>
                <w:color w:val="auto"/>
                <w:kern w:val="0"/>
                <w:sz w:val="24"/>
                <w:szCs w:val="24"/>
                <w:highlight w:val="none"/>
                <w:lang w:val="en-US" w:eastAsia="zh-CN"/>
              </w:rPr>
              <w:t>出口</w:t>
            </w:r>
            <w:r>
              <w:rPr>
                <w:rFonts w:hint="eastAsia" w:ascii="宋体" w:hAnsi="宋体" w:eastAsia="宋体" w:cs="宋体"/>
                <w:b w:val="0"/>
                <w:bCs w:val="0"/>
                <w:color w:val="auto"/>
                <w:kern w:val="0"/>
                <w:sz w:val="24"/>
                <w:szCs w:val="24"/>
                <w:highlight w:val="none"/>
                <w:lang w:val="en-US" w:eastAsia="zh-CN"/>
              </w:rPr>
              <w:t>商的</w:t>
            </w:r>
            <w:r>
              <w:rPr>
                <w:rFonts w:hint="default" w:ascii="宋体" w:hAnsi="宋体" w:eastAsia="宋体" w:cs="宋体"/>
                <w:b w:val="0"/>
                <w:bCs w:val="0"/>
                <w:color w:val="auto"/>
                <w:kern w:val="0"/>
                <w:sz w:val="24"/>
                <w:szCs w:val="24"/>
                <w:highlight w:val="none"/>
                <w:lang w:val="en-US" w:eastAsia="zh-CN"/>
              </w:rPr>
              <w:t>卖</w:t>
            </w:r>
            <w:r>
              <w:rPr>
                <w:rFonts w:hint="eastAsia" w:ascii="宋体" w:hAnsi="宋体" w:eastAsia="宋体" w:cs="宋体"/>
                <w:b w:val="0"/>
                <w:bCs w:val="0"/>
                <w:color w:val="auto"/>
                <w:kern w:val="0"/>
                <w:sz w:val="24"/>
                <w:szCs w:val="24"/>
                <w:highlight w:val="none"/>
                <w:lang w:val="en-US" w:eastAsia="zh-CN"/>
              </w:rPr>
              <w:t>家签订的相关《贸易协议》，和</w:t>
            </w:r>
            <w:r>
              <w:rPr>
                <w:rFonts w:hint="eastAsia" w:ascii="宋体" w:hAnsi="宋体" w:cs="宋体"/>
                <w:b w:val="0"/>
                <w:bCs w:val="0"/>
                <w:color w:val="000000" w:themeColor="text1"/>
                <w:kern w:val="0"/>
                <w:sz w:val="24"/>
                <w:szCs w:val="24"/>
                <w:highlight w:val="none"/>
                <w:lang w:val="en-US" w:eastAsia="zh-CN"/>
                <w14:textFill>
                  <w14:solidFill>
                    <w14:schemeClr w14:val="tx1"/>
                  </w14:solidFill>
                </w14:textFill>
              </w:rPr>
              <w:t>乙</w:t>
            </w:r>
            <w:r>
              <w:rPr>
                <w:rFonts w:hint="default" w:ascii="宋体" w:hAnsi="宋体" w:eastAsia="宋体" w:cs="宋体"/>
                <w:b w:val="0"/>
                <w:bCs w:val="0"/>
                <w:color w:val="auto"/>
                <w:kern w:val="0"/>
                <w:sz w:val="24"/>
                <w:szCs w:val="24"/>
                <w:highlight w:val="none"/>
                <w:lang w:val="en-US" w:eastAsia="zh-CN"/>
              </w:rPr>
              <w:t>方负</w:t>
            </w:r>
            <w:r>
              <w:rPr>
                <w:rFonts w:hint="eastAsia" w:ascii="宋体" w:hAnsi="宋体" w:eastAsia="宋体" w:cs="宋体"/>
                <w:b w:val="0"/>
                <w:bCs w:val="0"/>
                <w:color w:val="auto"/>
                <w:kern w:val="0"/>
                <w:sz w:val="24"/>
                <w:szCs w:val="24"/>
                <w:highlight w:val="none"/>
                <w:lang w:val="en-US" w:eastAsia="zh-CN"/>
              </w:rPr>
              <w:t>有的已经买卖双</w:t>
            </w:r>
            <w:r>
              <w:rPr>
                <w:rFonts w:hint="eastAsia" w:ascii="宋体" w:hAnsi="宋体" w:eastAsia="宋体" w:cs="宋体"/>
                <w:color w:val="000000"/>
                <w:kern w:val="0"/>
                <w:sz w:val="24"/>
                <w:szCs w:val="24"/>
                <w:highlight w:val="none"/>
                <w:lang w:val="en-US" w:eastAsia="zh-CN"/>
              </w:rPr>
              <w:t>方确认的</w:t>
            </w:r>
            <w:r>
              <w:rPr>
                <w:rFonts w:hint="default" w:ascii="宋体" w:hAnsi="宋体" w:eastAsia="宋体" w:cs="宋体"/>
                <w:color w:val="000000"/>
                <w:kern w:val="0"/>
                <w:sz w:val="24"/>
                <w:szCs w:val="24"/>
                <w:highlight w:val="none"/>
                <w:lang w:val="en-US" w:eastAsia="zh-CN"/>
              </w:rPr>
              <w:t>即将到期</w:t>
            </w:r>
            <w:r>
              <w:rPr>
                <w:rFonts w:hint="eastAsia" w:ascii="宋体" w:hAnsi="宋体" w:eastAsia="宋体" w:cs="宋体"/>
                <w:color w:val="000000"/>
                <w:kern w:val="0"/>
                <w:sz w:val="24"/>
                <w:szCs w:val="24"/>
                <w:highlight w:val="none"/>
                <w:lang w:val="en-US" w:eastAsia="zh-CN"/>
              </w:rPr>
              <w:t>应</w:t>
            </w:r>
            <w:r>
              <w:rPr>
                <w:rFonts w:hint="default" w:ascii="宋体" w:hAnsi="宋体" w:eastAsia="宋体" w:cs="宋体"/>
                <w:color w:val="000000"/>
                <w:kern w:val="0"/>
                <w:sz w:val="24"/>
                <w:szCs w:val="24"/>
                <w:highlight w:val="none"/>
                <w:lang w:val="en-US" w:eastAsia="zh-CN"/>
              </w:rPr>
              <w:t>付</w:t>
            </w:r>
            <w:r>
              <w:rPr>
                <w:rFonts w:hint="eastAsia" w:ascii="宋体" w:hAnsi="宋体" w:eastAsia="宋体" w:cs="宋体"/>
                <w:color w:val="000000"/>
                <w:kern w:val="0"/>
                <w:sz w:val="24"/>
                <w:szCs w:val="24"/>
                <w:highlight w:val="none"/>
                <w:lang w:val="en-US" w:eastAsia="zh-CN"/>
              </w:rPr>
              <w:t>账款，由作为委托贸易代理结算方的甲方，</w:t>
            </w:r>
            <w:r>
              <w:rPr>
                <w:rFonts w:hint="default" w:ascii="宋体" w:hAnsi="宋体" w:eastAsia="宋体" w:cs="宋体"/>
                <w:color w:val="000000"/>
                <w:kern w:val="0"/>
                <w:sz w:val="24"/>
                <w:szCs w:val="24"/>
                <w:highlight w:val="none"/>
                <w:lang w:val="en-US" w:eastAsia="zh-CN"/>
              </w:rPr>
              <w:t>核定垫付期限，</w:t>
            </w:r>
            <w:r>
              <w:rPr>
                <w:rFonts w:hint="eastAsia" w:ascii="宋体" w:hAnsi="宋体" w:eastAsia="宋体" w:cs="宋体"/>
                <w:color w:val="000000"/>
                <w:kern w:val="0"/>
                <w:sz w:val="24"/>
                <w:szCs w:val="24"/>
                <w:highlight w:val="none"/>
                <w:lang w:val="en-US" w:eastAsia="zh-CN"/>
              </w:rPr>
              <w:t>安排资金，予以垫付的一种贸易服务。</w:t>
            </w:r>
          </w:p>
          <w:p w14:paraId="1638C9CB">
            <w:pPr>
              <w:numPr>
                <w:ilvl w:val="0"/>
                <w:numId w:val="0"/>
              </w:numPr>
              <w:spacing w:line="360" w:lineRule="auto"/>
              <w:rPr>
                <w:rFonts w:hint="eastAsia" w:ascii="宋体" w:hAnsi="宋体" w:eastAsia="宋体" w:cs="宋体"/>
                <w:color w:val="000000"/>
                <w:kern w:val="0"/>
                <w:sz w:val="24"/>
                <w:szCs w:val="24"/>
                <w:highlight w:val="none"/>
                <w:lang w:val="en-US" w:eastAsia="zh-CN"/>
              </w:rPr>
            </w:pPr>
          </w:p>
          <w:p w14:paraId="3C05496A">
            <w:pPr>
              <w:numPr>
                <w:ilvl w:val="0"/>
                <w:numId w:val="0"/>
              </w:numPr>
              <w:spacing w:line="360" w:lineRule="auto"/>
              <w:rPr>
                <w:rFonts w:hint="eastAsia" w:ascii="宋体" w:hAnsi="宋体" w:eastAsia="宋体" w:cs="宋体"/>
                <w:b w:val="0"/>
                <w:bCs w:val="0"/>
                <w:color w:val="000000"/>
                <w:kern w:val="0"/>
                <w:sz w:val="24"/>
                <w:szCs w:val="24"/>
                <w:highlight w:val="none"/>
                <w:lang w:val="en-US" w:eastAsia="zh-CN"/>
              </w:rPr>
            </w:pPr>
            <w:del w:id="35" w:author="Ellen" w:date="2026-06-13T22:22:51Z">
              <w:r>
                <w:rPr>
                  <w:rFonts w:hint="eastAsia" w:ascii="宋体" w:hAnsi="宋体" w:eastAsia="宋体" w:cs="宋体"/>
                  <w:b w:val="0"/>
                  <w:bCs w:val="0"/>
                  <w:color w:val="000000"/>
                  <w:kern w:val="0"/>
                  <w:sz w:val="24"/>
                  <w:szCs w:val="24"/>
                  <w:highlight w:val="none"/>
                  <w:lang w:val="en-US" w:eastAsia="zh-CN"/>
                </w:rPr>
                <w:delText>注：</w:delText>
              </w:r>
            </w:del>
            <w:del w:id="36" w:author="Ellen" w:date="2026-06-13T22:22:52Z">
              <w:r>
                <w:rPr>
                  <w:rFonts w:hint="eastAsia" w:ascii="宋体" w:hAnsi="宋体" w:eastAsia="宋体" w:cs="宋体"/>
                  <w:b w:val="0"/>
                  <w:bCs w:val="0"/>
                  <w:color w:val="000000"/>
                  <w:kern w:val="0"/>
                  <w:sz w:val="24"/>
                  <w:szCs w:val="24"/>
                  <w:highlight w:val="none"/>
                  <w:lang w:val="en-US" w:eastAsia="zh-CN"/>
                </w:rPr>
                <w:delText>a</w:delText>
              </w:r>
            </w:del>
            <w:ins w:id="37" w:author="Ellen" w:date="2026-06-13T22:22:52Z">
              <w:r>
                <w:rPr>
                  <w:rFonts w:hint="eastAsia" w:ascii="宋体" w:hAnsi="宋体" w:cs="宋体"/>
                  <w:b w:val="0"/>
                  <w:bCs w:val="0"/>
                  <w:color w:val="000000"/>
                  <w:kern w:val="0"/>
                  <w:sz w:val="24"/>
                  <w:szCs w:val="24"/>
                  <w:highlight w:val="none"/>
                  <w:lang w:val="en-US" w:eastAsia="zh-CN"/>
                </w:rPr>
                <w:t>1</w:t>
              </w:r>
            </w:ins>
            <w:r>
              <w:rPr>
                <w:rFonts w:hint="eastAsia" w:ascii="宋体" w:hAnsi="宋体" w:eastAsia="宋体" w:cs="宋体"/>
                <w:b w:val="0"/>
                <w:bCs w:val="0"/>
                <w:color w:val="000000"/>
                <w:kern w:val="0"/>
                <w:sz w:val="24"/>
                <w:szCs w:val="24"/>
                <w:highlight w:val="none"/>
                <w:lang w:val="en-US" w:eastAsia="zh-CN"/>
              </w:rPr>
              <w:t>.</w:t>
            </w:r>
            <w:ins w:id="38" w:author="Ellen" w:date="2026-06-13T22:23:04Z">
              <w:r>
                <w:rPr>
                  <w:rFonts w:hint="eastAsia" w:ascii="宋体" w:hAnsi="宋体" w:cs="宋体"/>
                  <w:b w:val="0"/>
                  <w:bCs w:val="0"/>
                  <w:color w:val="000000"/>
                  <w:kern w:val="0"/>
                  <w:sz w:val="24"/>
                  <w:szCs w:val="24"/>
                  <w:highlight w:val="none"/>
                  <w:lang w:val="en-US" w:eastAsia="zh-CN"/>
                </w:rPr>
                <w:t>1</w:t>
              </w:r>
            </w:ins>
            <w:r>
              <w:rPr>
                <w:rFonts w:hint="eastAsia" w:ascii="宋体" w:hAnsi="宋体" w:eastAsia="宋体" w:cs="宋体"/>
                <w:b w:val="0"/>
                <w:bCs w:val="0"/>
                <w:color w:val="000000"/>
                <w:kern w:val="0"/>
                <w:sz w:val="24"/>
                <w:szCs w:val="24"/>
                <w:highlight w:val="none"/>
                <w:lang w:val="en-US" w:eastAsia="zh-CN"/>
              </w:rPr>
              <w:t>垫付资金以人民币出款，以人民币归还。</w:t>
            </w:r>
          </w:p>
          <w:p w14:paraId="1E943639">
            <w:pPr>
              <w:numPr>
                <w:ilvl w:val="0"/>
                <w:numId w:val="0"/>
              </w:numPr>
              <w:spacing w:line="360" w:lineRule="auto"/>
              <w:rPr>
                <w:rFonts w:hint="eastAsia" w:ascii="宋体" w:hAnsi="宋体" w:eastAsia="宋体" w:cs="宋体"/>
                <w:b w:val="0"/>
                <w:bCs w:val="0"/>
                <w:color w:val="000000"/>
                <w:kern w:val="0"/>
                <w:sz w:val="24"/>
                <w:szCs w:val="24"/>
                <w:highlight w:val="none"/>
                <w:lang w:val="en-US" w:eastAsia="zh-CN"/>
              </w:rPr>
            </w:pPr>
            <w:ins w:id="39" w:author="Ellen" w:date="2026-06-13T22:23:08Z">
              <w:r>
                <w:rPr>
                  <w:rFonts w:hint="eastAsia" w:ascii="宋体" w:hAnsi="宋体" w:cs="宋体"/>
                  <w:b w:val="0"/>
                  <w:bCs w:val="0"/>
                  <w:color w:val="000000"/>
                  <w:kern w:val="0"/>
                  <w:sz w:val="24"/>
                  <w:szCs w:val="24"/>
                  <w:highlight w:val="none"/>
                  <w:lang w:val="en-US" w:eastAsia="zh-CN"/>
                </w:rPr>
                <w:t>1.</w:t>
              </w:r>
            </w:ins>
            <w:ins w:id="40" w:author="Ellen" w:date="2026-06-13T22:22:56Z">
              <w:r>
                <w:rPr>
                  <w:rFonts w:hint="eastAsia" w:ascii="宋体" w:hAnsi="宋体" w:cs="宋体"/>
                  <w:b w:val="0"/>
                  <w:bCs w:val="0"/>
                  <w:color w:val="000000"/>
                  <w:kern w:val="0"/>
                  <w:sz w:val="24"/>
                  <w:szCs w:val="24"/>
                  <w:highlight w:val="none"/>
                  <w:lang w:val="en-US" w:eastAsia="zh-CN"/>
                </w:rPr>
                <w:t>2</w:t>
              </w:r>
            </w:ins>
            <w:ins w:id="41" w:author="Ellen" w:date="2026-06-13T22:23:23Z">
              <w:r>
                <w:rPr>
                  <w:rFonts w:hint="eastAsia" w:ascii="宋体" w:hAnsi="宋体" w:cs="宋体"/>
                  <w:b w:val="0"/>
                  <w:bCs w:val="0"/>
                  <w:color w:val="000000"/>
                  <w:kern w:val="0"/>
                  <w:sz w:val="24"/>
                  <w:szCs w:val="24"/>
                  <w:highlight w:val="none"/>
                  <w:lang w:val="en-US" w:eastAsia="zh-CN"/>
                </w:rPr>
                <w:t xml:space="preserve"> </w:t>
              </w:r>
            </w:ins>
            <w:del w:id="42" w:author="Ellen" w:date="2026-06-13T22:22:55Z">
              <w:r>
                <w:rPr>
                  <w:rFonts w:hint="eastAsia" w:ascii="宋体" w:hAnsi="宋体" w:eastAsia="宋体" w:cs="宋体"/>
                  <w:b w:val="0"/>
                  <w:bCs w:val="0"/>
                  <w:color w:val="000000"/>
                  <w:kern w:val="0"/>
                  <w:sz w:val="24"/>
                  <w:szCs w:val="24"/>
                  <w:highlight w:val="none"/>
                  <w:lang w:val="en-US" w:eastAsia="zh-CN"/>
                </w:rPr>
                <w:delText>b</w:delText>
              </w:r>
            </w:del>
            <w:del w:id="43" w:author="Ellen" w:date="2026-06-13T22:23:11Z">
              <w:r>
                <w:rPr>
                  <w:rFonts w:hint="eastAsia" w:ascii="宋体" w:hAnsi="宋体" w:eastAsia="宋体" w:cs="宋体"/>
                  <w:b w:val="0"/>
                  <w:bCs w:val="0"/>
                  <w:color w:val="000000"/>
                  <w:kern w:val="0"/>
                  <w:sz w:val="24"/>
                  <w:szCs w:val="24"/>
                  <w:highlight w:val="none"/>
                  <w:lang w:val="en-US" w:eastAsia="zh-CN"/>
                </w:rPr>
                <w:delText>.</w:delText>
              </w:r>
            </w:del>
            <w:r>
              <w:rPr>
                <w:rFonts w:hint="eastAsia" w:ascii="宋体" w:hAnsi="宋体" w:eastAsia="宋体" w:cs="宋体"/>
                <w:b w:val="0"/>
                <w:bCs w:val="0"/>
                <w:i w:val="0"/>
                <w:iCs w:val="0"/>
                <w:color w:val="auto"/>
                <w:kern w:val="2"/>
                <w:sz w:val="24"/>
                <w:szCs w:val="24"/>
                <w:highlight w:val="none"/>
                <w:vertAlign w:val="baseline"/>
                <w:lang w:val="en-US" w:eastAsia="zh-CN" w:bidi="ar-SA"/>
              </w:rPr>
              <w:t>甲乙双方通过电子邮件方式或服务微信专群进行信息交换。乙方指定</w:t>
            </w:r>
            <w:r>
              <w:rPr>
                <w:rFonts w:hint="default" w:ascii="Times New Roman" w:hAnsi="Times New Roman" w:cs="Times New Roman"/>
                <w:b w:val="0"/>
                <w:bCs w:val="0"/>
                <w:i w:val="0"/>
                <w:iCs w:val="0"/>
                <w:color w:val="auto"/>
                <w:kern w:val="2"/>
                <w:sz w:val="24"/>
                <w:szCs w:val="24"/>
                <w:highlight w:val="none"/>
                <w:vertAlign w:val="baseline"/>
                <w:lang w:val="en-US" w:eastAsia="zh-CN" w:bidi="ar-SA"/>
              </w:rPr>
              <w:t>_</w:t>
            </w:r>
            <w:r>
              <w:rPr>
                <w:rFonts w:hint="default" w:ascii="Times New Roman" w:hAnsi="Times New Roman" w:cs="Times New Roman"/>
              </w:rPr>
              <w:fldChar w:fldCharType="begin"/>
            </w:r>
            <w:r>
              <w:rPr>
                <w:rFonts w:hint="default" w:ascii="Times New Roman" w:hAnsi="Times New Roman" w:cs="Times New Roman"/>
              </w:rPr>
              <w:instrText xml:space="preserve"> HYPERLINK "106442819@qq.com" </w:instrText>
            </w:r>
            <w:r>
              <w:rPr>
                <w:rFonts w:hint="default" w:ascii="Times New Roman" w:hAnsi="Times New Roman" w:cs="Times New Roman"/>
              </w:rPr>
              <w:fldChar w:fldCharType="separate"/>
            </w:r>
            <w:r>
              <w:rPr>
                <w:rFonts w:hint="default" w:ascii="Times New Roman" w:hAnsi="Times New Roman" w:cs="Times New Roman"/>
                <w:spacing w:val="-2"/>
                <w:sz w:val="24"/>
                <w:szCs w:val="24"/>
              </w:rPr>
              <w:t>106442819@qq.com</w:t>
            </w:r>
            <w:r>
              <w:rPr>
                <w:rFonts w:hint="default" w:ascii="Times New Roman" w:hAnsi="Times New Roman" w:cs="Times New Roman"/>
                <w:spacing w:val="-2"/>
                <w:sz w:val="24"/>
                <w:szCs w:val="24"/>
              </w:rPr>
              <w:fldChar w:fldCharType="end"/>
            </w:r>
            <w:r>
              <w:rPr>
                <w:rFonts w:hint="eastAsia" w:ascii="宋体" w:hAnsi="宋体" w:eastAsia="宋体" w:cs="宋体"/>
                <w:b w:val="0"/>
                <w:bCs w:val="0"/>
                <w:i w:val="0"/>
                <w:iCs w:val="0"/>
                <w:color w:val="auto"/>
                <w:kern w:val="2"/>
                <w:sz w:val="24"/>
                <w:szCs w:val="24"/>
                <w:highlight w:val="none"/>
                <w:vertAlign w:val="baseline"/>
                <w:lang w:val="en-US" w:eastAsia="zh-CN" w:bidi="ar-SA"/>
              </w:rPr>
              <w:t>做联系邮箱，甲方指定</w:t>
            </w:r>
            <w:r>
              <w:rPr>
                <w:rFonts w:hint="eastAsia" w:ascii="宋体" w:hAnsi="宋体" w:cs="宋体"/>
                <w:b w:val="0"/>
                <w:bCs w:val="0"/>
                <w:i w:val="0"/>
                <w:iCs w:val="0"/>
                <w:color w:val="auto"/>
                <w:kern w:val="2"/>
                <w:sz w:val="24"/>
                <w:szCs w:val="24"/>
                <w:highlight w:val="none"/>
                <w:vertAlign w:val="baseline"/>
                <w:lang w:val="en-US" w:eastAsia="zh-CN" w:bidi="ar-SA"/>
              </w:rPr>
              <w:t>_</w:t>
            </w:r>
            <w:r>
              <w:rPr>
                <w:rFonts w:ascii="Times New Roman" w:hAnsi="Times New Roman" w:cs="Times New Roman"/>
                <w:sz w:val="22"/>
                <w:szCs w:val="22"/>
                <w:lang w:val="it-IT"/>
              </w:rPr>
              <w:t xml:space="preserve"> </w:t>
            </w:r>
            <w:r>
              <w:rPr>
                <w:rFonts w:ascii="Times New Roman" w:hAnsi="Times New Roman" w:cs="Times New Roman"/>
                <w:sz w:val="22"/>
                <w:szCs w:val="22"/>
              </w:rPr>
              <w:fldChar w:fldCharType="begin"/>
            </w:r>
            <w:r>
              <w:rPr>
                <w:rFonts w:ascii="Times New Roman" w:hAnsi="Times New Roman" w:cs="Times New Roman"/>
                <w:sz w:val="22"/>
                <w:szCs w:val="22"/>
                <w:lang w:val="it-IT"/>
              </w:rPr>
              <w:instrText xml:space="preserve"> HYPERLINK "mailto:info@aftproject.ru" </w:instrText>
            </w:r>
            <w:r>
              <w:rPr>
                <w:rFonts w:ascii="Times New Roman" w:hAnsi="Times New Roman" w:cs="Times New Roman"/>
                <w:sz w:val="22"/>
                <w:szCs w:val="22"/>
              </w:rPr>
              <w:fldChar w:fldCharType="separate"/>
            </w:r>
            <w:r>
              <w:rPr>
                <w:rStyle w:val="6"/>
                <w:rFonts w:ascii="Times New Roman" w:hAnsi="Times New Roman" w:cs="Times New Roman"/>
                <w:color w:val="auto"/>
                <w:sz w:val="22"/>
                <w:szCs w:val="22"/>
                <w:lang w:val="it-IT"/>
              </w:rPr>
              <w:t>info@aftproject.ru</w:t>
            </w:r>
            <w:r>
              <w:rPr>
                <w:rStyle w:val="6"/>
                <w:rFonts w:ascii="Times New Roman" w:hAnsi="Times New Roman" w:cs="Times New Roman"/>
                <w:color w:val="auto"/>
                <w:sz w:val="22"/>
                <w:szCs w:val="22"/>
              </w:rPr>
              <w:fldChar w:fldCharType="end"/>
            </w:r>
            <w:r>
              <w:rPr>
                <w:rFonts w:hint="eastAsia" w:ascii="宋体" w:hAnsi="宋体" w:eastAsia="宋体" w:cs="宋体"/>
                <w:b w:val="0"/>
                <w:bCs w:val="0"/>
                <w:i w:val="0"/>
                <w:iCs w:val="0"/>
                <w:color w:val="auto"/>
                <w:kern w:val="2"/>
                <w:sz w:val="24"/>
                <w:szCs w:val="24"/>
                <w:highlight w:val="none"/>
                <w:vertAlign w:val="baseline"/>
                <w:lang w:val="en-US" w:eastAsia="zh-CN" w:bidi="ar-SA"/>
              </w:rPr>
              <w:t>做联系邮箱。</w:t>
            </w:r>
          </w:p>
          <w:p w14:paraId="0C0C368D">
            <w:pPr>
              <w:rPr>
                <w:vertAlign w:val="baseline"/>
              </w:rPr>
            </w:pPr>
          </w:p>
        </w:tc>
        <w:tc>
          <w:tcPr>
            <w:tcW w:w="7116" w:type="dxa"/>
          </w:tcPr>
          <w:p w14:paraId="2373EF6B">
            <w:pPr>
              <w:numPr>
                <w:ilvl w:val="0"/>
                <w:numId w:val="0"/>
              </w:numPr>
              <w:rPr>
                <w:rFonts w:hint="default" w:ascii="Times New Roman" w:hAnsi="Times New Roman" w:cs="Times New Roman"/>
                <w:sz w:val="24"/>
                <w:szCs w:val="24"/>
                <w:vertAlign w:val="baseline"/>
              </w:rPr>
            </w:pPr>
          </w:p>
          <w:p w14:paraId="0CEBB1F2">
            <w:pPr>
              <w:numPr>
                <w:ilvl w:val="0"/>
                <w:numId w:val="1"/>
              </w:num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Определение услуги предварительной оплаты импортной задолженности</w:t>
            </w:r>
            <w:r>
              <w:rPr>
                <w:rFonts w:hint="eastAsia" w:ascii="Times New Roman" w:hAnsi="Times New Roman" w:cs="Times New Roman"/>
                <w:sz w:val="24"/>
                <w:szCs w:val="24"/>
                <w:vertAlign w:val="baseline"/>
                <w:lang w:eastAsia="zh-CN"/>
              </w:rPr>
              <w:t>：</w:t>
            </w:r>
          </w:p>
          <w:p w14:paraId="738EFA06">
            <w:pPr>
              <w:numPr>
                <w:ilvl w:val="0"/>
                <w:numId w:val="0"/>
              </w:numPr>
              <w:rPr>
                <w:rFonts w:hint="default" w:ascii="Times New Roman" w:hAnsi="Times New Roman" w:cs="Times New Roman"/>
                <w:sz w:val="24"/>
                <w:szCs w:val="24"/>
                <w:vertAlign w:val="baseline"/>
              </w:rPr>
            </w:pPr>
          </w:p>
          <w:p w14:paraId="5940EFA3">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Услуга авансирования кредиторской задолженности по импорту (далее по тексту – «услуга авансирования» либо «авансирование») представляет собой торгово-финансовую услугу по предоставлению денежных средств в счет погашения кредиторской задолженности импортера, возникающей после поставки товара.</w:t>
            </w:r>
          </w:p>
          <w:p w14:paraId="4087D912">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 </w:t>
            </w:r>
          </w:p>
          <w:p w14:paraId="53423A34">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В частности: на основании Договора на поставку товаров, заключенного Стороной Б (импортером) с продавцом-экспортером [GUANGDONG OSHUJIAN FURNITURE CO.,LTD], по подтвержденной обеими сторонами предстоящей к оплате кредиторской задолженности Стороны Б Сторона А, выступающая доверенным агентом по торговым расчетам, определяет срок авансирования и выделяет денежные средства для предварительной оплаты указанной задолженности.</w:t>
            </w:r>
          </w:p>
          <w:p w14:paraId="1A9AB342">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 </w:t>
            </w:r>
          </w:p>
          <w:p w14:paraId="172F2CF4">
            <w:pPr>
              <w:rPr>
                <w:del w:id="44" w:author="Ellen" w:date="2026-06-14T20:52:51Z"/>
                <w:rFonts w:hint="default" w:ascii="Times New Roman" w:hAnsi="Times New Roman" w:cs="Times New Roman"/>
                <w:sz w:val="24"/>
                <w:szCs w:val="24"/>
                <w:vertAlign w:val="baseline"/>
              </w:rPr>
            </w:pPr>
            <w:del w:id="45" w:author="Ellen" w:date="2026-06-14T20:52:51Z">
              <w:r>
                <w:rPr>
                  <w:rFonts w:hint="default" w:ascii="Times New Roman" w:hAnsi="Times New Roman" w:cs="Times New Roman"/>
                  <w:sz w:val="24"/>
                  <w:szCs w:val="24"/>
                  <w:vertAlign w:val="baseline"/>
                </w:rPr>
                <w:delText>Примечание:</w:delText>
              </w:r>
            </w:del>
          </w:p>
          <w:p w14:paraId="394D4A22">
            <w:pPr>
              <w:rPr>
                <w:rFonts w:hint="default" w:ascii="Times New Roman" w:hAnsi="Times New Roman" w:cs="Times New Roman"/>
                <w:sz w:val="24"/>
                <w:szCs w:val="24"/>
                <w:vertAlign w:val="baseline"/>
              </w:rPr>
            </w:pPr>
            <w:ins w:id="46" w:author="Ellen" w:date="2026-06-14T20:52:52Z">
              <w:r>
                <w:rPr>
                  <w:rFonts w:hint="eastAsia" w:ascii="Times New Roman" w:hAnsi="Times New Roman" w:cs="Times New Roman"/>
                  <w:sz w:val="24"/>
                  <w:szCs w:val="24"/>
                  <w:vertAlign w:val="baseline"/>
                  <w:lang w:val="en-US" w:eastAsia="zh-CN"/>
                </w:rPr>
                <w:t>1</w:t>
              </w:r>
            </w:ins>
            <w:ins w:id="47" w:author="Ellen" w:date="2026-06-14T20:52:53Z">
              <w:r>
                <w:rPr>
                  <w:rFonts w:hint="eastAsia" w:ascii="Times New Roman" w:hAnsi="Times New Roman" w:cs="Times New Roman"/>
                  <w:sz w:val="24"/>
                  <w:szCs w:val="24"/>
                  <w:vertAlign w:val="baseline"/>
                  <w:lang w:val="en-US" w:eastAsia="zh-CN"/>
                </w:rPr>
                <w:t>.1</w:t>
              </w:r>
            </w:ins>
            <w:del w:id="48" w:author="Ellen" w:date="2026-06-14T20:52:54Z">
              <w:r>
                <w:rPr>
                  <w:rFonts w:hint="default" w:ascii="Times New Roman" w:hAnsi="Times New Roman" w:cs="Times New Roman"/>
                  <w:sz w:val="24"/>
                  <w:szCs w:val="24"/>
                  <w:vertAlign w:val="baseline"/>
                </w:rPr>
                <w:delText>а</w:delText>
              </w:r>
            </w:del>
            <w:del w:id="49" w:author="Ellen" w:date="2026-06-14T20:52:55Z">
              <w:r>
                <w:rPr>
                  <w:rFonts w:hint="default" w:ascii="Times New Roman" w:hAnsi="Times New Roman" w:cs="Times New Roman"/>
                  <w:sz w:val="24"/>
                  <w:szCs w:val="24"/>
                  <w:vertAlign w:val="baseline"/>
                </w:rPr>
                <w:delText>.</w:delText>
              </w:r>
            </w:del>
            <w:r>
              <w:rPr>
                <w:rFonts w:hint="default" w:ascii="Times New Roman" w:hAnsi="Times New Roman" w:cs="Times New Roman"/>
                <w:sz w:val="24"/>
                <w:szCs w:val="24"/>
                <w:vertAlign w:val="baseline"/>
              </w:rPr>
              <w:t xml:space="preserve"> Выдача и возврат авансовых средств осуществляется исключительно в китайских юанях.</w:t>
            </w:r>
          </w:p>
          <w:p w14:paraId="6262577D">
            <w:pPr>
              <w:rPr>
                <w:rFonts w:hint="default" w:ascii="Times New Roman" w:hAnsi="Times New Roman" w:eastAsia="宋体" w:cs="Times New Roman"/>
                <w:sz w:val="24"/>
                <w:szCs w:val="24"/>
                <w:vertAlign w:val="baseline"/>
                <w:lang w:val="en-US" w:eastAsia="zh-CN"/>
              </w:rPr>
            </w:pPr>
            <w:del w:id="50" w:author="Ellen" w:date="2026-06-14T20:53:00Z">
              <w:r>
                <w:rPr>
                  <w:rFonts w:hint="default" w:ascii="Times New Roman" w:hAnsi="Times New Roman" w:cs="Times New Roman"/>
                  <w:sz w:val="24"/>
                  <w:szCs w:val="24"/>
                  <w:vertAlign w:val="baseline"/>
                  <w:lang w:val="en-US"/>
                </w:rPr>
                <w:delText xml:space="preserve">б. </w:delText>
              </w:r>
            </w:del>
            <w:ins w:id="51" w:author="Ellen" w:date="2026-06-14T20:53:00Z">
              <w:r>
                <w:rPr>
                  <w:rFonts w:hint="eastAsia" w:ascii="Times New Roman" w:hAnsi="Times New Roman" w:cs="Times New Roman"/>
                  <w:sz w:val="24"/>
                  <w:szCs w:val="24"/>
                  <w:vertAlign w:val="baseline"/>
                  <w:lang w:val="en-US" w:eastAsia="zh-CN"/>
                </w:rPr>
                <w:t>1.</w:t>
              </w:r>
            </w:ins>
            <w:ins w:id="52" w:author="Ellen" w:date="2026-06-14T20:53:01Z">
              <w:r>
                <w:rPr>
                  <w:rFonts w:hint="eastAsia" w:ascii="Times New Roman" w:hAnsi="Times New Roman" w:cs="Times New Roman"/>
                  <w:sz w:val="24"/>
                  <w:szCs w:val="24"/>
                  <w:vertAlign w:val="baseline"/>
                  <w:lang w:val="en-US" w:eastAsia="zh-CN"/>
                </w:rPr>
                <w:t xml:space="preserve">2 </w:t>
              </w:r>
            </w:ins>
            <w:r>
              <w:rPr>
                <w:rFonts w:hint="default" w:ascii="Times New Roman" w:hAnsi="Times New Roman" w:cs="Times New Roman"/>
                <w:sz w:val="24"/>
                <w:szCs w:val="24"/>
                <w:vertAlign w:val="baseline"/>
              </w:rPr>
              <w:t>Обмен официальной информацией между сторонами производится по электронной почте либо в специальной рабочей группе WeChat. Контактный почтовый адрес Стороны Б</w:t>
            </w:r>
            <w:r>
              <w:rPr>
                <w:rFonts w:hint="eastAsia" w:ascii="Times New Roman" w:hAnsi="Times New Roman" w:cs="Times New Roman"/>
                <w:sz w:val="24"/>
                <w:szCs w:val="24"/>
                <w:vertAlign w:val="baseline"/>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HYPERLINK "106442819@qq.com" </w:instrText>
            </w:r>
            <w:r>
              <w:rPr>
                <w:rFonts w:hint="default" w:ascii="Times New Roman" w:hAnsi="Times New Roman" w:cs="Times New Roman"/>
              </w:rPr>
              <w:fldChar w:fldCharType="separate"/>
            </w:r>
            <w:r>
              <w:rPr>
                <w:rFonts w:hint="default" w:ascii="Times New Roman" w:hAnsi="Times New Roman" w:cs="Times New Roman"/>
                <w:spacing w:val="-2"/>
                <w:sz w:val="24"/>
                <w:szCs w:val="24"/>
              </w:rPr>
              <w:t>106442819@qq.com</w:t>
            </w:r>
            <w:r>
              <w:rPr>
                <w:rFonts w:hint="default" w:ascii="Times New Roman" w:hAnsi="Times New Roman" w:cs="Times New Roman"/>
                <w:spacing w:val="-2"/>
                <w:sz w:val="24"/>
                <w:szCs w:val="24"/>
              </w:rPr>
              <w:fldChar w:fldCharType="end"/>
            </w:r>
            <w:r>
              <w:rPr>
                <w:rFonts w:hint="default" w:ascii="Times New Roman" w:hAnsi="Times New Roman" w:cs="Times New Roman"/>
                <w:sz w:val="24"/>
                <w:szCs w:val="24"/>
                <w:vertAlign w:val="baseline"/>
              </w:rPr>
              <w:t xml:space="preserve"> . Адрес для связи Стороны А</w:t>
            </w:r>
            <w:r>
              <w:rPr>
                <w:rFonts w:hint="eastAsia" w:ascii="Times New Roman" w:hAnsi="Times New Roman" w:cs="Times New Roman"/>
                <w:sz w:val="24"/>
                <w:szCs w:val="24"/>
                <w:vertAlign w:val="baseline"/>
                <w:lang w:val="en-US" w:eastAsia="zh-CN"/>
              </w:rPr>
              <w:t xml:space="preserve">： </w:t>
            </w:r>
            <w:r>
              <w:rPr>
                <w:rFonts w:hint="eastAsia" w:ascii="Times New Roman" w:hAnsi="Times New Roman" w:cs="Times New Roman"/>
                <w:sz w:val="24"/>
                <w:szCs w:val="24"/>
                <w:u w:val="single"/>
                <w:vertAlign w:val="baseline"/>
                <w:lang w:val="en-US" w:eastAsia="zh-CN"/>
              </w:rPr>
              <w:t xml:space="preserve">      </w:t>
            </w:r>
            <w:r>
              <w:rPr>
                <w:rFonts w:hint="eastAsia" w:ascii="Times New Roman" w:hAnsi="Times New Roman" w:cs="Times New Roman"/>
                <w:sz w:val="24"/>
                <w:szCs w:val="24"/>
                <w:vertAlign w:val="baseline"/>
                <w:lang w:val="en-US" w:eastAsia="zh-CN"/>
              </w:rPr>
              <w:t>_</w:t>
            </w:r>
            <w:r>
              <w:rPr>
                <w:rFonts w:ascii="Times New Roman" w:hAnsi="Times New Roman" w:cs="Times New Roman"/>
                <w:sz w:val="22"/>
                <w:szCs w:val="22"/>
                <w:lang w:val="it-IT"/>
              </w:rPr>
              <w:t xml:space="preserve"> </w:t>
            </w:r>
            <w:r>
              <w:rPr>
                <w:rFonts w:ascii="Times New Roman" w:hAnsi="Times New Roman" w:cs="Times New Roman"/>
                <w:sz w:val="22"/>
                <w:szCs w:val="22"/>
              </w:rPr>
              <w:fldChar w:fldCharType="begin"/>
            </w:r>
            <w:r>
              <w:rPr>
                <w:rFonts w:ascii="Times New Roman" w:hAnsi="Times New Roman" w:cs="Times New Roman"/>
                <w:sz w:val="22"/>
                <w:szCs w:val="22"/>
                <w:lang w:val="it-IT"/>
              </w:rPr>
              <w:instrText xml:space="preserve"> HYPERLINK "mailto:info@aftproject.ru" </w:instrText>
            </w:r>
            <w:r>
              <w:rPr>
                <w:rFonts w:ascii="Times New Roman" w:hAnsi="Times New Roman" w:cs="Times New Roman"/>
                <w:sz w:val="22"/>
                <w:szCs w:val="22"/>
              </w:rPr>
              <w:fldChar w:fldCharType="separate"/>
            </w:r>
            <w:r>
              <w:rPr>
                <w:rStyle w:val="6"/>
                <w:rFonts w:ascii="Times New Roman" w:hAnsi="Times New Roman" w:cs="Times New Roman"/>
                <w:color w:val="auto"/>
                <w:sz w:val="22"/>
                <w:szCs w:val="22"/>
                <w:lang w:val="it-IT"/>
              </w:rPr>
              <w:t>info@aftproject.ru</w:t>
            </w:r>
            <w:r>
              <w:rPr>
                <w:rStyle w:val="6"/>
                <w:rFonts w:ascii="Times New Roman" w:hAnsi="Times New Roman" w:cs="Times New Roman"/>
                <w:color w:val="auto"/>
                <w:sz w:val="22"/>
                <w:szCs w:val="22"/>
              </w:rPr>
              <w:fldChar w:fldCharType="end"/>
            </w:r>
          </w:p>
        </w:tc>
      </w:tr>
      <w:tr w14:paraId="008BB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6" w:type="dxa"/>
          </w:tcPr>
          <w:p w14:paraId="6E321892">
            <w:pPr>
              <w:numPr>
                <w:ilvl w:val="0"/>
                <w:numId w:val="2"/>
              </w:numPr>
              <w:spacing w:line="360" w:lineRule="auto"/>
              <w:rPr>
                <w:ins w:id="53" w:author="Ellen" w:date="2026-06-13T22:15:31Z"/>
                <w:rFonts w:hint="eastAsia" w:ascii="宋体" w:hAnsi="宋体" w:cs="宋体"/>
                <w:color w:val="000000"/>
                <w:kern w:val="0"/>
                <w:sz w:val="24"/>
                <w:szCs w:val="24"/>
                <w:highlight w:val="none"/>
                <w:lang w:val="en-US" w:eastAsia="zh-CN"/>
              </w:rPr>
            </w:pPr>
            <w:ins w:id="54" w:author="Ellen" w:date="2026-06-13T22:15:28Z">
              <w:r>
                <w:rPr>
                  <w:rFonts w:hint="eastAsia" w:ascii="宋体" w:hAnsi="宋体" w:cs="宋体"/>
                  <w:color w:val="000000"/>
                  <w:kern w:val="0"/>
                  <w:sz w:val="24"/>
                  <w:szCs w:val="24"/>
                  <w:highlight w:val="none"/>
                  <w:lang w:val="en-US" w:eastAsia="zh-CN"/>
                </w:rPr>
                <w:t>垫付</w:t>
              </w:r>
            </w:ins>
            <w:ins w:id="55" w:author="Ellen" w:date="2026-06-13T22:15:29Z">
              <w:r>
                <w:rPr>
                  <w:rFonts w:hint="eastAsia" w:ascii="宋体" w:hAnsi="宋体" w:cs="宋体"/>
                  <w:color w:val="000000"/>
                  <w:kern w:val="0"/>
                  <w:sz w:val="24"/>
                  <w:szCs w:val="24"/>
                  <w:highlight w:val="none"/>
                  <w:lang w:val="en-US" w:eastAsia="zh-CN"/>
                </w:rPr>
                <w:t>条件</w:t>
              </w:r>
            </w:ins>
            <w:ins w:id="56" w:author="Ellen" w:date="2026-06-13T22:15:30Z">
              <w:r>
                <w:rPr>
                  <w:rFonts w:hint="eastAsia" w:ascii="宋体" w:hAnsi="宋体" w:cs="宋体"/>
                  <w:color w:val="000000"/>
                  <w:kern w:val="0"/>
                  <w:sz w:val="24"/>
                  <w:szCs w:val="24"/>
                  <w:highlight w:val="none"/>
                  <w:lang w:val="en-US" w:eastAsia="zh-CN"/>
                </w:rPr>
                <w:t>：</w:t>
              </w:r>
            </w:ins>
          </w:p>
          <w:p w14:paraId="4B565D13">
            <w:pPr>
              <w:numPr>
                <w:ilvl w:val="0"/>
                <w:numId w:val="0"/>
              </w:numPr>
              <w:spacing w:line="360" w:lineRule="auto"/>
              <w:rPr>
                <w:ins w:id="57" w:author="Ellen" w:date="2026-06-13T22:15:34Z"/>
                <w:rFonts w:hint="eastAsia" w:ascii="宋体" w:hAnsi="宋体"/>
                <w:color w:val="000000"/>
                <w:kern w:val="0"/>
                <w:sz w:val="24"/>
                <w:highlight w:val="none"/>
                <w:lang w:val="en-US" w:eastAsia="zh-CN"/>
              </w:rPr>
            </w:pPr>
            <w:ins w:id="58" w:author="Ellen" w:date="2026-06-13T22:15:34Z">
              <w:r>
                <w:rPr>
                  <w:rFonts w:hint="eastAsia" w:ascii="宋体" w:hAnsi="宋体"/>
                  <w:color w:val="000000"/>
                  <w:kern w:val="0"/>
                  <w:sz w:val="24"/>
                  <w:highlight w:val="none"/>
                  <w:lang w:val="en-US" w:eastAsia="zh-CN"/>
                </w:rPr>
                <w:t>根据每笔资金垫付业务情况，乙方应通过俄罗斯银行开立以甲方为受益人的付款保函，保函</w:t>
              </w:r>
            </w:ins>
            <w:ins w:id="59" w:author="Ellen" w:date="2026-06-13T22:24:22Z">
              <w:r>
                <w:rPr>
                  <w:rFonts w:hint="eastAsia" w:ascii="宋体" w:hAnsi="宋体"/>
                  <w:color w:val="000000"/>
                  <w:kern w:val="0"/>
                  <w:sz w:val="24"/>
                  <w:highlight w:val="none"/>
                  <w:lang w:val="en-US" w:eastAsia="zh-CN"/>
                </w:rPr>
                <w:t>内容</w:t>
              </w:r>
            </w:ins>
            <w:ins w:id="60" w:author="Ellen" w:date="2026-06-13T22:16:12Z">
              <w:r>
                <w:rPr>
                  <w:rFonts w:hint="eastAsia" w:ascii="宋体" w:hAnsi="宋体"/>
                  <w:color w:val="000000"/>
                  <w:kern w:val="0"/>
                  <w:sz w:val="24"/>
                  <w:highlight w:val="none"/>
                  <w:lang w:val="en-US" w:eastAsia="zh-CN"/>
                </w:rPr>
                <w:t>可</w:t>
              </w:r>
            </w:ins>
            <w:ins w:id="61" w:author="Ellen" w:date="2026-06-13T22:25:14Z">
              <w:r>
                <w:rPr>
                  <w:rFonts w:hint="eastAsia" w:ascii="宋体" w:hAnsi="宋体"/>
                  <w:color w:val="000000"/>
                  <w:kern w:val="0"/>
                  <w:sz w:val="24"/>
                  <w:highlight w:val="none"/>
                  <w:lang w:val="en-US" w:eastAsia="zh-CN"/>
                </w:rPr>
                <w:t>参考</w:t>
              </w:r>
            </w:ins>
            <w:ins w:id="62" w:author="Ellen" w:date="2026-06-13T22:24:57Z">
              <w:r>
                <w:rPr>
                  <w:rFonts w:hint="eastAsia" w:ascii="宋体" w:hAnsi="宋体"/>
                  <w:color w:val="000000"/>
                  <w:kern w:val="0"/>
                  <w:sz w:val="24"/>
                  <w:highlight w:val="none"/>
                  <w:lang w:val="en-US" w:eastAsia="zh-CN"/>
                </w:rPr>
                <w:t>本</w:t>
              </w:r>
            </w:ins>
            <w:ins w:id="63" w:author="Ellen" w:date="2026-06-13T22:25:01Z">
              <w:r>
                <w:rPr>
                  <w:rFonts w:hint="eastAsia" w:ascii="宋体" w:hAnsi="宋体"/>
                  <w:color w:val="000000"/>
                  <w:kern w:val="0"/>
                  <w:sz w:val="24"/>
                  <w:highlight w:val="none"/>
                  <w:lang w:val="en-US" w:eastAsia="zh-CN"/>
                </w:rPr>
                <w:t>协议</w:t>
              </w:r>
            </w:ins>
            <w:ins w:id="64" w:author="Ellen" w:date="2026-06-13T22:25:04Z">
              <w:r>
                <w:rPr>
                  <w:rFonts w:hint="eastAsia" w:ascii="宋体" w:hAnsi="宋体"/>
                  <w:color w:val="000000"/>
                  <w:kern w:val="0"/>
                  <w:sz w:val="24"/>
                  <w:highlight w:val="none"/>
                  <w:lang w:val="en-US" w:eastAsia="zh-CN"/>
                </w:rPr>
                <w:t>所附</w:t>
              </w:r>
            </w:ins>
            <w:ins w:id="65" w:author="Ellen" w:date="2026-06-13T22:15:34Z">
              <w:r>
                <w:rPr>
                  <w:rFonts w:hint="eastAsia" w:ascii="宋体" w:hAnsi="宋体"/>
                  <w:color w:val="000000"/>
                  <w:kern w:val="0"/>
                  <w:sz w:val="24"/>
                  <w:highlight w:val="none"/>
                  <w:lang w:val="en-US" w:eastAsia="zh-CN"/>
                </w:rPr>
                <w:t>模板</w:t>
              </w:r>
            </w:ins>
            <w:ins w:id="66" w:author="Ellen" w:date="2026-06-13T22:24:30Z">
              <w:r>
                <w:rPr>
                  <w:rFonts w:hint="eastAsia" w:ascii="宋体" w:hAnsi="宋体"/>
                  <w:color w:val="000000"/>
                  <w:kern w:val="0"/>
                  <w:sz w:val="24"/>
                  <w:highlight w:val="none"/>
                  <w:lang w:val="en-US" w:eastAsia="zh-CN"/>
                </w:rPr>
                <w:t>，</w:t>
              </w:r>
            </w:ins>
            <w:ins w:id="67" w:author="Ellen" w:date="2026-06-13T22:16:51Z">
              <w:r>
                <w:rPr>
                  <w:rFonts w:hint="eastAsia" w:ascii="宋体" w:hAnsi="宋体"/>
                  <w:color w:val="000000"/>
                  <w:kern w:val="0"/>
                  <w:sz w:val="24"/>
                  <w:highlight w:val="none"/>
                  <w:lang w:val="en-US" w:eastAsia="zh-CN"/>
                </w:rPr>
                <w:t>乙方</w:t>
              </w:r>
            </w:ins>
            <w:ins w:id="68" w:author="Ellen" w:date="2026-06-13T22:16:53Z">
              <w:r>
                <w:rPr>
                  <w:rFonts w:hint="eastAsia" w:ascii="宋体" w:hAnsi="宋体"/>
                  <w:color w:val="000000"/>
                  <w:kern w:val="0"/>
                  <w:sz w:val="24"/>
                  <w:highlight w:val="none"/>
                  <w:lang w:val="en-US" w:eastAsia="zh-CN"/>
                </w:rPr>
                <w:t>及</w:t>
              </w:r>
            </w:ins>
            <w:ins w:id="69" w:author="Ellen" w:date="2026-06-13T22:16:57Z">
              <w:r>
                <w:rPr>
                  <w:rFonts w:hint="eastAsia" w:ascii="宋体" w:hAnsi="宋体"/>
                  <w:color w:val="000000"/>
                  <w:kern w:val="0"/>
                  <w:sz w:val="24"/>
                  <w:highlight w:val="none"/>
                  <w:lang w:val="en-US" w:eastAsia="zh-CN"/>
                </w:rPr>
                <w:t>乙方</w:t>
              </w:r>
            </w:ins>
            <w:ins w:id="70" w:author="Ellen" w:date="2026-06-13T22:16:58Z">
              <w:r>
                <w:rPr>
                  <w:rFonts w:hint="eastAsia" w:ascii="宋体" w:hAnsi="宋体"/>
                  <w:color w:val="000000"/>
                  <w:kern w:val="0"/>
                  <w:sz w:val="24"/>
                  <w:highlight w:val="none"/>
                  <w:lang w:val="en-US" w:eastAsia="zh-CN"/>
                </w:rPr>
                <w:t>的</w:t>
              </w:r>
            </w:ins>
            <w:ins w:id="71" w:author="Ellen" w:date="2026-06-13T22:16:59Z">
              <w:r>
                <w:rPr>
                  <w:rFonts w:hint="eastAsia" w:ascii="宋体" w:hAnsi="宋体"/>
                  <w:color w:val="000000"/>
                  <w:kern w:val="0"/>
                  <w:sz w:val="24"/>
                  <w:highlight w:val="none"/>
                  <w:lang w:val="en-US" w:eastAsia="zh-CN"/>
                </w:rPr>
                <w:t>保函</w:t>
              </w:r>
            </w:ins>
            <w:ins w:id="72" w:author="Ellen" w:date="2026-06-13T22:17:03Z">
              <w:r>
                <w:rPr>
                  <w:rFonts w:hint="eastAsia" w:ascii="宋体" w:hAnsi="宋体"/>
                  <w:color w:val="000000"/>
                  <w:kern w:val="0"/>
                  <w:sz w:val="24"/>
                  <w:highlight w:val="none"/>
                  <w:lang w:val="en-US" w:eastAsia="zh-CN"/>
                </w:rPr>
                <w:t>开立</w:t>
              </w:r>
            </w:ins>
            <w:ins w:id="73" w:author="Ellen" w:date="2026-06-13T22:17:05Z">
              <w:r>
                <w:rPr>
                  <w:rFonts w:hint="eastAsia" w:ascii="宋体" w:hAnsi="宋体"/>
                  <w:color w:val="000000"/>
                  <w:kern w:val="0"/>
                  <w:sz w:val="24"/>
                  <w:highlight w:val="none"/>
                  <w:lang w:val="en-US" w:eastAsia="zh-CN"/>
                </w:rPr>
                <w:t>银行</w:t>
              </w:r>
            </w:ins>
            <w:ins w:id="74" w:author="Ellen" w:date="2026-06-13T22:15:34Z">
              <w:r>
                <w:rPr>
                  <w:rFonts w:hint="eastAsia" w:ascii="宋体" w:hAnsi="宋体"/>
                  <w:color w:val="000000"/>
                  <w:kern w:val="0"/>
                  <w:sz w:val="24"/>
                  <w:highlight w:val="none"/>
                  <w:lang w:val="en-US" w:eastAsia="zh-CN"/>
                </w:rPr>
                <w:t>可</w:t>
              </w:r>
            </w:ins>
            <w:ins w:id="75" w:author="Ellen" w:date="2026-06-13T22:17:16Z">
              <w:r>
                <w:rPr>
                  <w:rFonts w:hint="eastAsia" w:ascii="宋体" w:hAnsi="宋体"/>
                  <w:color w:val="000000"/>
                  <w:kern w:val="0"/>
                  <w:sz w:val="24"/>
                  <w:highlight w:val="none"/>
                  <w:lang w:val="en-US" w:eastAsia="zh-CN"/>
                </w:rPr>
                <w:t>对</w:t>
              </w:r>
            </w:ins>
            <w:ins w:id="76" w:author="Ellen" w:date="2026-06-13T22:17:18Z">
              <w:r>
                <w:rPr>
                  <w:rFonts w:hint="eastAsia" w:ascii="宋体" w:hAnsi="宋体"/>
                  <w:color w:val="000000"/>
                  <w:kern w:val="0"/>
                  <w:sz w:val="24"/>
                  <w:highlight w:val="none"/>
                  <w:lang w:val="en-US" w:eastAsia="zh-CN"/>
                </w:rPr>
                <w:t>保函</w:t>
              </w:r>
            </w:ins>
            <w:ins w:id="77" w:author="Ellen" w:date="2026-06-13T22:17:19Z">
              <w:r>
                <w:rPr>
                  <w:rFonts w:hint="eastAsia" w:ascii="宋体" w:hAnsi="宋体"/>
                  <w:color w:val="000000"/>
                  <w:kern w:val="0"/>
                  <w:sz w:val="24"/>
                  <w:highlight w:val="none"/>
                  <w:lang w:val="en-US" w:eastAsia="zh-CN"/>
                </w:rPr>
                <w:t>模板</w:t>
              </w:r>
            </w:ins>
            <w:ins w:id="78" w:author="Ellen" w:date="2026-06-13T22:17:23Z">
              <w:r>
                <w:rPr>
                  <w:rFonts w:hint="eastAsia" w:ascii="宋体" w:hAnsi="宋体"/>
                  <w:color w:val="000000"/>
                  <w:kern w:val="0"/>
                  <w:sz w:val="24"/>
                  <w:highlight w:val="none"/>
                  <w:lang w:val="en-US" w:eastAsia="zh-CN"/>
                </w:rPr>
                <w:t>进行</w:t>
              </w:r>
            </w:ins>
            <w:ins w:id="79" w:author="Ellen" w:date="2026-06-13T22:15:34Z">
              <w:r>
                <w:rPr>
                  <w:rFonts w:hint="eastAsia" w:ascii="宋体" w:hAnsi="宋体"/>
                  <w:color w:val="000000"/>
                  <w:kern w:val="0"/>
                  <w:sz w:val="24"/>
                  <w:highlight w:val="none"/>
                  <w:lang w:val="en-US" w:eastAsia="zh-CN"/>
                </w:rPr>
                <w:t>修改，但必须征得甲方</w:t>
              </w:r>
            </w:ins>
            <w:ins w:id="80" w:author="Ellen" w:date="2026-06-13T22:25:46Z">
              <w:r>
                <w:rPr>
                  <w:rFonts w:hint="eastAsia" w:ascii="宋体" w:hAnsi="宋体"/>
                  <w:color w:val="000000"/>
                  <w:kern w:val="0"/>
                  <w:sz w:val="24"/>
                  <w:highlight w:val="none"/>
                  <w:lang w:val="en-US" w:eastAsia="zh-CN"/>
                </w:rPr>
                <w:t>同意</w:t>
              </w:r>
            </w:ins>
            <w:ins w:id="81" w:author="Ellen" w:date="2026-06-13T22:17:32Z">
              <w:r>
                <w:rPr>
                  <w:rFonts w:hint="eastAsia" w:ascii="宋体" w:hAnsi="宋体"/>
                  <w:color w:val="000000"/>
                  <w:kern w:val="0"/>
                  <w:sz w:val="24"/>
                  <w:highlight w:val="none"/>
                  <w:lang w:val="en-US" w:eastAsia="zh-CN"/>
                </w:rPr>
                <w:t>。</w:t>
              </w:r>
            </w:ins>
          </w:p>
          <w:p w14:paraId="4CF9EB7D">
            <w:pPr>
              <w:numPr>
                <w:ilvl w:val="-1"/>
                <w:numId w:val="0"/>
              </w:numPr>
              <w:spacing w:line="360" w:lineRule="auto"/>
              <w:rPr>
                <w:ins w:id="83" w:author="Ellen" w:date="2026-06-13T22:15:22Z"/>
                <w:rFonts w:hint="default" w:ascii="宋体" w:hAnsi="宋体" w:cs="宋体"/>
                <w:color w:val="000000"/>
                <w:kern w:val="0"/>
                <w:sz w:val="24"/>
                <w:szCs w:val="24"/>
                <w:highlight w:val="none"/>
                <w:lang w:val="en-US" w:eastAsia="zh-CN"/>
              </w:rPr>
              <w:pPrChange w:id="82" w:author="Ellen" w:date="2026-06-13T22:15:33Z">
                <w:pPr>
                  <w:numPr>
                    <w:ilvl w:val="0"/>
                    <w:numId w:val="0"/>
                  </w:numPr>
                  <w:spacing w:line="360" w:lineRule="auto"/>
                </w:pPr>
              </w:pPrChange>
            </w:pPr>
          </w:p>
          <w:p w14:paraId="51933FAD">
            <w:pPr>
              <w:numPr>
                <w:ilvl w:val="0"/>
                <w:numId w:val="0"/>
              </w:numPr>
              <w:spacing w:line="360" w:lineRule="auto"/>
              <w:rPr>
                <w:rFonts w:hint="eastAsia" w:ascii="宋体" w:hAnsi="宋体" w:eastAsia="宋体" w:cs="宋体"/>
                <w:color w:val="000000"/>
                <w:kern w:val="0"/>
                <w:sz w:val="24"/>
                <w:szCs w:val="24"/>
                <w:highlight w:val="none"/>
                <w:lang w:val="en-US" w:eastAsia="zh-CN"/>
              </w:rPr>
            </w:pPr>
            <w:r>
              <w:rPr>
                <w:rFonts w:hint="eastAsia" w:ascii="宋体" w:hAnsi="宋体" w:eastAsia="宋体" w:cs="宋体"/>
                <w:color w:val="000000"/>
                <w:kern w:val="0"/>
                <w:sz w:val="24"/>
                <w:szCs w:val="24"/>
                <w:highlight w:val="none"/>
                <w:lang w:val="en-US" w:eastAsia="zh-CN"/>
              </w:rPr>
              <w:t>第</w:t>
            </w:r>
            <w:ins w:id="84" w:author="Ellen" w:date="2026-06-13T22:15:20Z">
              <w:r>
                <w:rPr>
                  <w:rFonts w:hint="eastAsia" w:ascii="宋体" w:hAnsi="宋体" w:cs="宋体"/>
                  <w:color w:val="000000"/>
                  <w:kern w:val="0"/>
                  <w:sz w:val="24"/>
                  <w:szCs w:val="24"/>
                  <w:highlight w:val="none"/>
                  <w:lang w:val="en-US" w:eastAsia="zh-CN"/>
                </w:rPr>
                <w:t>三</w:t>
              </w:r>
            </w:ins>
            <w:r>
              <w:rPr>
                <w:rFonts w:hint="eastAsia" w:ascii="宋体" w:hAnsi="宋体" w:eastAsia="宋体" w:cs="宋体"/>
                <w:color w:val="000000"/>
                <w:kern w:val="0"/>
                <w:sz w:val="24"/>
                <w:szCs w:val="24"/>
                <w:highlight w:val="none"/>
                <w:lang w:val="en-US" w:eastAsia="zh-CN"/>
              </w:rPr>
              <w:t>条 垫付服务流程：</w:t>
            </w:r>
          </w:p>
          <w:p w14:paraId="57D593E0">
            <w:pPr>
              <w:numPr>
                <w:ilvl w:val="0"/>
                <w:numId w:val="0"/>
              </w:numPr>
              <w:spacing w:line="360" w:lineRule="auto"/>
              <w:rPr>
                <w:rFonts w:hint="eastAsia" w:ascii="宋体" w:hAnsi="宋体" w:eastAsia="宋体" w:cs="宋体"/>
                <w:color w:val="000000"/>
                <w:kern w:val="0"/>
                <w:sz w:val="24"/>
                <w:szCs w:val="24"/>
                <w:highlight w:val="none"/>
                <w:lang w:val="en-US" w:eastAsia="zh-CN"/>
              </w:rPr>
            </w:pPr>
            <w:ins w:id="85" w:author="Ellen" w:date="2026-06-13T22:22:11Z">
              <w:r>
                <w:rPr>
                  <w:rFonts w:hint="eastAsia" w:ascii="宋体" w:hAnsi="宋体" w:cs="宋体"/>
                  <w:color w:val="000000"/>
                  <w:kern w:val="0"/>
                  <w:sz w:val="24"/>
                  <w:szCs w:val="24"/>
                  <w:highlight w:val="none"/>
                  <w:lang w:val="en-US" w:eastAsia="zh-CN"/>
                </w:rPr>
                <w:t>3</w:t>
              </w:r>
            </w:ins>
            <w:r>
              <w:rPr>
                <w:rFonts w:hint="eastAsia" w:ascii="宋体" w:hAnsi="宋体" w:eastAsia="宋体" w:cs="宋体"/>
                <w:color w:val="000000"/>
                <w:kern w:val="0"/>
                <w:sz w:val="24"/>
                <w:szCs w:val="24"/>
                <w:highlight w:val="none"/>
                <w:lang w:val="en-US" w:eastAsia="zh-CN"/>
              </w:rPr>
              <w:t>.1甲乙双方开展垫付服务对接工作；</w:t>
            </w:r>
          </w:p>
          <w:p w14:paraId="9B021FC4">
            <w:pPr>
              <w:numPr>
                <w:ilvl w:val="0"/>
                <w:numId w:val="0"/>
              </w:numPr>
              <w:spacing w:line="360" w:lineRule="auto"/>
              <w:rPr>
                <w:rFonts w:hint="eastAsia" w:ascii="宋体" w:hAnsi="宋体" w:eastAsia="宋体" w:cs="宋体"/>
                <w:color w:val="000000"/>
                <w:kern w:val="0"/>
                <w:sz w:val="24"/>
                <w:szCs w:val="24"/>
                <w:highlight w:val="none"/>
                <w:lang w:val="en-US" w:eastAsia="zh-CN"/>
              </w:rPr>
            </w:pPr>
            <w:ins w:id="86" w:author="Ellen" w:date="2026-06-13T22:22:14Z">
              <w:r>
                <w:rPr>
                  <w:rFonts w:hint="eastAsia" w:ascii="宋体" w:hAnsi="宋体" w:cs="宋体"/>
                  <w:color w:val="000000"/>
                  <w:kern w:val="0"/>
                  <w:sz w:val="24"/>
                  <w:szCs w:val="24"/>
                  <w:highlight w:val="none"/>
                  <w:lang w:val="en-US" w:eastAsia="zh-CN"/>
                </w:rPr>
                <w:t>3</w:t>
              </w:r>
            </w:ins>
            <w:r>
              <w:rPr>
                <w:rFonts w:hint="eastAsia" w:ascii="宋体" w:hAnsi="宋体" w:eastAsia="宋体" w:cs="宋体"/>
                <w:color w:val="000000"/>
                <w:kern w:val="0"/>
                <w:sz w:val="24"/>
                <w:szCs w:val="24"/>
                <w:highlight w:val="none"/>
                <w:lang w:val="en-US" w:eastAsia="zh-CN"/>
              </w:rPr>
              <w:t>.2乙方向甲方递交《代理贸易结算／垫付客户准入与意向申请表》；</w:t>
            </w:r>
          </w:p>
          <w:p w14:paraId="917A30B3">
            <w:pPr>
              <w:numPr>
                <w:ilvl w:val="0"/>
                <w:numId w:val="0"/>
              </w:numPr>
              <w:spacing w:line="360" w:lineRule="auto"/>
              <w:rPr>
                <w:rFonts w:hint="eastAsia" w:ascii="宋体" w:hAnsi="宋体" w:eastAsia="宋体" w:cs="宋体"/>
                <w:color w:val="000000"/>
                <w:kern w:val="0"/>
                <w:sz w:val="24"/>
                <w:szCs w:val="24"/>
                <w:highlight w:val="none"/>
                <w:lang w:val="en-US" w:eastAsia="zh-CN"/>
              </w:rPr>
            </w:pPr>
            <w:ins w:id="87" w:author="Ellen" w:date="2026-06-13T22:22:16Z">
              <w:r>
                <w:rPr>
                  <w:rFonts w:hint="eastAsia" w:ascii="宋体" w:hAnsi="宋体" w:cs="宋体"/>
                  <w:color w:val="000000"/>
                  <w:kern w:val="0"/>
                  <w:sz w:val="24"/>
                  <w:szCs w:val="24"/>
                  <w:highlight w:val="none"/>
                  <w:lang w:val="en-US" w:eastAsia="zh-CN"/>
                </w:rPr>
                <w:t>3</w:t>
              </w:r>
            </w:ins>
            <w:r>
              <w:rPr>
                <w:rFonts w:hint="eastAsia" w:ascii="宋体" w:hAnsi="宋体" w:eastAsia="宋体" w:cs="宋体"/>
                <w:color w:val="000000"/>
                <w:kern w:val="0"/>
                <w:sz w:val="24"/>
                <w:szCs w:val="24"/>
                <w:highlight w:val="none"/>
                <w:lang w:val="en-US" w:eastAsia="zh-CN"/>
              </w:rPr>
              <w:t>.3甲方对乙方和项目展开尽职调查、内部审查审批和垫付额度核定工作；</w:t>
            </w:r>
          </w:p>
          <w:p w14:paraId="1547CC53">
            <w:pPr>
              <w:numPr>
                <w:ilvl w:val="0"/>
                <w:numId w:val="0"/>
              </w:numPr>
              <w:spacing w:line="360" w:lineRule="auto"/>
              <w:rPr>
                <w:rFonts w:hint="eastAsia" w:ascii="宋体" w:hAnsi="宋体" w:eastAsia="宋体" w:cs="宋体"/>
                <w:color w:val="000000"/>
                <w:kern w:val="0"/>
                <w:sz w:val="24"/>
                <w:szCs w:val="24"/>
                <w:highlight w:val="none"/>
                <w:lang w:val="en-US" w:eastAsia="zh-CN"/>
              </w:rPr>
            </w:pPr>
            <w:ins w:id="88" w:author="Ellen" w:date="2026-06-14T21:28:45Z">
              <w:r>
                <w:rPr>
                  <w:rFonts w:hint="eastAsia" w:ascii="宋体" w:hAnsi="宋体" w:cs="宋体"/>
                  <w:color w:val="000000"/>
                  <w:kern w:val="0"/>
                  <w:sz w:val="24"/>
                  <w:szCs w:val="24"/>
                  <w:highlight w:val="none"/>
                  <w:lang w:val="en-US" w:eastAsia="zh-CN"/>
                </w:rPr>
                <w:t>3</w:t>
              </w:r>
            </w:ins>
            <w:r>
              <w:rPr>
                <w:rFonts w:hint="eastAsia" w:ascii="宋体" w:hAnsi="宋体" w:eastAsia="宋体" w:cs="宋体"/>
                <w:color w:val="000000"/>
                <w:kern w:val="0"/>
                <w:sz w:val="24"/>
                <w:szCs w:val="24"/>
                <w:highlight w:val="none"/>
                <w:lang w:val="en-US" w:eastAsia="zh-CN"/>
              </w:rPr>
              <w:t>.4</w:t>
            </w:r>
            <w:ins w:id="89" w:author="Ellen" w:date="2026-06-13T22:08:15Z">
              <w:r>
                <w:rPr>
                  <w:rFonts w:hint="eastAsia" w:ascii="宋体" w:hAnsi="宋体" w:cs="宋体"/>
                  <w:color w:val="000000"/>
                  <w:kern w:val="0"/>
                  <w:sz w:val="24"/>
                  <w:szCs w:val="24"/>
                  <w:highlight w:val="none"/>
                  <w:lang w:val="en-US" w:eastAsia="zh-CN"/>
                </w:rPr>
                <w:t>在</w:t>
              </w:r>
            </w:ins>
            <w:ins w:id="90" w:author="Ellen" w:date="2026-06-13T22:08:18Z">
              <w:r>
                <w:rPr>
                  <w:rFonts w:hint="eastAsia" w:ascii="宋体" w:hAnsi="宋体" w:cs="宋体"/>
                  <w:color w:val="000000"/>
                  <w:kern w:val="0"/>
                  <w:sz w:val="24"/>
                  <w:szCs w:val="24"/>
                  <w:highlight w:val="none"/>
                  <w:lang w:val="en-US" w:eastAsia="zh-CN"/>
                </w:rPr>
                <w:t>甲方</w:t>
              </w:r>
            </w:ins>
            <w:ins w:id="91" w:author="Ellen" w:date="2026-06-13T22:08:20Z">
              <w:r>
                <w:rPr>
                  <w:rFonts w:hint="eastAsia" w:ascii="宋体" w:hAnsi="宋体" w:cs="宋体"/>
                  <w:color w:val="000000"/>
                  <w:kern w:val="0"/>
                  <w:sz w:val="24"/>
                  <w:szCs w:val="24"/>
                  <w:highlight w:val="none"/>
                  <w:lang w:val="en-US" w:eastAsia="zh-CN"/>
                </w:rPr>
                <w:t>内部</w:t>
              </w:r>
            </w:ins>
            <w:ins w:id="92" w:author="Ellen" w:date="2026-06-13T22:08:27Z">
              <w:r>
                <w:rPr>
                  <w:rFonts w:hint="eastAsia" w:ascii="宋体" w:hAnsi="宋体" w:cs="宋体"/>
                  <w:color w:val="000000"/>
                  <w:kern w:val="0"/>
                  <w:sz w:val="24"/>
                  <w:szCs w:val="24"/>
                  <w:highlight w:val="none"/>
                  <w:lang w:val="en-US" w:eastAsia="zh-CN"/>
                </w:rPr>
                <w:t>审核</w:t>
              </w:r>
            </w:ins>
            <w:ins w:id="93" w:author="Ellen" w:date="2026-06-13T22:08:28Z">
              <w:r>
                <w:rPr>
                  <w:rFonts w:hint="eastAsia" w:ascii="宋体" w:hAnsi="宋体" w:cs="宋体"/>
                  <w:color w:val="000000"/>
                  <w:kern w:val="0"/>
                  <w:sz w:val="24"/>
                  <w:szCs w:val="24"/>
                  <w:highlight w:val="none"/>
                  <w:lang w:val="en-US" w:eastAsia="zh-CN"/>
                </w:rPr>
                <w:t>通过</w:t>
              </w:r>
            </w:ins>
            <w:ins w:id="94" w:author="Ellen" w:date="2026-06-13T22:08:32Z">
              <w:r>
                <w:rPr>
                  <w:rFonts w:hint="eastAsia" w:ascii="宋体" w:hAnsi="宋体" w:cs="宋体"/>
                  <w:color w:val="000000"/>
                  <w:kern w:val="0"/>
                  <w:sz w:val="24"/>
                  <w:szCs w:val="24"/>
                  <w:highlight w:val="none"/>
                  <w:lang w:val="en-US" w:eastAsia="zh-CN"/>
                </w:rPr>
                <w:t>2.3</w:t>
              </w:r>
            </w:ins>
            <w:ins w:id="95" w:author="Ellen" w:date="2026-06-13T22:08:37Z">
              <w:r>
                <w:rPr>
                  <w:rFonts w:hint="eastAsia" w:ascii="宋体" w:hAnsi="宋体" w:cs="宋体"/>
                  <w:color w:val="000000"/>
                  <w:kern w:val="0"/>
                  <w:sz w:val="24"/>
                  <w:szCs w:val="24"/>
                  <w:highlight w:val="none"/>
                  <w:lang w:val="en-US" w:eastAsia="zh-CN"/>
                </w:rPr>
                <w:t>项</w:t>
              </w:r>
            </w:ins>
            <w:ins w:id="96" w:author="Ellen" w:date="2026-06-13T22:08:38Z">
              <w:r>
                <w:rPr>
                  <w:rFonts w:hint="eastAsia" w:ascii="宋体" w:hAnsi="宋体" w:cs="宋体"/>
                  <w:color w:val="000000"/>
                  <w:kern w:val="0"/>
                  <w:sz w:val="24"/>
                  <w:szCs w:val="24"/>
                  <w:highlight w:val="none"/>
                  <w:lang w:val="en-US" w:eastAsia="zh-CN"/>
                </w:rPr>
                <w:t>后</w:t>
              </w:r>
            </w:ins>
            <w:ins w:id="97" w:author="Ellen" w:date="2026-06-13T22:08:39Z">
              <w:r>
                <w:rPr>
                  <w:rFonts w:hint="eastAsia" w:ascii="宋体" w:hAnsi="宋体" w:cs="宋体"/>
                  <w:color w:val="000000"/>
                  <w:kern w:val="0"/>
                  <w:sz w:val="24"/>
                  <w:szCs w:val="24"/>
                  <w:highlight w:val="none"/>
                  <w:lang w:val="en-US" w:eastAsia="zh-CN"/>
                </w:rPr>
                <w:t>，</w:t>
              </w:r>
            </w:ins>
            <w:r>
              <w:rPr>
                <w:rFonts w:hint="eastAsia" w:ascii="宋体" w:hAnsi="宋体" w:eastAsia="宋体" w:cs="宋体"/>
                <w:color w:val="000000"/>
                <w:kern w:val="0"/>
                <w:sz w:val="24"/>
                <w:szCs w:val="24"/>
                <w:highlight w:val="none"/>
                <w:lang w:val="en-US" w:eastAsia="zh-CN"/>
              </w:rPr>
              <w:t>甲乙双方签订本《</w:t>
            </w:r>
            <w:r>
              <w:rPr>
                <w:rFonts w:hint="default" w:ascii="宋体" w:hAnsi="宋体" w:eastAsia="宋体" w:cs="宋体"/>
                <w:color w:val="000000"/>
                <w:kern w:val="0"/>
                <w:sz w:val="24"/>
                <w:szCs w:val="24"/>
                <w:highlight w:val="none"/>
                <w:lang w:val="en-US" w:eastAsia="zh-CN"/>
              </w:rPr>
              <w:t>进口应付账款</w:t>
            </w:r>
            <w:r>
              <w:rPr>
                <w:rFonts w:hint="eastAsia" w:ascii="宋体" w:hAnsi="宋体" w:eastAsia="宋体" w:cs="宋体"/>
                <w:color w:val="000000"/>
                <w:kern w:val="0"/>
                <w:sz w:val="24"/>
                <w:szCs w:val="24"/>
                <w:highlight w:val="none"/>
                <w:lang w:val="en-US" w:eastAsia="zh-CN"/>
              </w:rPr>
              <w:t>垫付框架协议》；</w:t>
            </w:r>
          </w:p>
          <w:p w14:paraId="27B1251D">
            <w:pPr>
              <w:numPr>
                <w:ilvl w:val="0"/>
                <w:numId w:val="0"/>
              </w:numPr>
              <w:spacing w:line="360" w:lineRule="auto"/>
              <w:rPr>
                <w:rFonts w:hint="eastAsia" w:ascii="宋体" w:hAnsi="宋体" w:eastAsia="宋体" w:cs="宋体"/>
                <w:color w:val="auto"/>
                <w:kern w:val="0"/>
                <w:sz w:val="24"/>
                <w:szCs w:val="24"/>
                <w:highlight w:val="none"/>
                <w:lang w:val="en-US" w:eastAsia="zh-CN"/>
              </w:rPr>
            </w:pPr>
            <w:ins w:id="98" w:author="Ellen" w:date="2026-06-14T21:28:49Z">
              <w:r>
                <w:rPr>
                  <w:rFonts w:hint="eastAsia" w:ascii="宋体" w:hAnsi="宋体" w:cs="宋体"/>
                  <w:color w:val="000000"/>
                  <w:kern w:val="0"/>
                  <w:sz w:val="24"/>
                  <w:szCs w:val="24"/>
                  <w:highlight w:val="none"/>
                  <w:lang w:val="en-US" w:eastAsia="zh-CN"/>
                </w:rPr>
                <w:t>3</w:t>
              </w:r>
            </w:ins>
            <w:r>
              <w:rPr>
                <w:rFonts w:hint="eastAsia" w:ascii="宋体" w:hAnsi="宋体" w:eastAsia="宋体" w:cs="宋体"/>
                <w:color w:val="000000"/>
                <w:kern w:val="0"/>
                <w:sz w:val="24"/>
                <w:szCs w:val="24"/>
                <w:highlight w:val="none"/>
                <w:lang w:val="en-US" w:eastAsia="zh-CN"/>
              </w:rPr>
              <w:t>.5</w:t>
            </w:r>
            <w:ins w:id="99" w:author="Ellen" w:date="2026-06-13T22:11:01Z">
              <w:r>
                <w:rPr>
                  <w:rFonts w:hint="eastAsia" w:ascii="宋体" w:hAnsi="宋体" w:cs="宋体"/>
                  <w:color w:val="000000"/>
                  <w:kern w:val="0"/>
                  <w:sz w:val="24"/>
                  <w:szCs w:val="24"/>
                  <w:highlight w:val="none"/>
                  <w:lang w:val="en-US" w:eastAsia="zh-CN"/>
                </w:rPr>
                <w:t>基于</w:t>
              </w:r>
            </w:ins>
            <w:ins w:id="100" w:author="Ellen" w:date="2026-06-13T22:11:10Z">
              <w:r>
                <w:rPr>
                  <w:rFonts w:hint="eastAsia" w:ascii="宋体" w:hAnsi="宋体" w:cs="宋体"/>
                  <w:color w:val="000000"/>
                  <w:kern w:val="0"/>
                  <w:sz w:val="24"/>
                  <w:szCs w:val="24"/>
                  <w:highlight w:val="none"/>
                  <w:lang w:val="en-US" w:eastAsia="zh-CN"/>
                </w:rPr>
                <w:t>乙方</w:t>
              </w:r>
            </w:ins>
            <w:ins w:id="101" w:author="Ellen" w:date="2026-06-13T22:11:11Z">
              <w:r>
                <w:rPr>
                  <w:rFonts w:hint="eastAsia" w:ascii="宋体" w:hAnsi="宋体" w:cs="宋体"/>
                  <w:color w:val="000000"/>
                  <w:kern w:val="0"/>
                  <w:sz w:val="24"/>
                  <w:szCs w:val="24"/>
                  <w:highlight w:val="none"/>
                  <w:lang w:val="en-US" w:eastAsia="zh-CN"/>
                </w:rPr>
                <w:t>与</w:t>
              </w:r>
            </w:ins>
            <w:ins w:id="102" w:author="Ellen" w:date="2026-06-13T22:11:14Z">
              <w:r>
                <w:rPr>
                  <w:rFonts w:hint="eastAsia" w:ascii="宋体" w:hAnsi="宋体" w:cs="宋体"/>
                  <w:color w:val="000000"/>
                  <w:kern w:val="0"/>
                  <w:sz w:val="24"/>
                  <w:szCs w:val="24"/>
                  <w:highlight w:val="none"/>
                  <w:lang w:val="en-US" w:eastAsia="zh-CN"/>
                </w:rPr>
                <w:t>贸易</w:t>
              </w:r>
            </w:ins>
            <w:ins w:id="103" w:author="Ellen" w:date="2026-06-13T22:11:17Z">
              <w:r>
                <w:rPr>
                  <w:rFonts w:hint="eastAsia" w:ascii="宋体" w:hAnsi="宋体" w:cs="宋体"/>
                  <w:color w:val="000000"/>
                  <w:kern w:val="0"/>
                  <w:sz w:val="24"/>
                  <w:szCs w:val="24"/>
                  <w:highlight w:val="none"/>
                  <w:lang w:val="en-US" w:eastAsia="zh-CN"/>
                </w:rPr>
                <w:t>出口商</w:t>
              </w:r>
            </w:ins>
            <w:ins w:id="104" w:author="Ellen" w:date="2026-06-13T22:11:18Z">
              <w:r>
                <w:rPr>
                  <w:rFonts w:hint="eastAsia" w:ascii="宋体" w:hAnsi="宋体" w:cs="宋体"/>
                  <w:color w:val="000000"/>
                  <w:kern w:val="0"/>
                  <w:sz w:val="24"/>
                  <w:szCs w:val="24"/>
                  <w:highlight w:val="none"/>
                  <w:lang w:val="en-US" w:eastAsia="zh-CN"/>
                </w:rPr>
                <w:t>的</w:t>
              </w:r>
            </w:ins>
            <w:ins w:id="105" w:author="Ellen" w:date="2026-06-13T22:26:18Z">
              <w:r>
                <w:rPr>
                  <w:rFonts w:hint="eastAsia" w:ascii="宋体" w:hAnsi="宋体" w:cs="宋体"/>
                  <w:color w:val="000000"/>
                  <w:kern w:val="0"/>
                  <w:sz w:val="24"/>
                  <w:szCs w:val="24"/>
                  <w:highlight w:val="none"/>
                  <w:lang w:val="en-US" w:eastAsia="zh-CN"/>
                </w:rPr>
                <w:t>《</w:t>
              </w:r>
            </w:ins>
            <w:ins w:id="106" w:author="Ellen" w:date="2026-06-13T22:26:24Z">
              <w:r>
                <w:rPr>
                  <w:rFonts w:hint="eastAsia" w:ascii="宋体" w:hAnsi="宋体" w:cs="宋体"/>
                  <w:color w:val="000000"/>
                  <w:kern w:val="0"/>
                  <w:sz w:val="24"/>
                  <w:szCs w:val="24"/>
                  <w:highlight w:val="none"/>
                  <w:lang w:val="en-US" w:eastAsia="zh-CN"/>
                </w:rPr>
                <w:t>贸易协议</w:t>
              </w:r>
            </w:ins>
            <w:ins w:id="107" w:author="Ellen" w:date="2026-06-13T22:26:18Z">
              <w:r>
                <w:rPr>
                  <w:rFonts w:hint="eastAsia" w:ascii="宋体" w:hAnsi="宋体" w:cs="宋体"/>
                  <w:color w:val="000000"/>
                  <w:kern w:val="0"/>
                  <w:sz w:val="24"/>
                  <w:szCs w:val="24"/>
                  <w:highlight w:val="none"/>
                  <w:lang w:val="en-US" w:eastAsia="zh-CN"/>
                </w:rPr>
                <w:t>》</w:t>
              </w:r>
            </w:ins>
            <w:ins w:id="108" w:author="Ellen" w:date="2026-06-13T22:11:22Z">
              <w:r>
                <w:rPr>
                  <w:rFonts w:hint="eastAsia" w:ascii="宋体" w:hAnsi="宋体" w:cs="宋体"/>
                  <w:color w:val="000000"/>
                  <w:kern w:val="0"/>
                  <w:sz w:val="24"/>
                  <w:szCs w:val="24"/>
                  <w:highlight w:val="none"/>
                  <w:lang w:val="en-US" w:eastAsia="zh-CN"/>
                </w:rPr>
                <w:t>，</w:t>
              </w:r>
            </w:ins>
            <w:r>
              <w:rPr>
                <w:rFonts w:hint="eastAsia" w:ascii="宋体" w:hAnsi="宋体" w:eastAsia="宋体" w:cs="宋体"/>
                <w:b w:val="0"/>
                <w:bCs w:val="0"/>
                <w:i w:val="0"/>
                <w:iCs w:val="0"/>
                <w:color w:val="000000"/>
                <w:kern w:val="0"/>
                <w:sz w:val="24"/>
                <w:szCs w:val="24"/>
                <w:highlight w:val="none"/>
                <w:vertAlign w:val="baseline"/>
                <w:lang w:val="en-US" w:eastAsia="zh-CN" w:bidi="ar-SA"/>
              </w:rPr>
              <w:t>甲方、乙方</w:t>
            </w:r>
            <w:r>
              <w:rPr>
                <w:rFonts w:hint="eastAsia" w:ascii="宋体" w:hAnsi="宋体" w:cs="宋体"/>
                <w:b w:val="0"/>
                <w:bCs w:val="0"/>
                <w:i w:val="0"/>
                <w:iCs w:val="0"/>
                <w:color w:val="000000"/>
                <w:kern w:val="0"/>
                <w:sz w:val="24"/>
                <w:szCs w:val="24"/>
                <w:highlight w:val="none"/>
                <w:vertAlign w:val="baseline"/>
                <w:lang w:val="en-US" w:eastAsia="zh-CN" w:bidi="ar-SA"/>
              </w:rPr>
              <w:t>和</w:t>
            </w:r>
            <w:r>
              <w:rPr>
                <w:rFonts w:hint="eastAsia" w:ascii="宋体" w:hAnsi="宋体" w:eastAsia="宋体" w:cs="宋体"/>
                <w:b w:val="0"/>
                <w:bCs w:val="0"/>
                <w:i w:val="0"/>
                <w:iCs w:val="0"/>
                <w:color w:val="000000"/>
                <w:kern w:val="0"/>
                <w:sz w:val="24"/>
                <w:szCs w:val="24"/>
                <w:highlight w:val="none"/>
                <w:vertAlign w:val="baseline"/>
                <w:lang w:val="en-US" w:eastAsia="zh-CN" w:bidi="ar-SA"/>
              </w:rPr>
              <w:t>作为贸易</w:t>
            </w:r>
            <w:r>
              <w:rPr>
                <w:rFonts w:hint="default" w:ascii="宋体" w:hAnsi="宋体" w:eastAsia="宋体" w:cs="宋体"/>
                <w:b w:val="0"/>
                <w:bCs w:val="0"/>
                <w:i w:val="0"/>
                <w:iCs w:val="0"/>
                <w:color w:val="000000"/>
                <w:kern w:val="0"/>
                <w:sz w:val="24"/>
                <w:szCs w:val="24"/>
                <w:highlight w:val="none"/>
                <w:vertAlign w:val="baseline"/>
                <w:lang w:val="en-US" w:eastAsia="zh-CN" w:bidi="ar-SA"/>
              </w:rPr>
              <w:t>出口</w:t>
            </w:r>
            <w:r>
              <w:rPr>
                <w:rFonts w:hint="eastAsia" w:ascii="宋体" w:hAnsi="宋体" w:eastAsia="宋体" w:cs="宋体"/>
                <w:b w:val="0"/>
                <w:bCs w:val="0"/>
                <w:i w:val="0"/>
                <w:iCs w:val="0"/>
                <w:color w:val="000000"/>
                <w:kern w:val="0"/>
                <w:sz w:val="24"/>
                <w:szCs w:val="24"/>
                <w:highlight w:val="none"/>
                <w:vertAlign w:val="baseline"/>
                <w:lang w:val="en-US" w:eastAsia="zh-CN" w:bidi="ar-SA"/>
              </w:rPr>
              <w:t>商的</w:t>
            </w:r>
            <w:r>
              <w:rPr>
                <w:rFonts w:hint="default" w:ascii="宋体" w:hAnsi="宋体" w:eastAsia="宋体" w:cs="宋体"/>
                <w:b w:val="0"/>
                <w:bCs w:val="0"/>
                <w:i w:val="0"/>
                <w:iCs w:val="0"/>
                <w:color w:val="000000"/>
                <w:kern w:val="0"/>
                <w:sz w:val="24"/>
                <w:szCs w:val="24"/>
                <w:highlight w:val="none"/>
                <w:vertAlign w:val="baseline"/>
                <w:lang w:val="en-US" w:eastAsia="zh-CN" w:bidi="ar-SA"/>
              </w:rPr>
              <w:t>卖</w:t>
            </w:r>
            <w:r>
              <w:rPr>
                <w:rFonts w:hint="eastAsia" w:ascii="宋体" w:hAnsi="宋体" w:eastAsia="宋体" w:cs="宋体"/>
                <w:b w:val="0"/>
                <w:bCs w:val="0"/>
                <w:i w:val="0"/>
                <w:iCs w:val="0"/>
                <w:color w:val="000000"/>
                <w:kern w:val="0"/>
                <w:sz w:val="24"/>
                <w:szCs w:val="24"/>
                <w:highlight w:val="none"/>
                <w:vertAlign w:val="baseline"/>
                <w:lang w:val="en-US" w:eastAsia="zh-CN" w:bidi="ar-SA"/>
              </w:rPr>
              <w:t>家签订</w:t>
            </w:r>
            <w:del w:id="109" w:author="Ellen" w:date="2026-06-13T22:12:09Z">
              <w:r>
                <w:rPr>
                  <w:rFonts w:hint="eastAsia" w:ascii="宋体" w:hAnsi="宋体" w:eastAsia="宋体" w:cs="宋体"/>
                  <w:b w:val="0"/>
                  <w:bCs w:val="0"/>
                  <w:i w:val="0"/>
                  <w:iCs w:val="0"/>
                  <w:color w:val="000000"/>
                  <w:kern w:val="0"/>
                  <w:sz w:val="24"/>
                  <w:szCs w:val="24"/>
                  <w:highlight w:val="none"/>
                  <w:vertAlign w:val="baseline"/>
                  <w:lang w:val="en-US" w:eastAsia="zh-CN" w:bidi="ar-SA"/>
                </w:rPr>
                <w:delText>的相关《贸易协议》</w:delText>
              </w:r>
            </w:del>
            <w:del w:id="110" w:author="Ellen" w:date="2026-06-13T22:12:09Z">
              <w:r>
                <w:rPr>
                  <w:rFonts w:hint="eastAsia" w:ascii="宋体" w:hAnsi="宋体" w:cs="宋体"/>
                  <w:b w:val="0"/>
                  <w:bCs w:val="0"/>
                  <w:i w:val="0"/>
                  <w:iCs w:val="0"/>
                  <w:color w:val="FF0000"/>
                  <w:kern w:val="0"/>
                  <w:sz w:val="24"/>
                  <w:szCs w:val="24"/>
                  <w:highlight w:val="none"/>
                  <w:vertAlign w:val="baseline"/>
                  <w:lang w:val="en-US" w:eastAsia="zh-CN" w:bidi="ar-SA"/>
                </w:rPr>
                <w:delText>向下的</w:delText>
              </w:r>
            </w:del>
            <w:r>
              <w:rPr>
                <w:rFonts w:hint="eastAsia" w:ascii="宋体" w:hAnsi="宋体" w:cs="宋体"/>
                <w:b w:val="0"/>
                <w:bCs w:val="0"/>
                <w:i w:val="0"/>
                <w:iCs w:val="0"/>
                <w:color w:val="FF0000"/>
                <w:kern w:val="0"/>
                <w:sz w:val="24"/>
                <w:szCs w:val="24"/>
                <w:highlight w:val="none"/>
                <w:vertAlign w:val="baseline"/>
                <w:lang w:val="en-US" w:eastAsia="zh-CN" w:bidi="ar-SA"/>
              </w:rPr>
              <w:t>《委托代理</w:t>
            </w:r>
            <w:ins w:id="111" w:author="Ellen" w:date="2026-06-13T22:20:45Z">
              <w:r>
                <w:rPr>
                  <w:rFonts w:hint="eastAsia" w:ascii="宋体" w:hAnsi="宋体" w:cs="宋体"/>
                  <w:b w:val="0"/>
                  <w:bCs w:val="0"/>
                  <w:i w:val="0"/>
                  <w:iCs w:val="0"/>
                  <w:color w:val="FF0000"/>
                  <w:kern w:val="0"/>
                  <w:sz w:val="24"/>
                  <w:szCs w:val="24"/>
                  <w:highlight w:val="none"/>
                  <w:vertAlign w:val="baseline"/>
                  <w:lang w:val="en-US" w:eastAsia="zh-CN" w:bidi="ar-SA"/>
                </w:rPr>
                <w:t>结算</w:t>
              </w:r>
            </w:ins>
            <w:r>
              <w:rPr>
                <w:rFonts w:hint="eastAsia" w:ascii="宋体" w:hAnsi="宋体" w:cs="宋体"/>
                <w:b w:val="0"/>
                <w:bCs w:val="0"/>
                <w:i w:val="0"/>
                <w:iCs w:val="0"/>
                <w:color w:val="FF0000"/>
                <w:kern w:val="0"/>
                <w:sz w:val="24"/>
                <w:szCs w:val="24"/>
                <w:highlight w:val="none"/>
                <w:vertAlign w:val="baseline"/>
                <w:lang w:val="en-US" w:eastAsia="zh-CN" w:bidi="ar-SA"/>
              </w:rPr>
              <w:t>协议》</w:t>
            </w:r>
            <w:r>
              <w:rPr>
                <w:rFonts w:hint="eastAsia" w:ascii="宋体" w:hAnsi="宋体" w:eastAsia="宋体" w:cs="宋体"/>
                <w:color w:val="auto"/>
                <w:kern w:val="0"/>
                <w:sz w:val="24"/>
                <w:szCs w:val="24"/>
                <w:highlight w:val="none"/>
                <w:lang w:val="en-US" w:eastAsia="zh-CN"/>
              </w:rPr>
              <w:t>；</w:t>
            </w:r>
          </w:p>
          <w:p w14:paraId="5B021744">
            <w:pPr>
              <w:numPr>
                <w:ilvl w:val="0"/>
                <w:numId w:val="0"/>
              </w:numPr>
              <w:spacing w:line="360" w:lineRule="auto"/>
              <w:rPr>
                <w:rFonts w:hint="eastAsia" w:ascii="宋体" w:hAnsi="宋体" w:eastAsia="宋体" w:cs="宋体"/>
                <w:color w:val="FF0000"/>
                <w:kern w:val="0"/>
                <w:sz w:val="24"/>
                <w:szCs w:val="24"/>
                <w:highlight w:val="none"/>
                <w:lang w:val="en-US" w:eastAsia="zh-CN"/>
              </w:rPr>
            </w:pPr>
            <w:ins w:id="112" w:author="Ellen" w:date="2026-06-14T21:28:52Z">
              <w:r>
                <w:rPr>
                  <w:rFonts w:hint="eastAsia" w:ascii="宋体" w:hAnsi="宋体" w:cs="宋体"/>
                  <w:color w:val="auto"/>
                  <w:kern w:val="0"/>
                  <w:sz w:val="24"/>
                  <w:szCs w:val="24"/>
                  <w:highlight w:val="none"/>
                  <w:lang w:val="en-US" w:eastAsia="zh-CN"/>
                </w:rPr>
                <w:t>3</w:t>
              </w:r>
            </w:ins>
            <w:r>
              <w:rPr>
                <w:rFonts w:hint="eastAsia" w:ascii="宋体" w:hAnsi="宋体" w:eastAsia="宋体" w:cs="宋体"/>
                <w:color w:val="auto"/>
                <w:kern w:val="0"/>
                <w:sz w:val="24"/>
                <w:szCs w:val="24"/>
                <w:highlight w:val="none"/>
                <w:lang w:val="en-US" w:eastAsia="zh-CN"/>
              </w:rPr>
              <w:t>.6乙方凭相关</w:t>
            </w:r>
            <w:del w:id="113" w:author="Ellen" w:date="2026-06-13T22:17:51Z">
              <w:r>
                <w:rPr>
                  <w:rFonts w:hint="eastAsia" w:ascii="宋体" w:hAnsi="宋体" w:eastAsia="宋体" w:cs="宋体"/>
                  <w:color w:val="auto"/>
                  <w:kern w:val="0"/>
                  <w:sz w:val="24"/>
                  <w:szCs w:val="24"/>
                  <w:highlight w:val="none"/>
                  <w:lang w:val="en-US" w:eastAsia="zh-CN"/>
                </w:rPr>
                <w:delText>《贸易协议》</w:delText>
              </w:r>
            </w:del>
            <w:r>
              <w:rPr>
                <w:rFonts w:hint="eastAsia" w:ascii="宋体" w:hAnsi="宋体" w:cs="宋体"/>
                <w:color w:val="FF0000"/>
                <w:kern w:val="0"/>
                <w:sz w:val="24"/>
                <w:szCs w:val="24"/>
                <w:highlight w:val="none"/>
                <w:lang w:val="en-US" w:eastAsia="zh-CN"/>
              </w:rPr>
              <w:t>《委托代理</w:t>
            </w:r>
            <w:ins w:id="114" w:author="Ellen" w:date="2026-06-13T22:20:48Z">
              <w:r>
                <w:rPr>
                  <w:rFonts w:hint="eastAsia" w:ascii="宋体" w:hAnsi="宋体" w:cs="宋体"/>
                  <w:color w:val="FF0000"/>
                  <w:kern w:val="0"/>
                  <w:sz w:val="24"/>
                  <w:szCs w:val="24"/>
                  <w:highlight w:val="none"/>
                  <w:lang w:val="en-US" w:eastAsia="zh-CN"/>
                </w:rPr>
                <w:t>结算</w:t>
              </w:r>
            </w:ins>
            <w:r>
              <w:rPr>
                <w:rFonts w:hint="eastAsia" w:ascii="宋体" w:hAnsi="宋体" w:cs="宋体"/>
                <w:color w:val="FF0000"/>
                <w:kern w:val="0"/>
                <w:sz w:val="24"/>
                <w:szCs w:val="24"/>
                <w:highlight w:val="none"/>
                <w:lang w:val="en-US" w:eastAsia="zh-CN"/>
              </w:rPr>
              <w:t>协议》</w:t>
            </w:r>
            <w:r>
              <w:rPr>
                <w:rFonts w:hint="eastAsia" w:ascii="宋体" w:hAnsi="宋体" w:eastAsia="宋体" w:cs="宋体"/>
                <w:color w:val="auto"/>
                <w:kern w:val="0"/>
                <w:sz w:val="24"/>
                <w:szCs w:val="24"/>
                <w:highlight w:val="none"/>
                <w:lang w:val="en-US" w:eastAsia="zh-CN"/>
              </w:rPr>
              <w:t>，向当地银行申请开立保函</w:t>
            </w:r>
            <w:r>
              <w:rPr>
                <w:rFonts w:hint="eastAsia" w:ascii="宋体" w:hAnsi="宋体" w:cs="宋体"/>
                <w:color w:val="auto"/>
                <w:kern w:val="0"/>
                <w:sz w:val="24"/>
                <w:szCs w:val="24"/>
                <w:highlight w:val="none"/>
                <w:lang w:val="en-US" w:eastAsia="zh-CN"/>
              </w:rPr>
              <w:t>，</w:t>
            </w:r>
            <w:r>
              <w:rPr>
                <w:rFonts w:ascii="宋体" w:hAnsi="宋体" w:eastAsia="宋体" w:cs="宋体"/>
                <w:color w:val="auto"/>
                <w:sz w:val="24"/>
                <w:szCs w:val="24"/>
                <w:highlight w:val="none"/>
              </w:rPr>
              <w:t>保函金额须为垫付金额的110%</w:t>
            </w:r>
            <w:r>
              <w:rPr>
                <w:rFonts w:hint="eastAsia" w:ascii="宋体" w:hAnsi="宋体" w:eastAsia="宋体" w:cs="宋体"/>
                <w:color w:val="auto"/>
                <w:kern w:val="0"/>
                <w:sz w:val="24"/>
                <w:szCs w:val="24"/>
                <w:highlight w:val="none"/>
                <w:lang w:val="en-US" w:eastAsia="zh-CN"/>
              </w:rPr>
              <w:t>；</w:t>
            </w:r>
            <w:r>
              <w:rPr>
                <w:rFonts w:hint="eastAsia" w:ascii="宋体" w:hAnsi="宋体" w:eastAsia="宋体" w:cs="宋体"/>
                <w:color w:val="FF0000"/>
                <w:kern w:val="0"/>
                <w:sz w:val="24"/>
                <w:szCs w:val="24"/>
                <w:highlight w:val="none"/>
                <w:lang w:val="en-US" w:eastAsia="zh-CN"/>
              </w:rPr>
              <w:t>甲方</w:t>
            </w:r>
            <w:r>
              <w:rPr>
                <w:rFonts w:hint="eastAsia" w:ascii="宋体" w:hAnsi="宋体" w:cs="宋体"/>
                <w:color w:val="FF0000"/>
                <w:kern w:val="0"/>
                <w:sz w:val="24"/>
                <w:szCs w:val="24"/>
                <w:highlight w:val="none"/>
                <w:lang w:val="en-US" w:eastAsia="zh-CN"/>
              </w:rPr>
              <w:t>作为受益人</w:t>
            </w:r>
            <w:r>
              <w:rPr>
                <w:rFonts w:hint="eastAsia" w:ascii="宋体" w:hAnsi="宋体" w:eastAsia="宋体" w:cs="宋体"/>
                <w:color w:val="FF0000"/>
                <w:kern w:val="0"/>
                <w:sz w:val="24"/>
                <w:szCs w:val="24"/>
                <w:highlight w:val="none"/>
                <w:lang w:val="en-US" w:eastAsia="zh-CN"/>
              </w:rPr>
              <w:t>接收当地银行的保函通知</w:t>
            </w:r>
            <w:r>
              <w:rPr>
                <w:rFonts w:hint="eastAsia" w:ascii="宋体" w:hAnsi="宋体" w:eastAsia="宋体" w:cs="宋体"/>
                <w:b w:val="0"/>
                <w:bCs w:val="0"/>
                <w:i w:val="0"/>
                <w:iCs w:val="0"/>
                <w:color w:val="FF0000"/>
                <w:kern w:val="0"/>
                <w:sz w:val="24"/>
                <w:szCs w:val="24"/>
                <w:highlight w:val="none"/>
                <w:vertAlign w:val="baseline"/>
                <w:lang w:val="en-US" w:eastAsia="zh-CN" w:bidi="ar-SA"/>
              </w:rPr>
              <w:t>。</w:t>
            </w:r>
          </w:p>
          <w:p w14:paraId="E1EC237E">
            <w:pPr>
              <w:numPr>
                <w:ilvl w:val="0"/>
                <w:numId w:val="0"/>
              </w:numPr>
              <w:spacing w:line="360" w:lineRule="auto"/>
              <w:rPr>
                <w:rFonts w:hint="eastAsia" w:ascii="宋体" w:hAnsi="宋体" w:eastAsia="宋体" w:cs="宋体"/>
                <w:color w:val="000000"/>
                <w:kern w:val="0"/>
                <w:sz w:val="24"/>
                <w:szCs w:val="24"/>
                <w:highlight w:val="none"/>
                <w:lang w:val="en-US" w:eastAsia="zh-CN"/>
              </w:rPr>
            </w:pPr>
            <w:ins w:id="115" w:author="Ellen" w:date="2026-06-14T21:28:54Z">
              <w:r>
                <w:rPr>
                  <w:rFonts w:hint="eastAsia" w:ascii="宋体" w:hAnsi="宋体" w:cs="宋体"/>
                  <w:color w:val="000000"/>
                  <w:kern w:val="0"/>
                  <w:sz w:val="24"/>
                  <w:szCs w:val="24"/>
                  <w:highlight w:val="none"/>
                  <w:lang w:val="en-US" w:eastAsia="zh-CN"/>
                </w:rPr>
                <w:t>3</w:t>
              </w:r>
            </w:ins>
            <w:r>
              <w:rPr>
                <w:rFonts w:hint="eastAsia" w:ascii="宋体" w:hAnsi="宋体" w:eastAsia="宋体" w:cs="宋体"/>
                <w:color w:val="000000"/>
                <w:kern w:val="0"/>
                <w:sz w:val="24"/>
                <w:szCs w:val="24"/>
                <w:highlight w:val="none"/>
                <w:lang w:val="en-US" w:eastAsia="zh-CN"/>
              </w:rPr>
              <w:t>.7乙方根据相关《贸易协议》后，甲方</w:t>
            </w:r>
            <w:r>
              <w:rPr>
                <w:rFonts w:hint="default" w:ascii="宋体" w:hAnsi="宋体" w:eastAsia="宋体" w:cs="宋体"/>
                <w:color w:val="000000"/>
                <w:kern w:val="0"/>
                <w:sz w:val="24"/>
                <w:szCs w:val="24"/>
                <w:highlight w:val="none"/>
                <w:lang w:val="en-US" w:eastAsia="zh-CN"/>
              </w:rPr>
              <w:t>支付</w:t>
            </w:r>
            <w:r>
              <w:rPr>
                <w:rFonts w:hint="eastAsia" w:ascii="宋体" w:hAnsi="宋体" w:eastAsia="宋体" w:cs="宋体"/>
                <w:color w:val="000000"/>
                <w:kern w:val="0"/>
                <w:sz w:val="24"/>
                <w:szCs w:val="24"/>
                <w:highlight w:val="none"/>
                <w:lang w:val="en-US" w:eastAsia="zh-CN"/>
              </w:rPr>
              <w:t>预付款，</w:t>
            </w:r>
            <w:r>
              <w:rPr>
                <w:rFonts w:hint="default" w:ascii="宋体" w:hAnsi="宋体" w:eastAsia="宋体" w:cs="宋体"/>
                <w:color w:val="000000"/>
                <w:kern w:val="0"/>
                <w:sz w:val="24"/>
                <w:szCs w:val="24"/>
                <w:highlight w:val="none"/>
                <w:lang w:val="en-US" w:eastAsia="zh-CN"/>
              </w:rPr>
              <w:t>卖家</w:t>
            </w:r>
            <w:r>
              <w:rPr>
                <w:rFonts w:hint="eastAsia" w:ascii="宋体" w:hAnsi="宋体" w:eastAsia="宋体" w:cs="宋体"/>
                <w:color w:val="000000"/>
                <w:kern w:val="0"/>
                <w:sz w:val="24"/>
                <w:szCs w:val="24"/>
                <w:highlight w:val="none"/>
                <w:lang w:val="en-US" w:eastAsia="zh-CN"/>
              </w:rPr>
              <w:t>备货、发货、报关，乙方同甲方做应</w:t>
            </w:r>
            <w:r>
              <w:rPr>
                <w:rFonts w:hint="default" w:ascii="宋体" w:hAnsi="宋体" w:eastAsia="宋体" w:cs="宋体"/>
                <w:color w:val="000000"/>
                <w:kern w:val="0"/>
                <w:sz w:val="24"/>
                <w:szCs w:val="24"/>
                <w:highlight w:val="none"/>
                <w:lang w:val="en-US" w:eastAsia="zh-CN"/>
              </w:rPr>
              <w:t>付</w:t>
            </w:r>
            <w:r>
              <w:rPr>
                <w:rFonts w:hint="eastAsia" w:ascii="宋体" w:hAnsi="宋体" w:eastAsia="宋体" w:cs="宋体"/>
                <w:color w:val="000000"/>
                <w:kern w:val="0"/>
                <w:sz w:val="24"/>
                <w:szCs w:val="24"/>
                <w:highlight w:val="none"/>
                <w:lang w:val="en-US" w:eastAsia="zh-CN"/>
              </w:rPr>
              <w:t>账款通知和确认，发送《</w:t>
            </w:r>
            <w:r>
              <w:rPr>
                <w:rFonts w:hint="default" w:ascii="宋体" w:hAnsi="宋体" w:eastAsia="宋体" w:cs="宋体"/>
                <w:color w:val="000000"/>
                <w:kern w:val="0"/>
                <w:sz w:val="24"/>
                <w:szCs w:val="24"/>
                <w:highlight w:val="none"/>
                <w:lang w:val="en-US" w:eastAsia="zh-CN"/>
              </w:rPr>
              <w:t>进口应付</w:t>
            </w:r>
            <w:r>
              <w:rPr>
                <w:rFonts w:hint="eastAsia" w:ascii="宋体" w:hAnsi="宋体" w:eastAsia="宋体" w:cs="宋体"/>
                <w:color w:val="000000"/>
                <w:kern w:val="0"/>
                <w:sz w:val="24"/>
                <w:szCs w:val="24"/>
                <w:highlight w:val="none"/>
                <w:lang w:val="en-US" w:eastAsia="zh-CN"/>
              </w:rPr>
              <w:t>账款通知书和确认函》抄送甲方；</w:t>
            </w:r>
          </w:p>
          <w:p w14:paraId="355BBA8D">
            <w:pPr>
              <w:numPr>
                <w:ilvl w:val="0"/>
                <w:numId w:val="0"/>
              </w:numPr>
              <w:spacing w:line="360" w:lineRule="auto"/>
              <w:rPr>
                <w:rFonts w:hint="eastAsia" w:ascii="宋体" w:hAnsi="宋体" w:eastAsia="宋体" w:cs="宋体"/>
                <w:color w:val="000000"/>
                <w:kern w:val="0"/>
                <w:sz w:val="24"/>
                <w:szCs w:val="24"/>
                <w:highlight w:val="none"/>
                <w:lang w:val="en-US" w:eastAsia="zh-CN"/>
              </w:rPr>
            </w:pPr>
            <w:ins w:id="116" w:author="Ellen" w:date="2026-06-14T21:29:03Z">
              <w:r>
                <w:rPr>
                  <w:rFonts w:hint="eastAsia" w:ascii="宋体" w:hAnsi="宋体" w:cs="宋体"/>
                  <w:color w:val="000000"/>
                  <w:kern w:val="0"/>
                  <w:sz w:val="24"/>
                  <w:szCs w:val="24"/>
                  <w:highlight w:val="none"/>
                  <w:lang w:val="en-US" w:eastAsia="zh-CN"/>
                </w:rPr>
                <w:t>3</w:t>
              </w:r>
            </w:ins>
            <w:r>
              <w:rPr>
                <w:rFonts w:hint="eastAsia" w:ascii="宋体" w:hAnsi="宋体" w:eastAsia="宋体" w:cs="宋体"/>
                <w:color w:val="000000"/>
                <w:kern w:val="0"/>
                <w:sz w:val="24"/>
                <w:szCs w:val="24"/>
                <w:highlight w:val="none"/>
                <w:lang w:val="en-US" w:eastAsia="zh-CN"/>
              </w:rPr>
              <w:t>.8</w:t>
            </w:r>
            <w:r>
              <w:rPr>
                <w:rFonts w:hint="default" w:ascii="宋体" w:hAnsi="宋体" w:eastAsia="宋体" w:cs="宋体"/>
                <w:color w:val="000000"/>
                <w:kern w:val="0"/>
                <w:sz w:val="24"/>
                <w:szCs w:val="24"/>
                <w:highlight w:val="none"/>
                <w:lang w:val="en-US" w:eastAsia="zh-CN"/>
              </w:rPr>
              <w:t>应付账款到期前，</w:t>
            </w:r>
            <w:r>
              <w:rPr>
                <w:rFonts w:hint="eastAsia" w:ascii="宋体" w:hAnsi="宋体" w:eastAsia="宋体" w:cs="宋体"/>
                <w:color w:val="000000"/>
                <w:kern w:val="0"/>
                <w:sz w:val="24"/>
                <w:szCs w:val="24"/>
                <w:highlight w:val="none"/>
                <w:lang w:val="en-US" w:eastAsia="zh-CN"/>
              </w:rPr>
              <w:t>乙方向甲方提出垫付申请，并做</w:t>
            </w:r>
            <w:r>
              <w:rPr>
                <w:rFonts w:hint="default" w:ascii="宋体" w:hAnsi="宋体" w:eastAsia="宋体" w:cs="宋体"/>
                <w:color w:val="000000"/>
                <w:kern w:val="0"/>
                <w:sz w:val="24"/>
                <w:szCs w:val="24"/>
                <w:highlight w:val="none"/>
                <w:lang w:val="en-US" w:eastAsia="zh-CN"/>
              </w:rPr>
              <w:t>无纠纷</w:t>
            </w:r>
            <w:r>
              <w:rPr>
                <w:rFonts w:hint="eastAsia" w:ascii="宋体" w:hAnsi="宋体" w:eastAsia="宋体" w:cs="宋体"/>
                <w:color w:val="000000"/>
                <w:kern w:val="0"/>
                <w:sz w:val="24"/>
                <w:szCs w:val="24"/>
                <w:highlight w:val="none"/>
                <w:lang w:val="en-US" w:eastAsia="zh-CN"/>
              </w:rPr>
              <w:t>承诺，</w:t>
            </w:r>
            <w:ins w:id="117" w:author="Ellen" w:date="2026-06-13T22:27:32Z">
              <w:r>
                <w:rPr>
                  <w:rFonts w:hint="eastAsia" w:ascii="宋体" w:hAnsi="宋体" w:cs="宋体"/>
                  <w:color w:val="000000"/>
                  <w:kern w:val="0"/>
                  <w:sz w:val="24"/>
                  <w:szCs w:val="24"/>
                  <w:highlight w:val="none"/>
                  <w:lang w:val="en-US" w:eastAsia="zh-CN"/>
                </w:rPr>
                <w:t>且</w:t>
              </w:r>
            </w:ins>
            <w:ins w:id="118" w:author="Ellen" w:date="2026-06-13T22:27:58Z">
              <w:r>
                <w:rPr>
                  <w:rFonts w:hint="eastAsia" w:ascii="宋体" w:hAnsi="宋体" w:cs="宋体"/>
                  <w:color w:val="000000"/>
                  <w:kern w:val="0"/>
                  <w:sz w:val="24"/>
                  <w:szCs w:val="24"/>
                  <w:highlight w:val="none"/>
                  <w:lang w:val="en-US" w:eastAsia="zh-CN"/>
                </w:rPr>
                <w:t>放弃</w:t>
              </w:r>
            </w:ins>
            <w:ins w:id="119" w:author="Ellen" w:date="2026-06-13T22:27:59Z">
              <w:r>
                <w:rPr>
                  <w:rFonts w:hint="eastAsia" w:ascii="宋体" w:hAnsi="宋体" w:cs="宋体"/>
                  <w:color w:val="000000"/>
                  <w:kern w:val="0"/>
                  <w:sz w:val="24"/>
                  <w:szCs w:val="24"/>
                  <w:highlight w:val="none"/>
                  <w:lang w:val="en-US" w:eastAsia="zh-CN"/>
                </w:rPr>
                <w:t>提出</w:t>
              </w:r>
            </w:ins>
            <w:ins w:id="120" w:author="Ellen" w:date="2026-06-13T22:28:00Z">
              <w:r>
                <w:rPr>
                  <w:rFonts w:hint="eastAsia" w:ascii="宋体" w:hAnsi="宋体" w:cs="宋体"/>
                  <w:color w:val="000000"/>
                  <w:kern w:val="0"/>
                  <w:sz w:val="24"/>
                  <w:szCs w:val="24"/>
                  <w:highlight w:val="none"/>
                  <w:lang w:val="en-US" w:eastAsia="zh-CN"/>
                </w:rPr>
                <w:t>任何</w:t>
              </w:r>
            </w:ins>
            <w:ins w:id="121" w:author="Ellen" w:date="2026-06-13T22:28:02Z">
              <w:r>
                <w:rPr>
                  <w:rFonts w:hint="eastAsia" w:ascii="宋体" w:hAnsi="宋体" w:cs="宋体"/>
                  <w:color w:val="000000"/>
                  <w:kern w:val="0"/>
                  <w:sz w:val="24"/>
                  <w:szCs w:val="24"/>
                  <w:highlight w:val="none"/>
                  <w:lang w:val="en-US" w:eastAsia="zh-CN"/>
                </w:rPr>
                <w:t>贸易</w:t>
              </w:r>
            </w:ins>
            <w:ins w:id="122" w:author="Ellen" w:date="2026-06-13T22:28:03Z">
              <w:r>
                <w:rPr>
                  <w:rFonts w:hint="eastAsia" w:ascii="宋体" w:hAnsi="宋体" w:cs="宋体"/>
                  <w:color w:val="000000"/>
                  <w:kern w:val="0"/>
                  <w:sz w:val="24"/>
                  <w:szCs w:val="24"/>
                  <w:highlight w:val="none"/>
                  <w:lang w:val="en-US" w:eastAsia="zh-CN"/>
                </w:rPr>
                <w:t>纠纷</w:t>
              </w:r>
            </w:ins>
            <w:ins w:id="123" w:author="Ellen" w:date="2026-06-13T22:28:04Z">
              <w:r>
                <w:rPr>
                  <w:rFonts w:hint="eastAsia" w:ascii="宋体" w:hAnsi="宋体" w:cs="宋体"/>
                  <w:color w:val="000000"/>
                  <w:kern w:val="0"/>
                  <w:sz w:val="24"/>
                  <w:szCs w:val="24"/>
                  <w:highlight w:val="none"/>
                  <w:lang w:val="en-US" w:eastAsia="zh-CN"/>
                </w:rPr>
                <w:t>的</w:t>
              </w:r>
            </w:ins>
            <w:ins w:id="124" w:author="Ellen" w:date="2026-06-13T22:28:05Z">
              <w:r>
                <w:rPr>
                  <w:rFonts w:hint="eastAsia" w:ascii="宋体" w:hAnsi="宋体" w:cs="宋体"/>
                  <w:color w:val="000000"/>
                  <w:kern w:val="0"/>
                  <w:sz w:val="24"/>
                  <w:szCs w:val="24"/>
                  <w:highlight w:val="none"/>
                  <w:lang w:val="en-US" w:eastAsia="zh-CN"/>
                </w:rPr>
                <w:t>权力</w:t>
              </w:r>
            </w:ins>
            <w:ins w:id="125" w:author="Ellen" w:date="2026-06-13T22:28:07Z">
              <w:r>
                <w:rPr>
                  <w:rFonts w:hint="eastAsia" w:ascii="宋体" w:hAnsi="宋体" w:cs="宋体"/>
                  <w:color w:val="000000"/>
                  <w:kern w:val="0"/>
                  <w:sz w:val="24"/>
                  <w:szCs w:val="24"/>
                  <w:highlight w:val="none"/>
                  <w:lang w:val="en-US" w:eastAsia="zh-CN"/>
                </w:rPr>
                <w:t>，</w:t>
              </w:r>
            </w:ins>
            <w:r>
              <w:rPr>
                <w:rFonts w:hint="eastAsia" w:ascii="宋体" w:hAnsi="宋体" w:eastAsia="宋体" w:cs="宋体"/>
                <w:color w:val="000000"/>
                <w:kern w:val="0"/>
                <w:sz w:val="24"/>
                <w:szCs w:val="24"/>
                <w:highlight w:val="none"/>
                <w:lang w:val="en-US" w:eastAsia="zh-CN"/>
              </w:rPr>
              <w:t>递交《</w:t>
            </w:r>
            <w:r>
              <w:rPr>
                <w:rFonts w:hint="default" w:ascii="宋体" w:hAnsi="宋体" w:eastAsia="宋体" w:cs="宋体"/>
                <w:color w:val="000000"/>
                <w:kern w:val="0"/>
                <w:sz w:val="24"/>
                <w:szCs w:val="24"/>
                <w:highlight w:val="none"/>
                <w:lang w:val="en-US" w:eastAsia="zh-CN"/>
              </w:rPr>
              <w:t>进口应付</w:t>
            </w:r>
            <w:r>
              <w:rPr>
                <w:rFonts w:hint="eastAsia" w:ascii="宋体" w:hAnsi="宋体" w:eastAsia="宋体" w:cs="宋体"/>
                <w:color w:val="000000"/>
                <w:kern w:val="0"/>
                <w:sz w:val="24"/>
                <w:szCs w:val="24"/>
                <w:highlight w:val="none"/>
                <w:lang w:val="en-US" w:eastAsia="zh-CN"/>
              </w:rPr>
              <w:t>账款垫付申请书和承诺函》；</w:t>
            </w:r>
          </w:p>
          <w:p w14:paraId="A58BCBD6">
            <w:pPr>
              <w:numPr>
                <w:ilvl w:val="0"/>
                <w:numId w:val="0"/>
              </w:numPr>
              <w:spacing w:line="360" w:lineRule="auto"/>
              <w:rPr>
                <w:rFonts w:hint="eastAsia" w:ascii="宋体" w:hAnsi="宋体" w:eastAsia="宋体" w:cs="宋体"/>
                <w:b w:val="0"/>
                <w:bCs w:val="0"/>
                <w:i w:val="0"/>
                <w:iCs w:val="0"/>
                <w:color w:val="000000"/>
                <w:kern w:val="0"/>
                <w:sz w:val="24"/>
                <w:szCs w:val="24"/>
                <w:highlight w:val="none"/>
                <w:vertAlign w:val="baseline"/>
                <w:lang w:val="en-US" w:eastAsia="zh-CN" w:bidi="ar-SA"/>
              </w:rPr>
            </w:pPr>
            <w:r>
              <w:rPr>
                <w:rFonts w:hint="eastAsia" w:ascii="宋体" w:hAnsi="宋体" w:cs="宋体"/>
                <w:b w:val="0"/>
                <w:bCs w:val="0"/>
                <w:i w:val="0"/>
                <w:iCs w:val="0"/>
                <w:color w:val="000000"/>
                <w:kern w:val="0"/>
                <w:sz w:val="24"/>
                <w:szCs w:val="24"/>
                <w:highlight w:val="none"/>
                <w:vertAlign w:val="baseline"/>
                <w:lang w:val="en-US" w:eastAsia="zh-CN" w:bidi="ar-SA"/>
              </w:rPr>
              <w:t>3</w:t>
            </w:r>
            <w:r>
              <w:rPr>
                <w:rFonts w:hint="default" w:ascii="宋体" w:hAnsi="宋体" w:eastAsia="宋体" w:cs="宋体"/>
                <w:b w:val="0"/>
                <w:bCs w:val="0"/>
                <w:i w:val="0"/>
                <w:iCs w:val="0"/>
                <w:color w:val="000000"/>
                <w:kern w:val="0"/>
                <w:sz w:val="24"/>
                <w:szCs w:val="24"/>
                <w:highlight w:val="none"/>
                <w:vertAlign w:val="baseline"/>
                <w:lang w:val="en-US" w:eastAsia="zh-CN" w:bidi="ar-SA"/>
              </w:rPr>
              <w:t>.9乙方向甲方预付预估资金占用费；</w:t>
            </w:r>
          </w:p>
          <w:p w14:paraId="9441BE92">
            <w:pPr>
              <w:numPr>
                <w:ilvl w:val="0"/>
                <w:numId w:val="0"/>
              </w:numPr>
              <w:spacing w:line="360" w:lineRule="auto"/>
              <w:rPr>
                <w:rFonts w:hint="eastAsia" w:ascii="宋体" w:hAnsi="宋体" w:eastAsia="宋体" w:cs="宋体"/>
                <w:color w:val="000000"/>
                <w:kern w:val="0"/>
                <w:sz w:val="24"/>
                <w:szCs w:val="24"/>
                <w:highlight w:val="none"/>
                <w:lang w:val="en-US" w:eastAsia="zh-CN"/>
              </w:rPr>
            </w:pPr>
            <w:r>
              <w:rPr>
                <w:rFonts w:hint="eastAsia" w:ascii="宋体" w:hAnsi="宋体" w:cs="宋体"/>
                <w:b w:val="0"/>
                <w:bCs w:val="0"/>
                <w:i w:val="0"/>
                <w:iCs w:val="0"/>
                <w:color w:val="000000"/>
                <w:kern w:val="0"/>
                <w:sz w:val="24"/>
                <w:szCs w:val="24"/>
                <w:highlight w:val="none"/>
                <w:vertAlign w:val="baseline"/>
                <w:lang w:val="en-US" w:eastAsia="zh-CN" w:bidi="ar-SA"/>
              </w:rPr>
              <w:t>3</w:t>
            </w:r>
            <w:r>
              <w:rPr>
                <w:rFonts w:hint="eastAsia" w:ascii="宋体" w:hAnsi="宋体" w:eastAsia="宋体" w:cs="宋体"/>
                <w:b w:val="0"/>
                <w:bCs w:val="0"/>
                <w:i w:val="0"/>
                <w:iCs w:val="0"/>
                <w:color w:val="000000"/>
                <w:kern w:val="0"/>
                <w:sz w:val="24"/>
                <w:szCs w:val="24"/>
                <w:highlight w:val="none"/>
                <w:vertAlign w:val="baseline"/>
                <w:lang w:val="en-US" w:eastAsia="zh-CN" w:bidi="ar-SA"/>
              </w:rPr>
              <w:t>.10.1甲方审核相关《贸易协议》、收到的保函、</w:t>
            </w:r>
            <w:r>
              <w:rPr>
                <w:rFonts w:hint="default" w:ascii="宋体" w:hAnsi="宋体" w:eastAsia="宋体" w:cs="宋体"/>
                <w:b w:val="0"/>
                <w:bCs w:val="0"/>
                <w:i w:val="0"/>
                <w:iCs w:val="0"/>
                <w:color w:val="000000"/>
                <w:kern w:val="0"/>
                <w:sz w:val="24"/>
                <w:szCs w:val="24"/>
                <w:highlight w:val="none"/>
                <w:vertAlign w:val="baseline"/>
                <w:lang w:val="en-US" w:eastAsia="zh-CN" w:bidi="ar-SA"/>
              </w:rPr>
              <w:t>收到的预付预估资金占用费、</w:t>
            </w:r>
            <w:r>
              <w:rPr>
                <w:rFonts w:hint="eastAsia" w:ascii="宋体" w:hAnsi="宋体" w:eastAsia="宋体" w:cs="宋体"/>
                <w:b w:val="0"/>
                <w:bCs w:val="0"/>
                <w:i w:val="0"/>
                <w:iCs w:val="0"/>
                <w:color w:val="000000"/>
                <w:kern w:val="0"/>
                <w:sz w:val="24"/>
                <w:szCs w:val="24"/>
                <w:highlight w:val="none"/>
                <w:vertAlign w:val="baseline"/>
                <w:lang w:val="en-US" w:eastAsia="zh-CN" w:bidi="ar-SA"/>
              </w:rPr>
              <w:t>《</w:t>
            </w:r>
            <w:r>
              <w:rPr>
                <w:rFonts w:hint="default" w:ascii="宋体" w:hAnsi="宋体" w:eastAsia="宋体" w:cs="宋体"/>
                <w:b w:val="0"/>
                <w:bCs w:val="0"/>
                <w:i w:val="0"/>
                <w:iCs w:val="0"/>
                <w:color w:val="000000"/>
                <w:kern w:val="0"/>
                <w:sz w:val="24"/>
                <w:szCs w:val="24"/>
                <w:highlight w:val="none"/>
                <w:vertAlign w:val="baseline"/>
                <w:lang w:val="en-US" w:eastAsia="zh-CN" w:bidi="ar-SA"/>
              </w:rPr>
              <w:t>进口应付</w:t>
            </w:r>
            <w:r>
              <w:rPr>
                <w:rFonts w:hint="eastAsia" w:ascii="宋体" w:hAnsi="宋体" w:eastAsia="宋体" w:cs="宋体"/>
                <w:b w:val="0"/>
                <w:bCs w:val="0"/>
                <w:i w:val="0"/>
                <w:iCs w:val="0"/>
                <w:color w:val="000000"/>
                <w:kern w:val="0"/>
                <w:sz w:val="24"/>
                <w:szCs w:val="24"/>
                <w:highlight w:val="none"/>
                <w:vertAlign w:val="baseline"/>
                <w:lang w:val="en-US" w:eastAsia="zh-CN" w:bidi="ar-SA"/>
              </w:rPr>
              <w:t>账款通知书与确认函》、《</w:t>
            </w:r>
            <w:r>
              <w:rPr>
                <w:rFonts w:hint="default" w:ascii="宋体" w:hAnsi="宋体" w:eastAsia="宋体" w:cs="宋体"/>
                <w:b w:val="0"/>
                <w:bCs w:val="0"/>
                <w:i w:val="0"/>
                <w:iCs w:val="0"/>
                <w:color w:val="000000"/>
                <w:kern w:val="0"/>
                <w:sz w:val="24"/>
                <w:szCs w:val="24"/>
                <w:highlight w:val="none"/>
                <w:vertAlign w:val="baseline"/>
                <w:lang w:val="en-US" w:eastAsia="zh-CN" w:bidi="ar-SA"/>
              </w:rPr>
              <w:t>进口应付账款</w:t>
            </w:r>
            <w:r>
              <w:rPr>
                <w:rFonts w:hint="eastAsia" w:ascii="宋体" w:hAnsi="宋体" w:eastAsia="宋体" w:cs="宋体"/>
                <w:b w:val="0"/>
                <w:bCs w:val="0"/>
                <w:i w:val="0"/>
                <w:iCs w:val="0"/>
                <w:color w:val="000000"/>
                <w:kern w:val="0"/>
                <w:sz w:val="24"/>
                <w:szCs w:val="24"/>
                <w:highlight w:val="none"/>
                <w:vertAlign w:val="baseline"/>
                <w:lang w:val="en-US" w:eastAsia="zh-CN" w:bidi="ar-SA"/>
              </w:rPr>
              <w:t>垫付申请书与承诺函》等，确认符合要求；</w:t>
            </w:r>
          </w:p>
          <w:p w14:paraId="5C22353A">
            <w:pPr>
              <w:numPr>
                <w:ilvl w:val="0"/>
                <w:numId w:val="0"/>
              </w:numPr>
              <w:spacing w:line="360" w:lineRule="auto"/>
              <w:rPr>
                <w:rFonts w:hint="eastAsia" w:ascii="宋体" w:hAnsi="宋体" w:eastAsia="宋体" w:cs="宋体"/>
                <w:color w:val="000000"/>
                <w:kern w:val="0"/>
                <w:sz w:val="24"/>
                <w:szCs w:val="24"/>
                <w:highlight w:val="none"/>
                <w:lang w:val="en-US" w:eastAsia="zh-CN"/>
              </w:rPr>
            </w:pPr>
            <w:r>
              <w:rPr>
                <w:rFonts w:hint="eastAsia" w:ascii="宋体" w:hAnsi="宋体" w:cs="宋体"/>
                <w:color w:val="000000"/>
                <w:kern w:val="0"/>
                <w:sz w:val="24"/>
                <w:szCs w:val="24"/>
                <w:highlight w:val="none"/>
                <w:lang w:val="en-US" w:eastAsia="zh-CN"/>
              </w:rPr>
              <w:t>3</w:t>
            </w:r>
            <w:r>
              <w:rPr>
                <w:rFonts w:hint="eastAsia" w:ascii="宋体" w:hAnsi="宋体" w:eastAsia="宋体" w:cs="宋体"/>
                <w:color w:val="000000"/>
                <w:kern w:val="0"/>
                <w:sz w:val="24"/>
                <w:szCs w:val="24"/>
                <w:highlight w:val="none"/>
                <w:lang w:val="en-US" w:eastAsia="zh-CN"/>
              </w:rPr>
              <w:t>.10.2</w:t>
            </w:r>
            <w:r>
              <w:rPr>
                <w:rFonts w:hint="default" w:ascii="宋体" w:hAnsi="宋体" w:eastAsia="宋体" w:cs="宋体"/>
                <w:color w:val="000000"/>
                <w:kern w:val="0"/>
                <w:sz w:val="24"/>
                <w:szCs w:val="24"/>
                <w:highlight w:val="none"/>
                <w:lang w:val="en-US" w:eastAsia="zh-CN"/>
              </w:rPr>
              <w:t>应付账款到期日，</w:t>
            </w:r>
            <w:r>
              <w:rPr>
                <w:rFonts w:hint="eastAsia" w:ascii="宋体" w:hAnsi="宋体" w:eastAsia="宋体" w:cs="宋体"/>
                <w:color w:val="000000"/>
                <w:kern w:val="0"/>
                <w:sz w:val="24"/>
                <w:szCs w:val="24"/>
                <w:highlight w:val="none"/>
                <w:lang w:val="en-US" w:eastAsia="zh-CN"/>
              </w:rPr>
              <w:t>甲方安排垫付出款；</w:t>
            </w:r>
          </w:p>
          <w:p w14:paraId="12FD0CE5">
            <w:pPr>
              <w:numPr>
                <w:ilvl w:val="0"/>
                <w:numId w:val="0"/>
              </w:numPr>
              <w:spacing w:line="360" w:lineRule="auto"/>
              <w:rPr>
                <w:rFonts w:hint="eastAsia" w:ascii="宋体" w:hAnsi="宋体" w:eastAsia="宋体" w:cs="宋体"/>
                <w:color w:val="000000"/>
                <w:kern w:val="0"/>
                <w:sz w:val="24"/>
                <w:szCs w:val="24"/>
                <w:highlight w:val="none"/>
                <w:lang w:val="en-US" w:eastAsia="zh-CN"/>
              </w:rPr>
            </w:pPr>
            <w:r>
              <w:rPr>
                <w:rFonts w:hint="eastAsia" w:ascii="宋体" w:hAnsi="宋体" w:cs="宋体"/>
                <w:color w:val="000000"/>
                <w:kern w:val="0"/>
                <w:sz w:val="24"/>
                <w:szCs w:val="24"/>
                <w:highlight w:val="none"/>
                <w:lang w:val="en-US" w:eastAsia="zh-CN"/>
              </w:rPr>
              <w:t>3</w:t>
            </w:r>
            <w:r>
              <w:rPr>
                <w:rFonts w:hint="eastAsia" w:ascii="宋体" w:hAnsi="宋体" w:eastAsia="宋体" w:cs="宋体"/>
                <w:color w:val="000000"/>
                <w:kern w:val="0"/>
                <w:sz w:val="24"/>
                <w:szCs w:val="24"/>
                <w:highlight w:val="none"/>
                <w:lang w:val="en-US" w:eastAsia="zh-CN"/>
              </w:rPr>
              <w:t>.11</w:t>
            </w:r>
            <w:r>
              <w:rPr>
                <w:rFonts w:hint="default" w:ascii="宋体" w:hAnsi="宋体" w:eastAsia="宋体" w:cs="宋体"/>
                <w:color w:val="000000"/>
                <w:kern w:val="0"/>
                <w:sz w:val="24"/>
                <w:szCs w:val="24"/>
                <w:highlight w:val="none"/>
                <w:lang w:val="en-US" w:eastAsia="zh-CN"/>
              </w:rPr>
              <w:t>垫付</w:t>
            </w:r>
            <w:ins w:id="126" w:author="Ellen" w:date="2026-06-13T22:29:41Z">
              <w:r>
                <w:rPr>
                  <w:rFonts w:hint="eastAsia" w:ascii="宋体" w:hAnsi="宋体" w:cs="宋体"/>
                  <w:color w:val="000000"/>
                  <w:kern w:val="0"/>
                  <w:sz w:val="24"/>
                  <w:szCs w:val="24"/>
                  <w:highlight w:val="none"/>
                  <w:lang w:val="en-US" w:eastAsia="zh-CN"/>
                </w:rPr>
                <w:t>周期</w:t>
              </w:r>
            </w:ins>
            <w:r>
              <w:rPr>
                <w:rFonts w:hint="eastAsia" w:ascii="宋体" w:hAnsi="宋体" w:eastAsia="宋体" w:cs="宋体"/>
                <w:color w:val="000000"/>
                <w:kern w:val="0"/>
                <w:sz w:val="24"/>
                <w:szCs w:val="24"/>
                <w:highlight w:val="none"/>
                <w:lang w:val="en-US" w:eastAsia="zh-CN"/>
              </w:rPr>
              <w:t>到期前，甲方</w:t>
            </w:r>
            <w:del w:id="127" w:author="Ellen" w:date="2026-06-13T22:29:54Z">
              <w:r>
                <w:rPr>
                  <w:rFonts w:hint="eastAsia" w:ascii="宋体" w:hAnsi="宋体" w:eastAsia="宋体" w:cs="宋体"/>
                  <w:color w:val="000000"/>
                  <w:kern w:val="0"/>
                  <w:sz w:val="24"/>
                  <w:szCs w:val="24"/>
                  <w:highlight w:val="none"/>
                  <w:lang w:val="en-US" w:eastAsia="zh-CN"/>
                </w:rPr>
                <w:delText>会</w:delText>
              </w:r>
            </w:del>
            <w:r>
              <w:rPr>
                <w:rFonts w:hint="eastAsia" w:ascii="宋体" w:hAnsi="宋体" w:eastAsia="宋体" w:cs="宋体"/>
                <w:color w:val="000000"/>
                <w:kern w:val="0"/>
                <w:sz w:val="24"/>
                <w:szCs w:val="24"/>
                <w:highlight w:val="none"/>
                <w:lang w:val="en-US" w:eastAsia="zh-CN"/>
              </w:rPr>
              <w:t>向乙方提醒</w:t>
            </w:r>
            <w:ins w:id="128" w:author="Ellen" w:date="2026-06-13T22:30:20Z">
              <w:r>
                <w:rPr>
                  <w:rFonts w:hint="eastAsia" w:ascii="宋体" w:hAnsi="宋体" w:cs="宋体"/>
                  <w:color w:val="000000"/>
                  <w:kern w:val="0"/>
                  <w:sz w:val="24"/>
                  <w:szCs w:val="24"/>
                  <w:highlight w:val="none"/>
                  <w:lang w:val="en-US" w:eastAsia="zh-CN"/>
                </w:rPr>
                <w:t>到期</w:t>
              </w:r>
            </w:ins>
            <w:r>
              <w:rPr>
                <w:rFonts w:hint="eastAsia" w:ascii="宋体" w:hAnsi="宋体" w:eastAsia="宋体" w:cs="宋体"/>
                <w:color w:val="000000"/>
                <w:kern w:val="0"/>
                <w:sz w:val="24"/>
                <w:szCs w:val="24"/>
                <w:highlight w:val="none"/>
                <w:lang w:val="en-US" w:eastAsia="zh-CN"/>
              </w:rPr>
              <w:t>，发送</w:t>
            </w:r>
            <w:r>
              <w:rPr>
                <w:rFonts w:hint="default" w:ascii="宋体" w:hAnsi="宋体" w:eastAsia="宋体" w:cs="宋体"/>
                <w:color w:val="000000"/>
                <w:kern w:val="0"/>
                <w:sz w:val="24"/>
                <w:szCs w:val="24"/>
                <w:highlight w:val="none"/>
                <w:lang w:val="en-US" w:eastAsia="zh-CN"/>
              </w:rPr>
              <w:t>垫付</w:t>
            </w:r>
            <w:r>
              <w:rPr>
                <w:rFonts w:hint="eastAsia" w:ascii="宋体" w:hAnsi="宋体" w:eastAsia="宋体" w:cs="宋体"/>
                <w:color w:val="000000"/>
                <w:kern w:val="0"/>
                <w:sz w:val="24"/>
                <w:szCs w:val="24"/>
                <w:highlight w:val="none"/>
                <w:lang w:val="en-US" w:eastAsia="zh-CN"/>
              </w:rPr>
              <w:t>到期通知书；</w:t>
            </w:r>
          </w:p>
          <w:p w14:paraId="72584554">
            <w:pPr>
              <w:numPr>
                <w:ilvl w:val="0"/>
                <w:numId w:val="0"/>
              </w:numPr>
              <w:spacing w:line="360" w:lineRule="auto"/>
              <w:rPr>
                <w:rFonts w:hint="eastAsia" w:ascii="宋体" w:hAnsi="宋体" w:eastAsia="宋体" w:cs="宋体"/>
                <w:color w:val="000000"/>
                <w:kern w:val="0"/>
                <w:sz w:val="24"/>
                <w:szCs w:val="24"/>
                <w:highlight w:val="none"/>
                <w:lang w:val="en-US" w:eastAsia="zh-CN"/>
              </w:rPr>
            </w:pPr>
            <w:r>
              <w:rPr>
                <w:rFonts w:hint="eastAsia" w:ascii="宋体" w:hAnsi="宋体" w:cs="宋体"/>
                <w:color w:val="000000"/>
                <w:kern w:val="0"/>
                <w:sz w:val="24"/>
                <w:szCs w:val="24"/>
                <w:highlight w:val="none"/>
                <w:lang w:val="en-US" w:eastAsia="zh-CN"/>
              </w:rPr>
              <w:t>3</w:t>
            </w:r>
            <w:r>
              <w:rPr>
                <w:rFonts w:hint="eastAsia" w:ascii="宋体" w:hAnsi="宋体" w:eastAsia="宋体" w:cs="宋体"/>
                <w:color w:val="000000"/>
                <w:kern w:val="0"/>
                <w:sz w:val="24"/>
                <w:szCs w:val="24"/>
                <w:highlight w:val="none"/>
                <w:lang w:val="en-US" w:eastAsia="zh-CN"/>
              </w:rPr>
              <w:t>.12</w:t>
            </w:r>
            <w:r>
              <w:rPr>
                <w:rFonts w:hint="default" w:ascii="宋体" w:hAnsi="宋体" w:eastAsia="宋体" w:cs="宋体"/>
                <w:color w:val="000000"/>
                <w:kern w:val="0"/>
                <w:sz w:val="24"/>
                <w:szCs w:val="24"/>
                <w:highlight w:val="none"/>
                <w:lang w:val="en-US" w:eastAsia="zh-CN"/>
              </w:rPr>
              <w:t>垫付</w:t>
            </w:r>
            <w:r>
              <w:rPr>
                <w:rFonts w:hint="eastAsia" w:ascii="宋体" w:hAnsi="宋体" w:eastAsia="宋体" w:cs="宋体"/>
                <w:color w:val="000000"/>
                <w:kern w:val="0"/>
                <w:sz w:val="24"/>
                <w:szCs w:val="24"/>
                <w:highlight w:val="none"/>
                <w:lang w:val="en-US" w:eastAsia="zh-CN"/>
              </w:rPr>
              <w:t>到期</w:t>
            </w:r>
            <w:ins w:id="129" w:author="Ellen" w:date="2026-06-13T22:31:09Z">
              <w:r>
                <w:rPr>
                  <w:rFonts w:hint="eastAsia" w:ascii="宋体" w:hAnsi="宋体" w:cs="宋体"/>
                  <w:color w:val="000000"/>
                  <w:kern w:val="0"/>
                  <w:sz w:val="24"/>
                  <w:szCs w:val="24"/>
                  <w:highlight w:val="none"/>
                  <w:lang w:val="en-US" w:eastAsia="zh-CN"/>
                </w:rPr>
                <w:t>前</w:t>
              </w:r>
            </w:ins>
            <w:ins w:id="130" w:author="Ellen" w:date="2026-06-13T22:31:11Z">
              <w:r>
                <w:rPr>
                  <w:rFonts w:hint="eastAsia" w:ascii="宋体" w:hAnsi="宋体" w:cs="宋体"/>
                  <w:color w:val="000000"/>
                  <w:kern w:val="0"/>
                  <w:sz w:val="24"/>
                  <w:szCs w:val="24"/>
                  <w:highlight w:val="none"/>
                  <w:lang w:val="en-US" w:eastAsia="zh-CN"/>
                </w:rPr>
                <w:t>3</w:t>
              </w:r>
            </w:ins>
            <w:ins w:id="131" w:author="Ellen" w:date="2026-06-13T22:31:12Z">
              <w:r>
                <w:rPr>
                  <w:rFonts w:hint="eastAsia" w:ascii="宋体" w:hAnsi="宋体" w:cs="宋体"/>
                  <w:color w:val="000000"/>
                  <w:kern w:val="0"/>
                  <w:sz w:val="24"/>
                  <w:szCs w:val="24"/>
                  <w:highlight w:val="none"/>
                  <w:lang w:val="en-US" w:eastAsia="zh-CN"/>
                </w:rPr>
                <w:t>个</w:t>
              </w:r>
            </w:ins>
            <w:ins w:id="132" w:author="Ellen" w:date="2026-06-13T22:31:14Z">
              <w:r>
                <w:rPr>
                  <w:rFonts w:hint="eastAsia" w:ascii="宋体" w:hAnsi="宋体" w:cs="宋体"/>
                  <w:color w:val="000000"/>
                  <w:kern w:val="0"/>
                  <w:sz w:val="24"/>
                  <w:szCs w:val="24"/>
                  <w:highlight w:val="none"/>
                  <w:lang w:val="en-US" w:eastAsia="zh-CN"/>
                </w:rPr>
                <w:t>工作日内</w:t>
              </w:r>
            </w:ins>
            <w:del w:id="133" w:author="Ellen" w:date="2026-06-13T22:31:20Z">
              <w:r>
                <w:rPr>
                  <w:rFonts w:hint="eastAsia" w:ascii="宋体" w:hAnsi="宋体" w:eastAsia="宋体" w:cs="宋体"/>
                  <w:color w:val="000000"/>
                  <w:kern w:val="0"/>
                  <w:sz w:val="24"/>
                  <w:szCs w:val="24"/>
                  <w:highlight w:val="none"/>
                  <w:lang w:val="en-US" w:eastAsia="zh-CN"/>
                </w:rPr>
                <w:delText>时</w:delText>
              </w:r>
            </w:del>
            <w:r>
              <w:rPr>
                <w:rFonts w:hint="eastAsia" w:ascii="宋体" w:hAnsi="宋体" w:eastAsia="宋体" w:cs="宋体"/>
                <w:color w:val="000000"/>
                <w:kern w:val="0"/>
                <w:sz w:val="24"/>
                <w:szCs w:val="24"/>
                <w:highlight w:val="none"/>
                <w:lang w:val="en-US" w:eastAsia="zh-CN"/>
              </w:rPr>
              <w:t>，乙方</w:t>
            </w:r>
            <w:r>
              <w:rPr>
                <w:rFonts w:hint="default" w:ascii="宋体" w:hAnsi="宋体" w:eastAsia="宋体" w:cs="宋体"/>
                <w:color w:val="000000"/>
                <w:kern w:val="0"/>
                <w:sz w:val="24"/>
                <w:szCs w:val="24"/>
                <w:highlight w:val="none"/>
                <w:lang w:val="en-US" w:eastAsia="zh-CN"/>
              </w:rPr>
              <w:t>向</w:t>
            </w:r>
            <w:r>
              <w:rPr>
                <w:rFonts w:hint="eastAsia" w:ascii="宋体" w:hAnsi="宋体" w:eastAsia="宋体" w:cs="宋体"/>
                <w:color w:val="000000"/>
                <w:kern w:val="0"/>
                <w:sz w:val="24"/>
                <w:szCs w:val="24"/>
                <w:highlight w:val="none"/>
                <w:lang w:val="en-US" w:eastAsia="zh-CN"/>
              </w:rPr>
              <w:t>甲方指定账户</w:t>
            </w:r>
            <w:r>
              <w:rPr>
                <w:rFonts w:hint="default" w:ascii="宋体" w:hAnsi="宋体" w:eastAsia="宋体" w:cs="宋体"/>
                <w:color w:val="000000"/>
                <w:kern w:val="0"/>
                <w:sz w:val="24"/>
                <w:szCs w:val="24"/>
                <w:highlight w:val="none"/>
                <w:lang w:val="en-US" w:eastAsia="zh-CN"/>
              </w:rPr>
              <w:t>支付</w:t>
            </w:r>
            <w:r>
              <w:rPr>
                <w:rFonts w:hint="eastAsia" w:ascii="宋体" w:hAnsi="宋体" w:eastAsia="宋体" w:cs="宋体"/>
                <w:color w:val="000000"/>
                <w:kern w:val="0"/>
                <w:sz w:val="24"/>
                <w:szCs w:val="24"/>
                <w:highlight w:val="none"/>
                <w:lang w:val="en-US" w:eastAsia="zh-CN"/>
              </w:rPr>
              <w:t>结算</w:t>
            </w:r>
            <w:r>
              <w:rPr>
                <w:rFonts w:hint="default" w:ascii="宋体" w:hAnsi="宋体" w:eastAsia="宋体" w:cs="宋体"/>
                <w:color w:val="000000"/>
                <w:kern w:val="0"/>
                <w:sz w:val="24"/>
                <w:szCs w:val="24"/>
                <w:highlight w:val="none"/>
                <w:lang w:val="en-US" w:eastAsia="zh-CN"/>
              </w:rPr>
              <w:t>货款</w:t>
            </w:r>
            <w:r>
              <w:rPr>
                <w:rFonts w:hint="eastAsia" w:ascii="宋体" w:hAnsi="宋体" w:eastAsia="宋体" w:cs="宋体"/>
                <w:color w:val="000000"/>
                <w:kern w:val="0"/>
                <w:sz w:val="24"/>
                <w:szCs w:val="24"/>
                <w:highlight w:val="none"/>
                <w:lang w:val="en-US" w:eastAsia="zh-CN"/>
              </w:rPr>
              <w:t>，归还垫付款项并结清本笔垫付等。</w:t>
            </w:r>
          </w:p>
          <w:p w14:paraId="0815164A">
            <w:pPr>
              <w:rPr>
                <w:vertAlign w:val="baseline"/>
              </w:rPr>
            </w:pPr>
          </w:p>
        </w:tc>
        <w:tc>
          <w:tcPr>
            <w:tcW w:w="7116" w:type="dxa"/>
          </w:tcPr>
          <w:p w14:paraId="20C0B7A7">
            <w:pPr>
              <w:rPr>
                <w:ins w:id="134" w:author="Ellen" w:date="2026-06-14T21:27:19Z"/>
                <w:rFonts w:hint="default" w:ascii="Times New Roman" w:hAnsi="Times New Roman" w:cs="Times New Roman"/>
                <w:sz w:val="24"/>
                <w:szCs w:val="24"/>
                <w:vertAlign w:val="baseline"/>
              </w:rPr>
            </w:pPr>
            <w:r>
              <w:commentReference w:id="0"/>
            </w:r>
          </w:p>
          <w:p w14:paraId="2FDD6F1A">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Статья </w:t>
            </w:r>
            <w:ins w:id="135" w:author="Ellen" w:date="2026-06-14T21:27:48Z">
              <w:r>
                <w:rPr>
                  <w:rFonts w:hint="eastAsia" w:ascii="Times New Roman" w:hAnsi="Times New Roman" w:cs="Times New Roman"/>
                  <w:sz w:val="24"/>
                  <w:szCs w:val="24"/>
                  <w:vertAlign w:val="baseline"/>
                  <w:lang w:val="en-US" w:eastAsia="zh-CN"/>
                </w:rPr>
                <w:t>3</w:t>
              </w:r>
            </w:ins>
            <w:r>
              <w:rPr>
                <w:rFonts w:hint="default" w:ascii="Times New Roman" w:hAnsi="Times New Roman" w:cs="Times New Roman"/>
                <w:sz w:val="24"/>
                <w:szCs w:val="24"/>
                <w:vertAlign w:val="baseline"/>
              </w:rPr>
              <w:t>. Порядок оказания услуг предварительной оплаты</w:t>
            </w:r>
          </w:p>
          <w:p w14:paraId="1F1374FC">
            <w:pPr>
              <w:rPr>
                <w:rFonts w:hint="default" w:ascii="Times New Roman" w:hAnsi="Times New Roman" w:cs="Times New Roman"/>
                <w:sz w:val="24"/>
                <w:szCs w:val="24"/>
                <w:vertAlign w:val="baseline"/>
              </w:rPr>
            </w:pPr>
            <w:ins w:id="136" w:author="Ellen" w:date="2026-06-14T21:27:52Z">
              <w:r>
                <w:rPr>
                  <w:rFonts w:hint="eastAsia" w:ascii="Times New Roman" w:hAnsi="Times New Roman" w:cs="Times New Roman"/>
                  <w:sz w:val="24"/>
                  <w:szCs w:val="24"/>
                  <w:vertAlign w:val="baseline"/>
                  <w:lang w:val="en-US" w:eastAsia="zh-CN"/>
                </w:rPr>
                <w:t>3</w:t>
              </w:r>
            </w:ins>
            <w:r>
              <w:rPr>
                <w:rFonts w:hint="default" w:ascii="Times New Roman" w:hAnsi="Times New Roman" w:cs="Times New Roman"/>
                <w:sz w:val="24"/>
                <w:szCs w:val="24"/>
                <w:vertAlign w:val="baseline"/>
              </w:rPr>
              <w:t>.1 Сторона А и Сторона Б осуществляют подготовительную работу по взаимодействию при оказании услуг предварительной оплаты.</w:t>
            </w:r>
          </w:p>
          <w:p w14:paraId="2D0B634D">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 </w:t>
            </w:r>
          </w:p>
          <w:p w14:paraId="02A40C13">
            <w:pPr>
              <w:rPr>
                <w:rFonts w:hint="default" w:ascii="Times New Roman" w:hAnsi="Times New Roman" w:cs="Times New Roman"/>
                <w:sz w:val="24"/>
                <w:szCs w:val="24"/>
                <w:vertAlign w:val="baseline"/>
              </w:rPr>
            </w:pPr>
            <w:ins w:id="137" w:author="Ellen" w:date="2026-06-14T21:27:55Z">
              <w:r>
                <w:rPr>
                  <w:rFonts w:hint="eastAsia" w:ascii="Times New Roman" w:hAnsi="Times New Roman" w:cs="Times New Roman"/>
                  <w:sz w:val="24"/>
                  <w:szCs w:val="24"/>
                  <w:vertAlign w:val="baseline"/>
                  <w:lang w:val="en-US" w:eastAsia="zh-CN"/>
                </w:rPr>
                <w:t>3</w:t>
              </w:r>
            </w:ins>
            <w:r>
              <w:rPr>
                <w:rFonts w:hint="default" w:ascii="Times New Roman" w:hAnsi="Times New Roman" w:cs="Times New Roman"/>
                <w:sz w:val="24"/>
                <w:szCs w:val="24"/>
                <w:vertAlign w:val="baseline"/>
              </w:rPr>
              <w:t>.2 Сторона Б предоставляет Стороне А Заявление на допуск и намерение по агентскому торговому расчёту и предварительной оплате.</w:t>
            </w:r>
          </w:p>
          <w:p w14:paraId="3A865C3C">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 </w:t>
            </w:r>
          </w:p>
          <w:p w14:paraId="627D0B92">
            <w:pPr>
              <w:rPr>
                <w:rFonts w:hint="default" w:ascii="Times New Roman" w:hAnsi="Times New Roman" w:cs="Times New Roman"/>
                <w:sz w:val="24"/>
                <w:szCs w:val="24"/>
                <w:vertAlign w:val="baseline"/>
              </w:rPr>
            </w:pPr>
            <w:ins w:id="138" w:author="Ellen" w:date="2026-06-14T21:27:58Z">
              <w:r>
                <w:rPr>
                  <w:rFonts w:hint="eastAsia" w:ascii="Times New Roman" w:hAnsi="Times New Roman" w:cs="Times New Roman"/>
                  <w:sz w:val="24"/>
                  <w:szCs w:val="24"/>
                  <w:vertAlign w:val="baseline"/>
                  <w:lang w:val="en-US" w:eastAsia="zh-CN"/>
                </w:rPr>
                <w:t>3</w:t>
              </w:r>
            </w:ins>
            <w:r>
              <w:rPr>
                <w:rFonts w:hint="default" w:ascii="Times New Roman" w:hAnsi="Times New Roman" w:cs="Times New Roman"/>
                <w:sz w:val="24"/>
                <w:szCs w:val="24"/>
                <w:vertAlign w:val="baseline"/>
              </w:rPr>
              <w:t>.3 Сторона А проводит комплексную проверку деятельности Стороны Б и торгового проекта, внутреннее согласование и утверждение, а также определяет допустимый лимит предварительной оплаты.</w:t>
            </w:r>
          </w:p>
          <w:p w14:paraId="0A979A52">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 </w:t>
            </w:r>
          </w:p>
          <w:p w14:paraId="3CD24838">
            <w:pPr>
              <w:rPr>
                <w:rFonts w:hint="default" w:ascii="Times New Roman" w:hAnsi="Times New Roman" w:cs="Times New Roman"/>
                <w:sz w:val="24"/>
                <w:szCs w:val="24"/>
                <w:vertAlign w:val="baseline"/>
              </w:rPr>
            </w:pPr>
            <w:ins w:id="139" w:author="Ellen" w:date="2026-06-14T21:28:01Z">
              <w:r>
                <w:rPr>
                  <w:rFonts w:hint="eastAsia" w:ascii="Times New Roman" w:hAnsi="Times New Roman" w:cs="Times New Roman"/>
                  <w:sz w:val="24"/>
                  <w:szCs w:val="24"/>
                  <w:vertAlign w:val="baseline"/>
                  <w:lang w:val="en-US" w:eastAsia="zh-CN"/>
                </w:rPr>
                <w:t>3</w:t>
              </w:r>
            </w:ins>
            <w:r>
              <w:rPr>
                <w:rFonts w:hint="default" w:ascii="Times New Roman" w:hAnsi="Times New Roman" w:cs="Times New Roman"/>
                <w:sz w:val="24"/>
                <w:szCs w:val="24"/>
                <w:vertAlign w:val="baseline"/>
              </w:rPr>
              <w:t>.4 Стороны подписывают настоящее Рамочное соглашение о предварительной оплате импортных кредиторских задолженностей.</w:t>
            </w:r>
          </w:p>
          <w:p w14:paraId="5B49C21E">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 </w:t>
            </w:r>
          </w:p>
          <w:p w14:paraId="59E1DE2A">
            <w:pPr>
              <w:rPr>
                <w:rFonts w:hint="default" w:ascii="Times New Roman" w:hAnsi="Times New Roman" w:cs="Times New Roman"/>
                <w:sz w:val="24"/>
                <w:szCs w:val="24"/>
                <w:vertAlign w:val="baseline"/>
              </w:rPr>
            </w:pPr>
            <w:ins w:id="140" w:author="Ellen" w:date="2026-06-14T21:28:05Z">
              <w:r>
                <w:rPr>
                  <w:rFonts w:hint="eastAsia" w:ascii="Times New Roman" w:hAnsi="Times New Roman" w:cs="Times New Roman"/>
                  <w:sz w:val="24"/>
                  <w:szCs w:val="24"/>
                  <w:vertAlign w:val="baseline"/>
                  <w:lang w:val="en-US" w:eastAsia="zh-CN"/>
                </w:rPr>
                <w:t>3</w:t>
              </w:r>
            </w:ins>
            <w:r>
              <w:rPr>
                <w:rFonts w:hint="default" w:ascii="Times New Roman" w:hAnsi="Times New Roman" w:cs="Times New Roman"/>
                <w:sz w:val="24"/>
                <w:szCs w:val="24"/>
                <w:vertAlign w:val="baseline"/>
              </w:rPr>
              <w:t>.5 Соглашение о доверительном агентстве, заключаемое в рамках соответствующего Торгового договора между Стороной А, Стороной Б и продавцом-экспортером;</w:t>
            </w:r>
          </w:p>
          <w:p w14:paraId="38C825D4">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 </w:t>
            </w:r>
          </w:p>
          <w:p w14:paraId="51E403AC">
            <w:pPr>
              <w:rPr>
                <w:rFonts w:hint="default" w:ascii="Times New Roman" w:hAnsi="Times New Roman" w:cs="Times New Roman"/>
                <w:sz w:val="24"/>
                <w:szCs w:val="24"/>
                <w:vertAlign w:val="baseline"/>
              </w:rPr>
            </w:pPr>
            <w:ins w:id="141" w:author="Ellen" w:date="2026-06-14T21:28:08Z">
              <w:r>
                <w:rPr>
                  <w:rFonts w:hint="eastAsia" w:ascii="Times New Roman" w:hAnsi="Times New Roman" w:cs="Times New Roman"/>
                  <w:sz w:val="24"/>
                  <w:szCs w:val="24"/>
                  <w:vertAlign w:val="baseline"/>
                  <w:lang w:val="en-US" w:eastAsia="zh-CN"/>
                </w:rPr>
                <w:t>3</w:t>
              </w:r>
            </w:ins>
            <w:r>
              <w:rPr>
                <w:rFonts w:hint="default" w:ascii="Times New Roman" w:hAnsi="Times New Roman" w:cs="Times New Roman"/>
                <w:sz w:val="24"/>
                <w:szCs w:val="24"/>
                <w:vertAlign w:val="baseline"/>
              </w:rPr>
              <w:t xml:space="preserve">.6 На основании Торгового договора и Соглашения о доверительном агентстве Сторона Б обращается в местный банк с заявлением на выдачу банковской гарантии. Сумма гарантии составляет 110% от суммы авансирования. Сторона А является бенефициаром и получает уведомление банка о выдаче гарантии. </w:t>
            </w:r>
          </w:p>
          <w:p w14:paraId="4CD27D28">
            <w:pPr>
              <w:rPr>
                <w:rFonts w:hint="default" w:ascii="Times New Roman" w:hAnsi="Times New Roman" w:cs="Times New Roman"/>
                <w:sz w:val="24"/>
                <w:szCs w:val="24"/>
                <w:vertAlign w:val="baseline"/>
              </w:rPr>
            </w:pPr>
            <w:ins w:id="142" w:author="Ellen" w:date="2026-06-14T21:29:00Z">
              <w:r>
                <w:rPr>
                  <w:rFonts w:hint="eastAsia" w:ascii="Times New Roman" w:hAnsi="Times New Roman" w:cs="Times New Roman"/>
                  <w:sz w:val="24"/>
                  <w:szCs w:val="24"/>
                  <w:vertAlign w:val="baseline"/>
                  <w:lang w:val="en-US" w:eastAsia="zh-CN"/>
                </w:rPr>
                <w:t>3</w:t>
              </w:r>
            </w:ins>
            <w:r>
              <w:rPr>
                <w:rFonts w:hint="default" w:ascii="Times New Roman" w:hAnsi="Times New Roman" w:cs="Times New Roman"/>
                <w:sz w:val="24"/>
                <w:szCs w:val="24"/>
                <w:vertAlign w:val="baseline"/>
              </w:rPr>
              <w:t>.7 После заключения торгового соглашения Сторона А производит предварительную оплату. Продавец осуществляет комплектацию, отгрузку товаров и таможенное оформление. Сторона Б подтверждает сумму кредиторской задолженности перед Стороной А и направляет Уведомление и подтверждение импортной кредиторской задолженности.</w:t>
            </w:r>
          </w:p>
          <w:p w14:paraId="2253FFDA">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 </w:t>
            </w:r>
          </w:p>
          <w:p w14:paraId="52B310AE">
            <w:pPr>
              <w:rPr>
                <w:rFonts w:hint="default" w:ascii="Times New Roman" w:hAnsi="Times New Roman" w:cs="Times New Roman"/>
                <w:sz w:val="24"/>
                <w:szCs w:val="24"/>
                <w:vertAlign w:val="baseline"/>
              </w:rPr>
            </w:pPr>
            <w:ins w:id="143" w:author="Ellen" w:date="2026-06-14T21:29:06Z">
              <w:r>
                <w:rPr>
                  <w:rFonts w:hint="eastAsia" w:ascii="Times New Roman" w:hAnsi="Times New Roman" w:cs="Times New Roman"/>
                  <w:sz w:val="24"/>
                  <w:szCs w:val="24"/>
                  <w:vertAlign w:val="baseline"/>
                  <w:lang w:val="en-US" w:eastAsia="zh-CN"/>
                </w:rPr>
                <w:t>3</w:t>
              </w:r>
            </w:ins>
            <w:r>
              <w:rPr>
                <w:rFonts w:hint="default" w:ascii="Times New Roman" w:hAnsi="Times New Roman" w:cs="Times New Roman"/>
                <w:sz w:val="24"/>
                <w:szCs w:val="24"/>
                <w:vertAlign w:val="baseline"/>
              </w:rPr>
              <w:t>.8 До наступления срока погашения задолженности Сторона Б подаёт заявку на предварительную оплату, даёт гарантию отсутствия споров и предоставляет Заявление и обязательство по предварительной оплате импортной кредиторской задолженности.</w:t>
            </w:r>
          </w:p>
          <w:p w14:paraId="398931C7">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 </w:t>
            </w:r>
          </w:p>
          <w:p w14:paraId="4AE9FC6E">
            <w:pPr>
              <w:rPr>
                <w:rFonts w:hint="default" w:ascii="Times New Roman" w:hAnsi="Times New Roman" w:cs="Times New Roman"/>
                <w:sz w:val="24"/>
                <w:szCs w:val="24"/>
                <w:vertAlign w:val="baseline"/>
              </w:rPr>
            </w:pPr>
            <w:ins w:id="144" w:author="Ellen" w:date="2026-06-14T21:29:14Z">
              <w:r>
                <w:rPr>
                  <w:rFonts w:hint="eastAsia" w:ascii="Times New Roman" w:hAnsi="Times New Roman" w:cs="Times New Roman"/>
                  <w:sz w:val="24"/>
                  <w:szCs w:val="24"/>
                  <w:vertAlign w:val="baseline"/>
                  <w:lang w:val="en-US" w:eastAsia="zh-CN"/>
                </w:rPr>
                <w:t>3</w:t>
              </w:r>
            </w:ins>
            <w:r>
              <w:rPr>
                <w:rFonts w:hint="default" w:ascii="Times New Roman" w:hAnsi="Times New Roman" w:cs="Times New Roman"/>
                <w:sz w:val="24"/>
                <w:szCs w:val="24"/>
                <w:vertAlign w:val="baseline"/>
              </w:rPr>
              <w:t>.9 Сторона Б осуществляет предоплату предполагаемых расходов за использование денежных средств.</w:t>
            </w:r>
          </w:p>
          <w:p w14:paraId="25C7A7F7">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 </w:t>
            </w:r>
          </w:p>
          <w:p w14:paraId="659BA0A3">
            <w:pPr>
              <w:rPr>
                <w:rFonts w:hint="default" w:ascii="Times New Roman" w:hAnsi="Times New Roman" w:cs="Times New Roman"/>
                <w:sz w:val="24"/>
                <w:szCs w:val="24"/>
                <w:vertAlign w:val="baseline"/>
              </w:rPr>
            </w:pPr>
            <w:ins w:id="145" w:author="Ellen" w:date="2026-06-14T21:29:21Z">
              <w:r>
                <w:rPr>
                  <w:rFonts w:hint="eastAsia" w:ascii="Times New Roman" w:hAnsi="Times New Roman" w:cs="Times New Roman"/>
                  <w:sz w:val="24"/>
                  <w:szCs w:val="24"/>
                  <w:vertAlign w:val="baseline"/>
                  <w:lang w:val="en-US" w:eastAsia="zh-CN"/>
                </w:rPr>
                <w:t>3</w:t>
              </w:r>
            </w:ins>
            <w:r>
              <w:rPr>
                <w:rFonts w:hint="default" w:ascii="Times New Roman" w:hAnsi="Times New Roman" w:cs="Times New Roman"/>
                <w:sz w:val="24"/>
                <w:szCs w:val="24"/>
                <w:vertAlign w:val="baseline"/>
              </w:rPr>
              <w:t>.10.1 Сторона А проверяет торговое соглашение, банковскую гарантию, оплаченные расходы за использование средств, уведомление о задолженности, заявление и обязательство клиента, после чего подтверждает соответствие всем требованиям.</w:t>
            </w:r>
          </w:p>
          <w:p w14:paraId="4D31239B">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 </w:t>
            </w:r>
          </w:p>
          <w:p w14:paraId="42658614">
            <w:pPr>
              <w:rPr>
                <w:rFonts w:hint="default" w:ascii="Times New Roman" w:hAnsi="Times New Roman" w:cs="Times New Roman"/>
                <w:sz w:val="24"/>
                <w:szCs w:val="24"/>
                <w:vertAlign w:val="baseline"/>
              </w:rPr>
            </w:pPr>
            <w:ins w:id="146" w:author="Ellen" w:date="2026-06-14T21:29:28Z">
              <w:r>
                <w:rPr>
                  <w:rFonts w:hint="eastAsia" w:ascii="Times New Roman" w:hAnsi="Times New Roman" w:cs="Times New Roman"/>
                  <w:sz w:val="24"/>
                  <w:szCs w:val="24"/>
                  <w:vertAlign w:val="baseline"/>
                  <w:lang w:val="en-US" w:eastAsia="zh-CN"/>
                </w:rPr>
                <w:t>3</w:t>
              </w:r>
            </w:ins>
            <w:r>
              <w:rPr>
                <w:rFonts w:hint="default" w:ascii="Times New Roman" w:hAnsi="Times New Roman" w:cs="Times New Roman"/>
                <w:sz w:val="24"/>
                <w:szCs w:val="24"/>
                <w:vertAlign w:val="baseline"/>
              </w:rPr>
              <w:t>.10.2 В день погашения импортной задолженности Сторона А производит перечисление средств по предварительной оплате.</w:t>
            </w:r>
          </w:p>
          <w:p w14:paraId="690DE780">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 </w:t>
            </w:r>
          </w:p>
          <w:p w14:paraId="072E74E0">
            <w:pPr>
              <w:rPr>
                <w:rFonts w:hint="default" w:ascii="Times New Roman" w:hAnsi="Times New Roman" w:cs="Times New Roman"/>
                <w:sz w:val="24"/>
                <w:szCs w:val="24"/>
                <w:vertAlign w:val="baseline"/>
              </w:rPr>
            </w:pPr>
            <w:ins w:id="147" w:author="Ellen" w:date="2026-06-14T21:29:40Z">
              <w:r>
                <w:rPr>
                  <w:rFonts w:hint="eastAsia" w:ascii="Times New Roman" w:hAnsi="Times New Roman" w:cs="Times New Roman"/>
                  <w:sz w:val="24"/>
                  <w:szCs w:val="24"/>
                  <w:vertAlign w:val="baseline"/>
                  <w:lang w:val="en-US" w:eastAsia="zh-CN"/>
                </w:rPr>
                <w:t>3</w:t>
              </w:r>
            </w:ins>
            <w:r>
              <w:rPr>
                <w:rFonts w:hint="default" w:ascii="Times New Roman" w:hAnsi="Times New Roman" w:cs="Times New Roman"/>
                <w:sz w:val="24"/>
                <w:szCs w:val="24"/>
                <w:vertAlign w:val="baseline"/>
              </w:rPr>
              <w:t>.11 До истечения срока действия предварительной оплаты Сторона А направляет Стороне Б уведомление о предстоящем погашении.</w:t>
            </w:r>
          </w:p>
          <w:p w14:paraId="3CA6C1BD">
            <w:pPr>
              <w:rPr>
                <w:rFonts w:hint="default" w:ascii="Times New Roman" w:hAnsi="Times New Roman" w:cs="Times New Roman"/>
                <w:sz w:val="24"/>
                <w:szCs w:val="24"/>
                <w:vertAlign w:val="baseline"/>
              </w:rPr>
            </w:pPr>
            <w:ins w:id="148" w:author="Ellen" w:date="2026-06-14T21:29:48Z">
              <w:r>
                <w:rPr>
                  <w:rFonts w:hint="eastAsia" w:ascii="Times New Roman" w:hAnsi="Times New Roman" w:cs="Times New Roman"/>
                  <w:sz w:val="24"/>
                  <w:szCs w:val="24"/>
                  <w:vertAlign w:val="baseline"/>
                  <w:lang w:val="en-US" w:eastAsia="zh-CN"/>
                </w:rPr>
                <w:t>3</w:t>
              </w:r>
            </w:ins>
            <w:r>
              <w:rPr>
                <w:rFonts w:hint="default" w:ascii="Times New Roman" w:hAnsi="Times New Roman" w:cs="Times New Roman"/>
                <w:sz w:val="24"/>
                <w:szCs w:val="24"/>
                <w:vertAlign w:val="baseline"/>
              </w:rPr>
              <w:t>.12 По окончании срока предварительной оплаты Сторона Б перечисляет полную сумму торгового платежа на реквизиты Стороны А, возвращает авансовые средства и полностью погашает все обязательства по данной операции.</w:t>
            </w:r>
          </w:p>
        </w:tc>
      </w:tr>
      <w:tr w14:paraId="00461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6" w:type="dxa"/>
          </w:tcPr>
          <w:p w14:paraId="05FA48F7">
            <w:pPr>
              <w:numPr>
                <w:ilvl w:val="0"/>
                <w:numId w:val="0"/>
              </w:numPr>
              <w:spacing w:line="360" w:lineRule="auto"/>
              <w:rPr>
                <w:rFonts w:hint="eastAsia" w:ascii="宋体" w:hAnsi="宋体" w:eastAsia="宋体" w:cs="宋体"/>
                <w:color w:val="000000"/>
                <w:kern w:val="0"/>
                <w:sz w:val="24"/>
                <w:szCs w:val="24"/>
                <w:highlight w:val="none"/>
                <w:lang w:val="en-US" w:eastAsia="zh-CN"/>
              </w:rPr>
            </w:pPr>
            <w:r>
              <w:rPr>
                <w:rFonts w:hint="eastAsia" w:ascii="宋体" w:hAnsi="宋体" w:eastAsia="宋体" w:cs="宋体"/>
                <w:color w:val="000000"/>
                <w:kern w:val="0"/>
                <w:sz w:val="24"/>
                <w:szCs w:val="24"/>
                <w:highlight w:val="none"/>
                <w:lang w:val="en-US" w:eastAsia="zh-CN"/>
              </w:rPr>
              <w:t>第</w:t>
            </w:r>
            <w:ins w:id="149" w:author="Ellen" w:date="2026-06-14T21:31:03Z">
              <w:r>
                <w:rPr>
                  <w:rFonts w:hint="eastAsia" w:ascii="宋体" w:hAnsi="宋体" w:cs="宋体"/>
                  <w:color w:val="000000"/>
                  <w:kern w:val="0"/>
                  <w:sz w:val="24"/>
                  <w:szCs w:val="24"/>
                  <w:highlight w:val="none"/>
                  <w:lang w:val="en-US" w:eastAsia="zh-CN"/>
                </w:rPr>
                <w:t>四</w:t>
              </w:r>
            </w:ins>
            <w:r>
              <w:rPr>
                <w:rFonts w:hint="eastAsia" w:ascii="宋体" w:hAnsi="宋体" w:eastAsia="宋体" w:cs="宋体"/>
                <w:color w:val="000000"/>
                <w:kern w:val="0"/>
                <w:sz w:val="24"/>
                <w:szCs w:val="24"/>
                <w:highlight w:val="none"/>
                <w:lang w:val="en-US" w:eastAsia="zh-CN"/>
              </w:rPr>
              <w:t>条 垫付资金占用费及支付</w:t>
            </w:r>
          </w:p>
          <w:p w14:paraId="456AB724">
            <w:pPr>
              <w:numPr>
                <w:ilvl w:val="0"/>
                <w:numId w:val="0"/>
              </w:numPr>
              <w:spacing w:line="360" w:lineRule="auto"/>
              <w:rPr>
                <w:rFonts w:hint="eastAsia" w:ascii="宋体" w:hAnsi="宋体" w:eastAsia="宋体" w:cs="宋体"/>
                <w:color w:val="000000"/>
                <w:kern w:val="0"/>
                <w:sz w:val="24"/>
                <w:szCs w:val="24"/>
                <w:highlight w:val="none"/>
                <w:lang w:val="en-US" w:eastAsia="zh-CN" w:bidi="ar-SA"/>
              </w:rPr>
            </w:pPr>
            <w:ins w:id="150" w:author="Ellen" w:date="2026-06-14T21:31:06Z">
              <w:r>
                <w:rPr>
                  <w:rFonts w:hint="eastAsia" w:ascii="宋体" w:hAnsi="宋体" w:cs="宋体"/>
                  <w:color w:val="000000"/>
                  <w:kern w:val="0"/>
                  <w:sz w:val="24"/>
                  <w:szCs w:val="24"/>
                  <w:highlight w:val="none"/>
                  <w:lang w:val="en-US" w:eastAsia="zh-CN" w:bidi="ar-SA"/>
                </w:rPr>
                <w:t>4</w:t>
              </w:r>
            </w:ins>
            <w:r>
              <w:rPr>
                <w:rFonts w:hint="eastAsia" w:ascii="宋体" w:hAnsi="宋体" w:eastAsia="宋体" w:cs="宋体"/>
                <w:color w:val="000000"/>
                <w:kern w:val="0"/>
                <w:sz w:val="24"/>
                <w:szCs w:val="24"/>
                <w:highlight w:val="none"/>
                <w:lang w:val="en-US" w:eastAsia="zh-CN" w:bidi="ar-SA"/>
              </w:rPr>
              <w:t>.1</w:t>
            </w:r>
            <w:r>
              <w:rPr>
                <w:rFonts w:hint="default" w:ascii="宋体" w:hAnsi="宋体" w:eastAsia="宋体" w:cs="宋体"/>
                <w:color w:val="000000"/>
                <w:kern w:val="0"/>
                <w:sz w:val="24"/>
                <w:szCs w:val="24"/>
                <w:highlight w:val="none"/>
                <w:lang w:val="en-US" w:eastAsia="zh-CN" w:bidi="ar-SA"/>
              </w:rPr>
              <w:t xml:space="preserve"> </w:t>
            </w:r>
            <w:r>
              <w:rPr>
                <w:rFonts w:hint="eastAsia" w:ascii="宋体" w:hAnsi="宋体" w:eastAsia="宋体" w:cs="宋体"/>
                <w:color w:val="000000"/>
                <w:kern w:val="0"/>
                <w:sz w:val="24"/>
                <w:szCs w:val="24"/>
                <w:highlight w:val="none"/>
                <w:lang w:val="en-US" w:eastAsia="zh-CN" w:bidi="ar-SA"/>
              </w:rPr>
              <w:t>垫付资金占用费：</w:t>
            </w:r>
          </w:p>
          <w:p w14:paraId="8E773B1C">
            <w:pPr>
              <w:numPr>
                <w:ilvl w:val="0"/>
                <w:numId w:val="0"/>
              </w:numPr>
              <w:spacing w:line="360" w:lineRule="auto"/>
              <w:rPr>
                <w:rFonts w:hint="eastAsia" w:ascii="宋体" w:hAnsi="宋体" w:eastAsia="宋体" w:cs="宋体"/>
                <w:color w:val="000000"/>
                <w:kern w:val="0"/>
                <w:sz w:val="24"/>
                <w:szCs w:val="24"/>
                <w:highlight w:val="none"/>
                <w:lang w:val="en-US" w:eastAsia="zh-CN" w:bidi="ar-SA"/>
              </w:rPr>
            </w:pPr>
            <w:r>
              <w:rPr>
                <w:rFonts w:hint="eastAsia" w:ascii="宋体" w:hAnsi="宋体" w:eastAsia="宋体" w:cs="宋体"/>
                <w:color w:val="000000"/>
                <w:kern w:val="0"/>
                <w:sz w:val="24"/>
                <w:szCs w:val="24"/>
                <w:highlight w:val="none"/>
                <w:lang w:val="en-US" w:eastAsia="zh-CN" w:bidi="ar-SA"/>
              </w:rPr>
              <w:t>按年化计算，具体见附件一：《垫付资金占用费率确认单》。</w:t>
            </w:r>
          </w:p>
          <w:p w14:paraId="078A4613">
            <w:pPr>
              <w:numPr>
                <w:ilvl w:val="0"/>
                <w:numId w:val="0"/>
              </w:numPr>
              <w:spacing w:line="360" w:lineRule="auto"/>
              <w:rPr>
                <w:rFonts w:hint="eastAsia" w:ascii="宋体" w:hAnsi="宋体" w:eastAsia="宋体" w:cs="宋体"/>
                <w:color w:val="000000"/>
                <w:kern w:val="0"/>
                <w:sz w:val="24"/>
                <w:szCs w:val="24"/>
                <w:highlight w:val="none"/>
                <w:lang w:val="en-US" w:eastAsia="zh-CN" w:bidi="ar-SA"/>
              </w:rPr>
            </w:pPr>
            <w:r>
              <w:rPr>
                <w:rFonts w:hint="eastAsia" w:ascii="宋体" w:hAnsi="宋体" w:eastAsia="宋体" w:cs="宋体"/>
                <w:color w:val="000000"/>
                <w:kern w:val="0"/>
                <w:sz w:val="24"/>
                <w:szCs w:val="24"/>
                <w:highlight w:val="none"/>
                <w:lang w:val="en-US" w:eastAsia="zh-CN" w:bidi="ar-SA"/>
              </w:rPr>
              <w:t>垫付资金占用费，按照垫付资金金额为基础，按实际使用资金的天数（含头尾天数各算一天）计算。</w:t>
            </w:r>
          </w:p>
          <w:p w14:paraId="FA13CCEC">
            <w:pPr>
              <w:numPr>
                <w:ilvl w:val="0"/>
                <w:numId w:val="0"/>
              </w:numPr>
              <w:spacing w:line="360" w:lineRule="auto"/>
              <w:rPr>
                <w:rFonts w:hint="eastAsia" w:ascii="宋体" w:hAnsi="宋体" w:eastAsia="宋体" w:cs="宋体"/>
                <w:color w:val="000000"/>
                <w:kern w:val="0"/>
                <w:sz w:val="24"/>
                <w:szCs w:val="24"/>
                <w:highlight w:val="none"/>
                <w:lang w:val="en-US" w:eastAsia="zh-CN" w:bidi="ar-SA"/>
              </w:rPr>
            </w:pPr>
            <w:r>
              <w:rPr>
                <w:rFonts w:hint="eastAsia" w:ascii="宋体" w:hAnsi="宋体" w:eastAsia="宋体" w:cs="宋体"/>
                <w:color w:val="000000"/>
                <w:kern w:val="0"/>
                <w:sz w:val="24"/>
                <w:szCs w:val="24"/>
                <w:highlight w:val="none"/>
                <w:lang w:val="en-US" w:eastAsia="zh-CN" w:bidi="ar-SA"/>
              </w:rPr>
              <w:t>垫付资金占用费=垫付资金金额*资金占用费率*实际使用资金天数／360天。</w:t>
            </w:r>
          </w:p>
          <w:p w14:paraId="D0E02B2E">
            <w:pPr>
              <w:numPr>
                <w:ilvl w:val="0"/>
                <w:numId w:val="0"/>
              </w:numPr>
              <w:spacing w:line="360" w:lineRule="auto"/>
              <w:rPr>
                <w:rFonts w:hint="eastAsia" w:ascii="宋体" w:hAnsi="宋体" w:eastAsia="宋体" w:cs="宋体"/>
                <w:color w:val="000000"/>
                <w:kern w:val="0"/>
                <w:sz w:val="24"/>
                <w:szCs w:val="24"/>
                <w:highlight w:val="none"/>
                <w:lang w:val="en-US" w:eastAsia="zh-CN" w:bidi="ar-SA"/>
              </w:rPr>
            </w:pPr>
            <w:r>
              <w:rPr>
                <w:rFonts w:hint="default" w:ascii="宋体" w:hAnsi="宋体" w:eastAsia="宋体" w:cs="宋体"/>
                <w:color w:val="000000"/>
                <w:kern w:val="0"/>
                <w:sz w:val="24"/>
                <w:szCs w:val="24"/>
                <w:highlight w:val="none"/>
                <w:lang w:val="en-US" w:eastAsia="zh-CN" w:bidi="ar-SA"/>
              </w:rPr>
              <w:t>备注：如果是预付预估资金占用费，则按照预估垫付账期，另加三天宽限期，来计算预估使用资金的天数。如果实际使用资金天数，没有超过该预估使用资金天数</w:t>
            </w:r>
            <w:r>
              <w:rPr>
                <w:rFonts w:hint="default" w:ascii="宋体" w:hAnsi="宋体" w:cs="宋体"/>
                <w:color w:val="000000"/>
                <w:kern w:val="0"/>
                <w:sz w:val="24"/>
                <w:szCs w:val="24"/>
                <w:highlight w:val="none"/>
                <w:lang w:val="en-US" w:eastAsia="zh-CN" w:bidi="ar-SA"/>
              </w:rPr>
              <w:t>，则仍按预估使用资金天数计算资金垫付占用费。如果实际使用资金天数，超过该预估使用资金天数，则自预估垫付账期到期日起，每超过一天，按年化18%计算罚息，并没收预付的宽限期资金占用费。</w:t>
            </w:r>
          </w:p>
          <w:p w14:paraId="C8729978">
            <w:pPr>
              <w:numPr>
                <w:ilvl w:val="0"/>
                <w:numId w:val="0"/>
              </w:numPr>
              <w:spacing w:line="360" w:lineRule="auto"/>
              <w:rPr>
                <w:rFonts w:hint="eastAsia" w:ascii="宋体" w:hAnsi="宋体" w:eastAsia="宋体" w:cs="宋体"/>
                <w:color w:val="000000"/>
                <w:kern w:val="0"/>
                <w:sz w:val="24"/>
                <w:szCs w:val="24"/>
                <w:highlight w:val="none"/>
                <w:lang w:val="en-US" w:eastAsia="zh-CN" w:bidi="ar-SA"/>
              </w:rPr>
            </w:pPr>
            <w:ins w:id="151" w:author="Ellen" w:date="2026-06-14T21:31:30Z">
              <w:r>
                <w:rPr>
                  <w:rFonts w:hint="eastAsia" w:ascii="宋体" w:hAnsi="宋体" w:cs="宋体"/>
                  <w:color w:val="000000"/>
                  <w:kern w:val="0"/>
                  <w:sz w:val="24"/>
                  <w:szCs w:val="24"/>
                  <w:highlight w:val="none"/>
                  <w:lang w:val="en-US" w:eastAsia="zh-CN" w:bidi="ar-SA"/>
                </w:rPr>
                <w:t>4</w:t>
              </w:r>
            </w:ins>
            <w:r>
              <w:rPr>
                <w:rFonts w:hint="eastAsia" w:ascii="宋体" w:hAnsi="宋体" w:eastAsia="宋体" w:cs="宋体"/>
                <w:color w:val="000000"/>
                <w:kern w:val="0"/>
                <w:sz w:val="24"/>
                <w:szCs w:val="24"/>
                <w:highlight w:val="none"/>
                <w:lang w:val="en-US" w:eastAsia="zh-CN" w:bidi="ar-SA"/>
              </w:rPr>
              <w:t>.2</w:t>
            </w:r>
            <w:r>
              <w:rPr>
                <w:rFonts w:hint="default" w:ascii="宋体" w:hAnsi="宋体" w:eastAsia="宋体" w:cs="宋体"/>
                <w:color w:val="000000"/>
                <w:kern w:val="0"/>
                <w:sz w:val="24"/>
                <w:szCs w:val="24"/>
                <w:highlight w:val="none"/>
                <w:lang w:val="en-US" w:eastAsia="zh-CN" w:bidi="ar-SA"/>
              </w:rPr>
              <w:t xml:space="preserve"> </w:t>
            </w:r>
            <w:r>
              <w:rPr>
                <w:rFonts w:hint="eastAsia" w:ascii="宋体" w:hAnsi="宋体" w:eastAsia="宋体" w:cs="宋体"/>
                <w:color w:val="000000"/>
                <w:kern w:val="0"/>
                <w:sz w:val="24"/>
                <w:szCs w:val="24"/>
                <w:highlight w:val="none"/>
                <w:lang w:val="en-US" w:eastAsia="zh-CN" w:bidi="ar-SA"/>
              </w:rPr>
              <w:t>其他费用：甲方在提供垫付服务过程中产生的其他甲方自身相关费用由甲方承担。</w:t>
            </w:r>
          </w:p>
          <w:p w14:paraId="1C3A0CC9">
            <w:pPr>
              <w:numPr>
                <w:ilvl w:val="0"/>
                <w:numId w:val="0"/>
              </w:numPr>
              <w:spacing w:line="360" w:lineRule="auto"/>
              <w:rPr>
                <w:rFonts w:hint="eastAsia" w:ascii="宋体" w:hAnsi="宋体" w:eastAsia="宋体" w:cs="宋体"/>
                <w:color w:val="000000"/>
                <w:kern w:val="0"/>
                <w:sz w:val="24"/>
                <w:szCs w:val="24"/>
                <w:highlight w:val="none"/>
                <w:lang w:val="en-US" w:eastAsia="zh-CN" w:bidi="ar-SA"/>
              </w:rPr>
            </w:pPr>
            <w:ins w:id="152" w:author="Ellen" w:date="2026-06-14T21:31:33Z">
              <w:r>
                <w:rPr>
                  <w:rFonts w:hint="eastAsia" w:ascii="宋体" w:hAnsi="宋体" w:cs="宋体"/>
                  <w:color w:val="000000"/>
                  <w:kern w:val="0"/>
                  <w:sz w:val="24"/>
                  <w:szCs w:val="24"/>
                  <w:highlight w:val="none"/>
                  <w:lang w:val="en-US" w:eastAsia="zh-CN" w:bidi="ar-SA"/>
                </w:rPr>
                <w:t>4</w:t>
              </w:r>
            </w:ins>
            <w:r>
              <w:rPr>
                <w:rFonts w:hint="eastAsia" w:ascii="宋体" w:hAnsi="宋体" w:eastAsia="宋体" w:cs="宋体"/>
                <w:color w:val="000000"/>
                <w:kern w:val="0"/>
                <w:sz w:val="24"/>
                <w:szCs w:val="24"/>
                <w:highlight w:val="none"/>
                <w:lang w:val="en-US" w:eastAsia="zh-CN" w:bidi="ar-SA"/>
              </w:rPr>
              <w:t>.3</w:t>
            </w:r>
            <w:r>
              <w:rPr>
                <w:rFonts w:hint="default" w:ascii="宋体" w:hAnsi="宋体" w:eastAsia="宋体" w:cs="宋体"/>
                <w:color w:val="000000"/>
                <w:kern w:val="0"/>
                <w:sz w:val="24"/>
                <w:szCs w:val="24"/>
                <w:highlight w:val="none"/>
                <w:lang w:val="en-US" w:eastAsia="zh-CN" w:bidi="ar-SA"/>
              </w:rPr>
              <w:t xml:space="preserve"> </w:t>
            </w:r>
            <w:r>
              <w:rPr>
                <w:rFonts w:hint="eastAsia" w:ascii="宋体" w:hAnsi="宋体" w:eastAsia="宋体" w:cs="宋体"/>
                <w:color w:val="000000"/>
                <w:kern w:val="0"/>
                <w:sz w:val="24"/>
                <w:szCs w:val="24"/>
                <w:highlight w:val="none"/>
                <w:lang w:val="en-US" w:eastAsia="zh-CN" w:bidi="ar-SA"/>
              </w:rPr>
              <w:t>甲方或甲方的指定公司须就上述收费开具相关的增值税发票或者相关凭证给乙方，并办理结算，凭附件二：《垫付资金占用费确认单》。</w:t>
            </w:r>
          </w:p>
          <w:p w14:paraId="58C5ED63">
            <w:pPr>
              <w:numPr>
                <w:ilvl w:val="0"/>
                <w:numId w:val="0"/>
              </w:numPr>
              <w:spacing w:line="360" w:lineRule="auto"/>
              <w:rPr>
                <w:vertAlign w:val="baseline"/>
              </w:rPr>
            </w:pPr>
            <w:ins w:id="153" w:author="Ellen" w:date="2026-06-14T21:31:36Z">
              <w:r>
                <w:rPr>
                  <w:rFonts w:hint="eastAsia" w:ascii="宋体" w:hAnsi="宋体" w:cs="宋体"/>
                  <w:color w:val="000000"/>
                  <w:kern w:val="0"/>
                  <w:sz w:val="24"/>
                  <w:szCs w:val="24"/>
                  <w:highlight w:val="none"/>
                  <w:lang w:val="en-US" w:eastAsia="zh-CN" w:bidi="ar-SA"/>
                </w:rPr>
                <w:t>4</w:t>
              </w:r>
            </w:ins>
            <w:r>
              <w:rPr>
                <w:rFonts w:hint="eastAsia" w:ascii="宋体" w:hAnsi="宋体" w:eastAsia="宋体" w:cs="宋体"/>
                <w:color w:val="000000"/>
                <w:kern w:val="0"/>
                <w:sz w:val="24"/>
                <w:szCs w:val="24"/>
                <w:highlight w:val="none"/>
                <w:lang w:val="en-US" w:eastAsia="zh-CN" w:bidi="ar-SA"/>
              </w:rPr>
              <w:t>.4</w:t>
            </w:r>
            <w:r>
              <w:rPr>
                <w:rFonts w:hint="default" w:ascii="宋体" w:hAnsi="宋体" w:eastAsia="宋体" w:cs="宋体"/>
                <w:color w:val="000000"/>
                <w:kern w:val="0"/>
                <w:sz w:val="24"/>
                <w:szCs w:val="24"/>
                <w:highlight w:val="none"/>
                <w:lang w:val="en-US" w:eastAsia="zh-CN" w:bidi="ar-SA"/>
              </w:rPr>
              <w:t xml:space="preserve"> </w:t>
            </w:r>
            <w:r>
              <w:rPr>
                <w:rFonts w:hint="eastAsia" w:ascii="宋体" w:hAnsi="宋体" w:eastAsia="宋体" w:cs="宋体"/>
                <w:color w:val="000000"/>
                <w:kern w:val="0"/>
                <w:sz w:val="24"/>
                <w:szCs w:val="24"/>
                <w:highlight w:val="none"/>
                <w:lang w:val="en-US" w:eastAsia="zh-CN" w:bidi="ar-SA"/>
              </w:rPr>
              <w:t>甲方将在垫付出款时，预先从垫付款项中扣收垫付资金占用费，或者，由</w:t>
            </w:r>
            <w:r>
              <w:rPr>
                <w:rFonts w:hint="default" w:ascii="宋体" w:hAnsi="宋体" w:eastAsia="宋体" w:cs="宋体"/>
                <w:color w:val="000000"/>
                <w:kern w:val="0"/>
                <w:sz w:val="24"/>
                <w:szCs w:val="24"/>
                <w:highlight w:val="none"/>
                <w:lang w:val="en-US" w:eastAsia="zh-CN" w:bidi="ar-SA"/>
              </w:rPr>
              <w:t>甲方</w:t>
            </w:r>
            <w:r>
              <w:rPr>
                <w:rFonts w:hint="eastAsia" w:ascii="宋体" w:hAnsi="宋体" w:eastAsia="宋体" w:cs="宋体"/>
                <w:color w:val="000000"/>
                <w:kern w:val="0"/>
                <w:sz w:val="24"/>
                <w:szCs w:val="24"/>
                <w:highlight w:val="none"/>
                <w:lang w:val="en-US" w:eastAsia="zh-CN" w:bidi="ar-SA"/>
              </w:rPr>
              <w:t>预先缴纳至指定账户，多还少补。指定账户，将根据具体情况在缴纳时提供。</w:t>
            </w:r>
          </w:p>
        </w:tc>
        <w:tc>
          <w:tcPr>
            <w:tcW w:w="7116" w:type="dxa"/>
          </w:tcPr>
          <w:p w14:paraId="5495324F">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Статья </w:t>
            </w:r>
            <w:ins w:id="154" w:author="Ellen" w:date="2026-06-14T21:31:11Z">
              <w:r>
                <w:rPr>
                  <w:rFonts w:hint="eastAsia" w:ascii="Times New Roman" w:hAnsi="Times New Roman" w:cs="Times New Roman"/>
                  <w:sz w:val="24"/>
                  <w:szCs w:val="24"/>
                  <w:vertAlign w:val="baseline"/>
                  <w:lang w:val="en-US" w:eastAsia="zh-CN"/>
                </w:rPr>
                <w:t>4</w:t>
              </w:r>
            </w:ins>
            <w:r>
              <w:rPr>
                <w:rFonts w:hint="default" w:ascii="Times New Roman" w:hAnsi="Times New Roman" w:cs="Times New Roman"/>
                <w:sz w:val="24"/>
                <w:szCs w:val="24"/>
                <w:vertAlign w:val="baseline"/>
              </w:rPr>
              <w:t>. Плата за использование авансовых средств и порядок оплаты</w:t>
            </w:r>
          </w:p>
          <w:p w14:paraId="211AF7BD">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 </w:t>
            </w:r>
          </w:p>
          <w:p w14:paraId="76E03811">
            <w:pPr>
              <w:rPr>
                <w:rFonts w:hint="default" w:ascii="Times New Roman" w:hAnsi="Times New Roman" w:cs="Times New Roman"/>
                <w:sz w:val="24"/>
                <w:szCs w:val="24"/>
                <w:vertAlign w:val="baseline"/>
              </w:rPr>
            </w:pPr>
            <w:ins w:id="155" w:author="Ellen" w:date="2026-06-14T21:31:14Z">
              <w:r>
                <w:rPr>
                  <w:rFonts w:hint="eastAsia" w:ascii="Times New Roman" w:hAnsi="Times New Roman" w:cs="Times New Roman"/>
                  <w:sz w:val="24"/>
                  <w:szCs w:val="24"/>
                  <w:vertAlign w:val="baseline"/>
                  <w:lang w:val="en-US" w:eastAsia="zh-CN"/>
                </w:rPr>
                <w:t>4</w:t>
              </w:r>
            </w:ins>
            <w:r>
              <w:rPr>
                <w:rFonts w:hint="default" w:ascii="Times New Roman" w:hAnsi="Times New Roman" w:cs="Times New Roman"/>
                <w:sz w:val="24"/>
                <w:szCs w:val="24"/>
                <w:vertAlign w:val="baseline"/>
              </w:rPr>
              <w:t>.1 Плата за пользование кредитными средствами</w:t>
            </w:r>
          </w:p>
          <w:p w14:paraId="1025FCBD">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 </w:t>
            </w:r>
          </w:p>
          <w:p w14:paraId="308FDB50">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Расчет процентной ставки производится по годовому тарифу, точные показатели указаны в Приложении №1 «Подтверждение ставки за использование аванса».</w:t>
            </w:r>
          </w:p>
          <w:p w14:paraId="0113E50B">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 </w:t>
            </w:r>
          </w:p>
          <w:p w14:paraId="5B5F2FFA">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Сумма платы рассчитывается исходя из размера выданного аванса и фактического срока пользования деньгами. День выдачи и день возврата учитываются как полные дни.</w:t>
            </w:r>
          </w:p>
          <w:p w14:paraId="197BCF6D">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 </w:t>
            </w:r>
          </w:p>
          <w:p w14:paraId="2251070A">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Формула расчета:</w:t>
            </w:r>
          </w:p>
          <w:p w14:paraId="175F08ED">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Плата = Сумма аванса × Годовая ставка × Фактические дни пользования / 360</w:t>
            </w:r>
          </w:p>
          <w:p w14:paraId="71AAEE69">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 </w:t>
            </w:r>
          </w:p>
          <w:p w14:paraId="114E68F5">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Примечание:</w:t>
            </w:r>
          </w:p>
          <w:p w14:paraId="28A6A5D0">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При предварительной оплате процентов расчет производится по плановому сроку финансирования с добавлением трехдневного льготного периода.</w:t>
            </w:r>
          </w:p>
          <w:p w14:paraId="4A8CF8BA">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Если фактический срок пользования средствами меньше планового, проценты начисляются по первоначально утверждённому сроку.</w:t>
            </w:r>
          </w:p>
          <w:p w14:paraId="5FECC55B">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При превышении фактического срока пользования, на каждый просроченный день начисляется штрафной процент в размере 18% годовых. При этом ранее уплаченная плата за льготный период не подлежит возврату.</w:t>
            </w:r>
          </w:p>
          <w:p w14:paraId="2660942E">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 </w:t>
            </w:r>
          </w:p>
          <w:p w14:paraId="4407BA3A">
            <w:pPr>
              <w:rPr>
                <w:rFonts w:hint="default" w:ascii="Times New Roman" w:hAnsi="Times New Roman" w:cs="Times New Roman"/>
                <w:sz w:val="24"/>
                <w:szCs w:val="24"/>
                <w:vertAlign w:val="baseline"/>
              </w:rPr>
            </w:pPr>
            <w:ins w:id="156" w:author="Ellen" w:date="2026-06-14T21:31:55Z">
              <w:r>
                <w:rPr>
                  <w:rFonts w:hint="eastAsia" w:ascii="Times New Roman" w:hAnsi="Times New Roman" w:cs="Times New Roman"/>
                  <w:sz w:val="24"/>
                  <w:szCs w:val="24"/>
                  <w:vertAlign w:val="baseline"/>
                  <w:lang w:val="en-US" w:eastAsia="zh-CN"/>
                </w:rPr>
                <w:t>4</w:t>
              </w:r>
            </w:ins>
            <w:bookmarkStart w:id="0" w:name="_GoBack"/>
            <w:bookmarkEnd w:id="0"/>
            <w:r>
              <w:rPr>
                <w:rFonts w:hint="default" w:ascii="Times New Roman" w:hAnsi="Times New Roman" w:cs="Times New Roman"/>
                <w:sz w:val="24"/>
                <w:szCs w:val="24"/>
                <w:vertAlign w:val="baseline"/>
              </w:rPr>
              <w:t>.2 Дополнительные расходы</w:t>
            </w:r>
          </w:p>
          <w:p w14:paraId="5669DD30">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 </w:t>
            </w:r>
          </w:p>
          <w:p w14:paraId="5888D0AE">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Все сопутствующие расходы Стороны А при оказании финансовых услуг несёт исключительно сама Сторона А.</w:t>
            </w:r>
          </w:p>
          <w:p w14:paraId="24831671">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 </w:t>
            </w:r>
          </w:p>
          <w:p w14:paraId="047497E0">
            <w:pPr>
              <w:rPr>
                <w:rFonts w:hint="default" w:ascii="Times New Roman" w:hAnsi="Times New Roman" w:cs="Times New Roman"/>
                <w:sz w:val="24"/>
                <w:szCs w:val="24"/>
                <w:vertAlign w:val="baseline"/>
              </w:rPr>
            </w:pPr>
            <w:ins w:id="157" w:author="Ellen" w:date="2026-06-14T21:31:43Z">
              <w:r>
                <w:rPr>
                  <w:rFonts w:hint="eastAsia" w:ascii="Times New Roman" w:hAnsi="Times New Roman" w:cs="Times New Roman"/>
                  <w:sz w:val="24"/>
                  <w:szCs w:val="24"/>
                  <w:vertAlign w:val="baseline"/>
                  <w:lang w:val="en-US" w:eastAsia="zh-CN"/>
                </w:rPr>
                <w:t>4</w:t>
              </w:r>
            </w:ins>
            <w:r>
              <w:rPr>
                <w:rFonts w:hint="default" w:ascii="Times New Roman" w:hAnsi="Times New Roman" w:cs="Times New Roman"/>
                <w:sz w:val="24"/>
                <w:szCs w:val="24"/>
                <w:vertAlign w:val="baseline"/>
              </w:rPr>
              <w:t>.3 Оформление счетов и взаиморасчёты</w:t>
            </w:r>
          </w:p>
          <w:p w14:paraId="51D38D54">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 </w:t>
            </w:r>
          </w:p>
          <w:p w14:paraId="2268FF80">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Сторона А либо её уполномоченная компания оформляет для Стороны Б счета-фактуры НДС и расчётные документы. Взаимозачёт осуществляется на основании Приложения №2 «Акт подтверждения расходов по авансированию».</w:t>
            </w:r>
          </w:p>
          <w:p w14:paraId="22AA23B9">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 </w:t>
            </w:r>
          </w:p>
          <w:p w14:paraId="47A988F7">
            <w:pPr>
              <w:rPr>
                <w:rFonts w:hint="default" w:ascii="Times New Roman" w:hAnsi="Times New Roman" w:cs="Times New Roman"/>
                <w:sz w:val="24"/>
                <w:szCs w:val="24"/>
                <w:vertAlign w:val="baseline"/>
              </w:rPr>
            </w:pPr>
            <w:ins w:id="158" w:author="Ellen" w:date="2026-06-14T21:31:40Z">
              <w:r>
                <w:rPr>
                  <w:rFonts w:hint="eastAsia" w:ascii="Times New Roman" w:hAnsi="Times New Roman" w:cs="Times New Roman"/>
                  <w:sz w:val="24"/>
                  <w:szCs w:val="24"/>
                  <w:vertAlign w:val="baseline"/>
                  <w:lang w:val="en-US" w:eastAsia="zh-CN"/>
                </w:rPr>
                <w:t>4</w:t>
              </w:r>
            </w:ins>
            <w:r>
              <w:rPr>
                <w:rFonts w:hint="default" w:ascii="Times New Roman" w:hAnsi="Times New Roman" w:cs="Times New Roman"/>
                <w:sz w:val="24"/>
                <w:szCs w:val="24"/>
                <w:vertAlign w:val="baseline"/>
              </w:rPr>
              <w:t>.4 Порядок списания процентов</w:t>
            </w:r>
          </w:p>
          <w:p w14:paraId="45D2F4DB">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 </w:t>
            </w:r>
          </w:p>
          <w:p w14:paraId="3ACAEDD6">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При перечислении авансовых средств Сторона А имеет право сразу удержать плату за пользование средствами из суммы выплаты. Также Сторона Б может внести предоплату на реквизиты назначенного счёта, последующий перерасчёт производится по принципу возврата излишков и доплаты недостачи. Банковские реквизиты предоставляются отдельно в момент перечисления.</w:t>
            </w:r>
          </w:p>
        </w:tc>
      </w:tr>
      <w:tr w14:paraId="2D3D6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6" w:type="dxa"/>
          </w:tcPr>
          <w:p w14:paraId="9C6E7A23">
            <w:pPr>
              <w:numPr>
                <w:ilvl w:val="0"/>
                <w:numId w:val="0"/>
              </w:numPr>
              <w:spacing w:line="360" w:lineRule="auto"/>
              <w:rPr>
                <w:rFonts w:hint="eastAsia" w:ascii="宋体" w:hAnsi="宋体" w:eastAsia="宋体" w:cs="宋体"/>
                <w:color w:val="000000"/>
                <w:kern w:val="0"/>
                <w:sz w:val="24"/>
                <w:szCs w:val="24"/>
                <w:highlight w:val="none"/>
                <w:lang w:val="en-US" w:eastAsia="zh-CN"/>
              </w:rPr>
            </w:pPr>
            <w:r>
              <w:rPr>
                <w:rFonts w:hint="eastAsia" w:ascii="宋体" w:hAnsi="宋体" w:eastAsia="宋体" w:cs="宋体"/>
                <w:color w:val="000000"/>
                <w:kern w:val="0"/>
                <w:sz w:val="24"/>
                <w:szCs w:val="24"/>
                <w:highlight w:val="none"/>
                <w:lang w:val="en-US" w:eastAsia="zh-CN"/>
              </w:rPr>
              <w:t>第五条 违约责任</w:t>
            </w:r>
          </w:p>
          <w:p w14:paraId="6CD7B0D3">
            <w:pPr>
              <w:numPr>
                <w:ilvl w:val="0"/>
                <w:numId w:val="0"/>
              </w:numPr>
              <w:spacing w:line="360" w:lineRule="auto"/>
              <w:rPr>
                <w:rFonts w:hint="eastAsia" w:ascii="宋体" w:hAnsi="宋体" w:eastAsia="宋体" w:cs="宋体"/>
                <w:color w:val="000000"/>
                <w:kern w:val="0"/>
                <w:sz w:val="24"/>
                <w:szCs w:val="24"/>
                <w:highlight w:val="none"/>
                <w:lang w:val="en-US" w:eastAsia="zh-CN"/>
              </w:rPr>
            </w:pPr>
            <w:r>
              <w:rPr>
                <w:rFonts w:hint="eastAsia" w:ascii="宋体" w:hAnsi="宋体" w:eastAsia="宋体" w:cs="宋体"/>
                <w:color w:val="000000"/>
                <w:kern w:val="0"/>
                <w:sz w:val="24"/>
                <w:szCs w:val="24"/>
                <w:highlight w:val="none"/>
                <w:lang w:val="en-US" w:eastAsia="zh-CN"/>
              </w:rPr>
              <w:t>5.1 乙方未按本协议约定按时足额归还垫付款项的，每逾期一日，</w:t>
            </w:r>
            <w:r>
              <w:rPr>
                <w:rFonts w:hint="default" w:ascii="宋体" w:hAnsi="宋体" w:eastAsia="宋体" w:cs="宋体"/>
                <w:color w:val="000000"/>
                <w:kern w:val="0"/>
                <w:sz w:val="24"/>
                <w:szCs w:val="24"/>
                <w:highlight w:val="none"/>
                <w:lang w:val="en-US" w:eastAsia="zh-CN"/>
              </w:rPr>
              <w:t>乙方</w:t>
            </w:r>
            <w:r>
              <w:rPr>
                <w:rFonts w:hint="eastAsia" w:ascii="宋体" w:hAnsi="宋体" w:eastAsia="宋体" w:cs="宋体"/>
                <w:color w:val="000000"/>
                <w:kern w:val="0"/>
                <w:sz w:val="24"/>
                <w:szCs w:val="24"/>
                <w:highlight w:val="none"/>
                <w:lang w:val="en-US" w:eastAsia="zh-CN"/>
              </w:rPr>
              <w:t>应按未缴纳金额的</w:t>
            </w:r>
            <w:r>
              <w:rPr>
                <w:rFonts w:hint="default" w:ascii="宋体" w:hAnsi="宋体" w:eastAsia="宋体" w:cs="宋体"/>
                <w:color w:val="000000"/>
                <w:kern w:val="0"/>
                <w:sz w:val="24"/>
                <w:szCs w:val="24"/>
                <w:highlight w:val="none"/>
                <w:lang w:val="en-US" w:eastAsia="zh-CN"/>
              </w:rPr>
              <w:t>年化18%</w:t>
            </w:r>
            <w:r>
              <w:rPr>
                <w:rFonts w:hint="eastAsia" w:ascii="宋体" w:hAnsi="宋体" w:eastAsia="宋体" w:cs="宋体"/>
                <w:color w:val="000000"/>
                <w:kern w:val="0"/>
                <w:sz w:val="24"/>
                <w:szCs w:val="24"/>
                <w:highlight w:val="none"/>
                <w:lang w:val="en-US" w:eastAsia="zh-CN"/>
              </w:rPr>
              <w:t>向甲方支付逾期资金占用费。</w:t>
            </w:r>
          </w:p>
          <w:p w14:paraId="408B132B">
            <w:pPr>
              <w:numPr>
                <w:ilvl w:val="0"/>
                <w:numId w:val="0"/>
              </w:numPr>
              <w:spacing w:line="360" w:lineRule="auto"/>
              <w:rPr>
                <w:rFonts w:hint="eastAsia" w:ascii="宋体" w:hAnsi="宋体" w:eastAsia="宋体" w:cs="宋体"/>
                <w:color w:val="000000"/>
                <w:kern w:val="0"/>
                <w:sz w:val="24"/>
                <w:szCs w:val="24"/>
                <w:highlight w:val="none"/>
                <w:lang w:val="en-US" w:eastAsia="zh-CN"/>
              </w:rPr>
            </w:pPr>
            <w:r>
              <w:rPr>
                <w:rFonts w:hint="eastAsia" w:ascii="宋体" w:hAnsi="宋体" w:eastAsia="宋体" w:cs="宋体"/>
                <w:color w:val="000000"/>
                <w:kern w:val="0"/>
                <w:sz w:val="24"/>
                <w:szCs w:val="24"/>
                <w:highlight w:val="none"/>
                <w:lang w:val="en-US" w:eastAsia="zh-CN"/>
              </w:rPr>
              <w:t>5.2 因乙方原因导致甲方按时足额归还垫付款项不成的，甲方有权采取包括但不限于暂停垫付</w:t>
            </w:r>
            <w:r>
              <w:rPr>
                <w:rFonts w:hint="default" w:ascii="宋体" w:hAnsi="宋体" w:eastAsia="宋体" w:cs="宋体"/>
                <w:color w:val="000000"/>
                <w:kern w:val="0"/>
                <w:sz w:val="24"/>
                <w:szCs w:val="24"/>
                <w:highlight w:val="none"/>
                <w:lang w:val="en-US" w:eastAsia="zh-CN"/>
              </w:rPr>
              <w:t>、</w:t>
            </w:r>
            <w:r>
              <w:rPr>
                <w:rFonts w:hint="default" w:ascii="宋体" w:hAnsi="宋体" w:eastAsia="宋体" w:cs="宋体"/>
                <w:b w:val="0"/>
                <w:bCs w:val="0"/>
                <w:i w:val="0"/>
                <w:iCs w:val="0"/>
                <w:color w:val="000000"/>
                <w:kern w:val="0"/>
                <w:sz w:val="24"/>
                <w:szCs w:val="24"/>
                <w:highlight w:val="none"/>
                <w:vertAlign w:val="baseline"/>
                <w:lang w:val="en-US" w:eastAsia="zh-CN" w:bidi="ar-SA"/>
              </w:rPr>
              <w:t>宣布债务提前到期等措施，乙方应承担由此产生的一切法律责任和费用。</w:t>
            </w:r>
          </w:p>
          <w:p w14:paraId="2883ED60">
            <w:pPr>
              <w:numPr>
                <w:ilvl w:val="0"/>
                <w:numId w:val="0"/>
              </w:numPr>
              <w:spacing w:line="360" w:lineRule="auto"/>
              <w:rPr>
                <w:rFonts w:hint="eastAsia" w:ascii="宋体" w:hAnsi="宋体" w:eastAsia="宋体" w:cs="宋体"/>
                <w:color w:val="000000"/>
                <w:kern w:val="0"/>
                <w:sz w:val="24"/>
                <w:szCs w:val="24"/>
                <w:highlight w:val="none"/>
                <w:lang w:val="en-US" w:eastAsia="zh-CN"/>
              </w:rPr>
            </w:pPr>
          </w:p>
          <w:p w14:paraId="40CCE47B">
            <w:pPr>
              <w:numPr>
                <w:ilvl w:val="0"/>
                <w:numId w:val="0"/>
              </w:numPr>
              <w:spacing w:line="360" w:lineRule="auto"/>
              <w:rPr>
                <w:rFonts w:hint="eastAsia" w:ascii="宋体" w:hAnsi="宋体" w:eastAsia="宋体" w:cs="宋体"/>
                <w:color w:val="000000"/>
                <w:kern w:val="0"/>
                <w:sz w:val="24"/>
                <w:szCs w:val="24"/>
                <w:highlight w:val="none"/>
                <w:lang w:val="en-US" w:eastAsia="zh-CN" w:bidi="ar-SA"/>
              </w:rPr>
            </w:pPr>
          </w:p>
        </w:tc>
        <w:tc>
          <w:tcPr>
            <w:tcW w:w="7116" w:type="dxa"/>
          </w:tcPr>
          <w:p w14:paraId="37422944">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5. Ответственность за нарушение условий соглашения</w:t>
            </w:r>
          </w:p>
          <w:p w14:paraId="0C218AAD">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 </w:t>
            </w:r>
          </w:p>
          <w:p w14:paraId="216A2BBA">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5.1 Если Сторона Б не возвращает сумму авансовых средств в полном объёме и в установленный срок согласно условиям настоящего соглашения, она обязана уплачивать Стороне А плату за просрочку использования средств по ставке 18% годовых от неуплаченной суммы за каждый день просрочки.</w:t>
            </w:r>
          </w:p>
          <w:p w14:paraId="455C6E40">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 </w:t>
            </w:r>
          </w:p>
          <w:p w14:paraId="77BC4F0D">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5.2 Если невозможность своевременного и полного возврата авансовых средств возникла по вине Стороны Б, Сторона А вправе принять меры, включая, но не ограничиваясь, приостановкой предоставления услуг авансирования и досрочным предъявлением требований о погашении задолженности. Сторона Б несёт все юридические обязательства и расходы, возникшие в результате таких нарушений.</w:t>
            </w:r>
          </w:p>
        </w:tc>
      </w:tr>
      <w:tr w14:paraId="30B36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6" w:type="dxa"/>
          </w:tcPr>
          <w:p w14:paraId="088EB7BC">
            <w:pPr>
              <w:numPr>
                <w:ilvl w:val="0"/>
                <w:numId w:val="0"/>
              </w:numPr>
              <w:spacing w:line="360" w:lineRule="auto"/>
              <w:rPr>
                <w:rFonts w:hint="eastAsia" w:ascii="宋体" w:hAnsi="宋体" w:eastAsia="宋体" w:cs="宋体"/>
                <w:color w:val="000000"/>
                <w:kern w:val="0"/>
                <w:sz w:val="24"/>
                <w:szCs w:val="24"/>
                <w:highlight w:val="none"/>
                <w:lang w:val="en-US" w:eastAsia="zh-CN"/>
              </w:rPr>
            </w:pPr>
            <w:r>
              <w:rPr>
                <w:rFonts w:hint="eastAsia" w:ascii="宋体" w:hAnsi="宋体" w:eastAsia="宋体" w:cs="宋体"/>
                <w:color w:val="000000"/>
                <w:kern w:val="0"/>
                <w:sz w:val="24"/>
                <w:szCs w:val="24"/>
                <w:highlight w:val="none"/>
                <w:lang w:val="en-US" w:eastAsia="zh-CN"/>
              </w:rPr>
              <w:t>第六条 其他约定</w:t>
            </w:r>
          </w:p>
          <w:p w14:paraId="503F084E">
            <w:pPr>
              <w:numPr>
                <w:ilvl w:val="0"/>
                <w:numId w:val="0"/>
              </w:numPr>
              <w:spacing w:line="360" w:lineRule="auto"/>
              <w:rPr>
                <w:rFonts w:hint="eastAsia" w:ascii="宋体" w:hAnsi="宋体" w:eastAsia="宋体" w:cs="宋体"/>
                <w:color w:val="000000"/>
                <w:kern w:val="0"/>
                <w:sz w:val="24"/>
                <w:szCs w:val="24"/>
                <w:highlight w:val="none"/>
                <w:lang w:val="en-US" w:eastAsia="zh-CN"/>
              </w:rPr>
            </w:pPr>
            <w:r>
              <w:rPr>
                <w:rFonts w:hint="eastAsia" w:ascii="宋体" w:hAnsi="宋体" w:eastAsia="宋体" w:cs="宋体"/>
                <w:color w:val="000000"/>
                <w:kern w:val="0"/>
                <w:sz w:val="24"/>
                <w:szCs w:val="24"/>
                <w:highlight w:val="none"/>
                <w:lang w:val="en-US" w:eastAsia="zh-CN"/>
              </w:rPr>
              <w:t>6.1 本协议未尽事宜，适用相关协议的约定。</w:t>
            </w:r>
          </w:p>
          <w:p w14:paraId="EAF60F36">
            <w:pPr>
              <w:numPr>
                <w:ilvl w:val="0"/>
                <w:numId w:val="0"/>
              </w:numPr>
              <w:spacing w:line="360" w:lineRule="auto"/>
              <w:rPr>
                <w:rFonts w:hint="eastAsia" w:ascii="宋体" w:hAnsi="宋体" w:eastAsia="宋体" w:cs="宋体"/>
                <w:color w:val="000000"/>
                <w:kern w:val="0"/>
                <w:sz w:val="24"/>
                <w:szCs w:val="24"/>
                <w:highlight w:val="none"/>
                <w:lang w:val="en-US" w:eastAsia="zh-CN"/>
              </w:rPr>
            </w:pPr>
            <w:r>
              <w:rPr>
                <w:rFonts w:hint="eastAsia" w:ascii="宋体" w:hAnsi="宋体" w:eastAsia="宋体" w:cs="宋体"/>
                <w:color w:val="000000"/>
                <w:kern w:val="0"/>
                <w:sz w:val="24"/>
                <w:szCs w:val="24"/>
                <w:highlight w:val="none"/>
                <w:lang w:val="en-US" w:eastAsia="zh-CN"/>
              </w:rPr>
              <w:t xml:space="preserve">6.2 </w:t>
            </w:r>
            <w:r>
              <w:rPr>
                <w:rFonts w:hint="eastAsia" w:ascii="宋体" w:hAnsi="宋体" w:eastAsia="宋体" w:cs="宋体"/>
                <w:b w:val="0"/>
                <w:bCs w:val="0"/>
                <w:i w:val="0"/>
                <w:iCs w:val="0"/>
                <w:color w:val="000000"/>
                <w:kern w:val="0"/>
                <w:sz w:val="24"/>
                <w:szCs w:val="24"/>
                <w:highlight w:val="none"/>
                <w:vertAlign w:val="baseline"/>
                <w:lang w:val="en-US" w:eastAsia="zh-CN" w:bidi="ar-SA"/>
              </w:rPr>
              <w:t>争议解决：</w:t>
            </w:r>
            <w:r>
              <w:rPr>
                <w:rFonts w:hint="eastAsia" w:ascii="宋体" w:hAnsi="宋体" w:eastAsia="宋体" w:cs="宋体"/>
                <w:b w:val="0"/>
                <w:bCs w:val="0"/>
                <w:i w:val="0"/>
                <w:iCs w:val="0"/>
                <w:color w:val="000000"/>
                <w:kern w:val="2"/>
                <w:sz w:val="24"/>
                <w:szCs w:val="24"/>
                <w:highlight w:val="none"/>
                <w:vertAlign w:val="baseline"/>
                <w:lang w:val="en-US" w:eastAsia="zh-CN" w:bidi="ar-SA"/>
              </w:rPr>
              <w:t>本协议的订立和履行适用中国法律，并依据中国法律解释。因本协议而发生的争议，</w:t>
            </w:r>
            <w:r>
              <w:rPr>
                <w:rFonts w:hint="eastAsia" w:ascii="宋体" w:hAnsi="宋体" w:eastAsia="宋体" w:cs="宋体"/>
                <w:b w:val="0"/>
                <w:bCs w:val="0"/>
                <w:i w:val="0"/>
                <w:iCs w:val="0"/>
                <w:color w:val="000000"/>
                <w:kern w:val="0"/>
                <w:sz w:val="24"/>
                <w:szCs w:val="24"/>
                <w:highlight w:val="none"/>
                <w:vertAlign w:val="baseline"/>
                <w:lang w:val="en-US" w:eastAsia="zh-CN" w:bidi="ar-SA"/>
              </w:rPr>
              <w:t>由甲、乙双方协商解决或者由当地工商行政管理部门调解；协商或调解不成的，任何一方可向上海国际经济贸易仲裁委员会提起仲裁。</w:t>
            </w:r>
            <w:r>
              <w:rPr>
                <w:rFonts w:hint="eastAsia" w:ascii="宋体" w:hAnsi="宋体" w:eastAsia="宋体" w:cs="宋体"/>
                <w:b w:val="0"/>
                <w:bCs w:val="0"/>
                <w:i w:val="0"/>
                <w:iCs w:val="0"/>
                <w:color w:val="000000"/>
                <w:kern w:val="2"/>
                <w:sz w:val="24"/>
                <w:szCs w:val="24"/>
                <w:highlight w:val="none"/>
                <w:vertAlign w:val="baseline"/>
                <w:lang w:val="en-US" w:eastAsia="zh-CN" w:bidi="ar-SA"/>
              </w:rPr>
              <w:t>由此产生的仲裁费、诉讼费﹑鉴定费﹑取证费﹑翻译费及律师费均由违约方承担。</w:t>
            </w:r>
          </w:p>
          <w:p w14:paraId="1EA66732">
            <w:pPr>
              <w:numPr>
                <w:ilvl w:val="0"/>
                <w:numId w:val="0"/>
              </w:numPr>
              <w:spacing w:line="360" w:lineRule="auto"/>
              <w:rPr>
                <w:rFonts w:hint="eastAsia" w:ascii="宋体" w:hAnsi="宋体" w:eastAsia="宋体" w:cs="宋体"/>
                <w:color w:val="000000"/>
                <w:kern w:val="0"/>
                <w:sz w:val="24"/>
                <w:szCs w:val="24"/>
                <w:highlight w:val="none"/>
                <w:lang w:val="en-US" w:eastAsia="zh-CN"/>
              </w:rPr>
            </w:pPr>
            <w:r>
              <w:rPr>
                <w:rFonts w:hint="eastAsia" w:ascii="宋体" w:hAnsi="宋体" w:eastAsia="宋体" w:cs="宋体"/>
                <w:color w:val="000000"/>
                <w:kern w:val="0"/>
                <w:sz w:val="24"/>
                <w:szCs w:val="24"/>
                <w:highlight w:val="none"/>
                <w:lang w:val="en-US" w:eastAsia="zh-CN"/>
              </w:rPr>
              <w:t>6.3 本协议一式两份，甲乙双方各执一份，自双方加盖公章并由法定代表人或授权代表签字之日起生效。</w:t>
            </w:r>
          </w:p>
          <w:p w14:paraId="684A419B">
            <w:pPr>
              <w:numPr>
                <w:ilvl w:val="0"/>
                <w:numId w:val="0"/>
              </w:numPr>
              <w:spacing w:line="360" w:lineRule="auto"/>
              <w:rPr>
                <w:rFonts w:hint="eastAsia" w:ascii="宋体" w:hAnsi="宋体" w:eastAsia="宋体" w:cs="宋体"/>
                <w:color w:val="000000"/>
                <w:kern w:val="0"/>
                <w:sz w:val="24"/>
                <w:szCs w:val="24"/>
                <w:highlight w:val="none"/>
                <w:lang w:val="en-US" w:eastAsia="zh-CN" w:bidi="ar-SA"/>
              </w:rPr>
            </w:pPr>
          </w:p>
        </w:tc>
        <w:tc>
          <w:tcPr>
            <w:tcW w:w="7116" w:type="dxa"/>
          </w:tcPr>
          <w:p w14:paraId="5D2F97E3">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6. Дополнительные условия</w:t>
            </w:r>
          </w:p>
          <w:p w14:paraId="62415FAA">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 </w:t>
            </w:r>
          </w:p>
          <w:p w14:paraId="0554909D">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6.1 Все вопросы, не урегулированные настоящим соглашением, регулируются положениями сопутствующих договоров.</w:t>
            </w:r>
          </w:p>
          <w:p w14:paraId="3EDB0DDE">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 </w:t>
            </w:r>
          </w:p>
          <w:p w14:paraId="36AD303D">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6.2 Разрешение споров</w:t>
            </w:r>
          </w:p>
          <w:p w14:paraId="11E73011">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Заключение и исполнение данного соглашения подчиняются законодательству Китайской Народной Республики, все толкования осуществляются согласно китайскому праву.</w:t>
            </w:r>
          </w:p>
          <w:p w14:paraId="50D811AE">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Все разногласия, возникшие в ходе действия соглашения, решаются путём переговоров сторон либо посредством административного урегулирования. При отсутствии согласия любая сторона вправе подать иск в Международный арбитраж торговли и экономики города Шанхая. Все арбитражные, судебные, экспертные, информационные, переводческие и адвокатские расходы полностью несёт сторона, нарушившая договор.</w:t>
            </w:r>
          </w:p>
          <w:p w14:paraId="2AEA102C">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 </w:t>
            </w:r>
          </w:p>
          <w:p w14:paraId="4B0AF379">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6.3 Настоящее соглашение составлено в двух экземплярах, каждая сторона хранит по одному оригиналу. Документ вступает в силу с даты проставления печатей и подписей уполномоченных представителей обеих сторон.</w:t>
            </w:r>
          </w:p>
        </w:tc>
      </w:tr>
      <w:tr w14:paraId="76D35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6" w:type="dxa"/>
          </w:tcPr>
          <w:p w14:paraId="FAD1DDC3">
            <w:pPr>
              <w:numPr>
                <w:ilvl w:val="0"/>
                <w:numId w:val="0"/>
              </w:numPr>
              <w:spacing w:line="360" w:lineRule="auto"/>
              <w:rPr>
                <w:rFonts w:hint="eastAsia" w:ascii="宋体" w:hAnsi="宋体" w:eastAsia="宋体" w:cs="宋体"/>
                <w:b/>
                <w:bCs/>
                <w:i w:val="0"/>
                <w:iCs w:val="0"/>
                <w:caps w:val="0"/>
                <w:color w:val="auto"/>
                <w:spacing w:val="0"/>
                <w:sz w:val="24"/>
                <w:szCs w:val="24"/>
                <w:highlight w:val="none"/>
                <w:vertAlign w:val="baseline"/>
                <w:lang w:val="en-US" w:eastAsia="zh-CN"/>
              </w:rPr>
            </w:pPr>
            <w:r>
              <w:rPr>
                <w:rFonts w:hint="eastAsia" w:ascii="宋体" w:hAnsi="宋体" w:eastAsia="宋体" w:cs="宋体"/>
                <w:b/>
                <w:bCs/>
                <w:i w:val="0"/>
                <w:iCs w:val="0"/>
                <w:caps w:val="0"/>
                <w:color w:val="auto"/>
                <w:spacing w:val="0"/>
                <w:sz w:val="24"/>
                <w:szCs w:val="24"/>
                <w:highlight w:val="none"/>
                <w:vertAlign w:val="baseline"/>
                <w:lang w:val="en-US" w:eastAsia="zh-CN"/>
              </w:rPr>
              <w:t>附件一：</w:t>
            </w:r>
            <w:r>
              <w:rPr>
                <w:rFonts w:hint="eastAsia" w:ascii="宋体" w:hAnsi="宋体" w:eastAsia="宋体" w:cs="宋体"/>
                <w:b/>
                <w:bCs/>
                <w:i w:val="0"/>
                <w:iCs w:val="0"/>
                <w:caps w:val="0"/>
                <w:color w:val="auto"/>
                <w:spacing w:val="0"/>
                <w:kern w:val="2"/>
                <w:sz w:val="24"/>
                <w:szCs w:val="24"/>
                <w:highlight w:val="none"/>
                <w:vertAlign w:val="baseline"/>
                <w:lang w:val="en-US" w:eastAsia="zh-CN" w:bidi="ar-SA"/>
              </w:rPr>
              <w:t>《垫付资金占用费率确认单》</w:t>
            </w:r>
          </w:p>
          <w:p w14:paraId="1957AC5B">
            <w:pPr>
              <w:numPr>
                <w:ilvl w:val="0"/>
                <w:numId w:val="0"/>
              </w:numPr>
              <w:spacing w:line="360" w:lineRule="auto"/>
              <w:rPr>
                <w:rFonts w:hint="eastAsia" w:ascii="宋体" w:hAnsi="宋体" w:eastAsia="宋体" w:cs="宋体"/>
                <w:color w:val="000000"/>
                <w:kern w:val="0"/>
                <w:sz w:val="24"/>
                <w:szCs w:val="24"/>
                <w:highlight w:val="none"/>
                <w:lang w:val="en-US" w:eastAsia="zh-CN" w:bidi="ar-SA"/>
              </w:rPr>
            </w:pPr>
            <w:r>
              <w:rPr>
                <w:rFonts w:hint="eastAsia" w:ascii="宋体" w:hAnsi="宋体" w:eastAsia="宋体" w:cs="宋体"/>
                <w:b/>
                <w:bCs/>
                <w:i w:val="0"/>
                <w:iCs w:val="0"/>
                <w:caps w:val="0"/>
                <w:color w:val="auto"/>
                <w:spacing w:val="0"/>
                <w:sz w:val="24"/>
                <w:szCs w:val="24"/>
                <w:highlight w:val="none"/>
                <w:vertAlign w:val="baseline"/>
                <w:lang w:val="en-US" w:eastAsia="zh-CN"/>
              </w:rPr>
              <w:t>附件二：《垫付资金占用费确认单》</w:t>
            </w:r>
          </w:p>
        </w:tc>
        <w:tc>
          <w:tcPr>
            <w:tcW w:w="7116" w:type="dxa"/>
          </w:tcPr>
          <w:p w14:paraId="4BF0056A">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Приложение</w:t>
            </w:r>
            <w:r>
              <w:rPr>
                <w:rFonts w:hint="eastAsia" w:ascii="Times New Roman" w:hAnsi="Times New Roman" w:cs="Times New Roman"/>
                <w:sz w:val="24"/>
                <w:szCs w:val="24"/>
                <w:vertAlign w:val="baseline"/>
                <w:lang w:val="en-US" w:eastAsia="zh-CN"/>
              </w:rPr>
              <w:t xml:space="preserve"> 1:</w:t>
            </w:r>
            <w:r>
              <w:rPr>
                <w:rFonts w:hint="default" w:ascii="Times New Roman" w:hAnsi="Times New Roman" w:cs="Times New Roman"/>
                <w:sz w:val="24"/>
                <w:szCs w:val="24"/>
                <w:vertAlign w:val="baseline"/>
              </w:rPr>
              <w:t xml:space="preserve"> Акт подтверждения ставки платы за использование авансовых средств</w:t>
            </w:r>
          </w:p>
          <w:p w14:paraId="38926CE4">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Приложение 2</w:t>
            </w:r>
            <w:r>
              <w:rPr>
                <w:rFonts w:hint="eastAsia" w:ascii="Times New Roman" w:hAnsi="Times New Roman" w:cs="Times New Roman"/>
                <w:sz w:val="24"/>
                <w:szCs w:val="24"/>
                <w:vertAlign w:val="baseline"/>
                <w:lang w:val="en-US" w:eastAsia="zh-CN"/>
              </w:rPr>
              <w:t>:</w:t>
            </w:r>
            <w:r>
              <w:rPr>
                <w:rFonts w:hint="default" w:ascii="Times New Roman" w:hAnsi="Times New Roman" w:cs="Times New Roman"/>
                <w:sz w:val="24"/>
                <w:szCs w:val="24"/>
                <w:vertAlign w:val="baseline"/>
              </w:rPr>
              <w:t xml:space="preserve"> Акт подтверждения платы за использование авансовых средств</w:t>
            </w:r>
          </w:p>
          <w:p w14:paraId="79343F0D">
            <w:pPr>
              <w:rPr>
                <w:rFonts w:hint="default" w:ascii="Times New Roman" w:hAnsi="Times New Roman" w:cs="Times New Roman"/>
                <w:sz w:val="24"/>
                <w:szCs w:val="24"/>
                <w:vertAlign w:val="baseline"/>
              </w:rPr>
            </w:pPr>
          </w:p>
        </w:tc>
      </w:tr>
      <w:tr w14:paraId="04BE8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6" w:type="dxa"/>
          </w:tcPr>
          <w:p w14:paraId="F49AB5D6">
            <w:pPr>
              <w:numPr>
                <w:ilvl w:val="0"/>
                <w:numId w:val="0"/>
              </w:numPr>
              <w:rPr>
                <w:rFonts w:hint="eastAsia" w:ascii="宋体" w:hAnsi="宋体" w:eastAsia="宋体" w:cs="宋体"/>
                <w:color w:val="000000"/>
                <w:kern w:val="0"/>
                <w:sz w:val="24"/>
                <w:szCs w:val="24"/>
                <w:highlight w:val="none"/>
                <w:lang w:val="en-US" w:eastAsia="zh-CN"/>
              </w:rPr>
            </w:pPr>
          </w:p>
          <w:p w14:paraId="1EDDAF8E">
            <w:pPr>
              <w:numPr>
                <w:ilvl w:val="0"/>
                <w:numId w:val="0"/>
              </w:numPr>
              <w:rPr>
                <w:rFonts w:hint="eastAsia" w:ascii="宋体" w:hAnsi="宋体" w:eastAsia="宋体" w:cs="宋体"/>
                <w:color w:val="000000"/>
                <w:kern w:val="0"/>
                <w:sz w:val="24"/>
                <w:szCs w:val="24"/>
                <w:highlight w:val="none"/>
                <w:lang w:val="en-US" w:eastAsia="zh-CN"/>
              </w:rPr>
            </w:pPr>
            <w:r>
              <w:rPr>
                <w:rFonts w:hint="eastAsia" w:ascii="宋体" w:hAnsi="宋体" w:eastAsia="宋体" w:cs="宋体"/>
                <w:color w:val="000000"/>
                <w:kern w:val="0"/>
                <w:sz w:val="24"/>
                <w:szCs w:val="24"/>
                <w:highlight w:val="none"/>
                <w:lang w:val="en-US" w:eastAsia="zh-CN"/>
              </w:rPr>
              <w:t>（以下无正文）</w:t>
            </w:r>
          </w:p>
          <w:p w14:paraId="1577CBCD">
            <w:pPr>
              <w:numPr>
                <w:ilvl w:val="0"/>
                <w:numId w:val="0"/>
              </w:numPr>
              <w:rPr>
                <w:rFonts w:hint="eastAsia" w:ascii="宋体" w:hAnsi="宋体" w:eastAsia="宋体" w:cs="宋体"/>
                <w:color w:val="000000"/>
                <w:kern w:val="0"/>
                <w:sz w:val="24"/>
                <w:szCs w:val="24"/>
                <w:highlight w:val="none"/>
                <w:lang w:val="en-US" w:eastAsia="zh-CN"/>
              </w:rPr>
            </w:pPr>
          </w:p>
          <w:p w14:paraId="36C45712">
            <w:pPr>
              <w:numPr>
                <w:ilvl w:val="0"/>
                <w:numId w:val="0"/>
              </w:numPr>
              <w:spacing w:line="360" w:lineRule="auto"/>
              <w:rPr>
                <w:rFonts w:hint="eastAsia" w:ascii="宋体" w:hAnsi="宋体" w:eastAsia="宋体" w:cs="宋体"/>
                <w:color w:val="000000"/>
                <w:kern w:val="0"/>
                <w:sz w:val="24"/>
                <w:szCs w:val="24"/>
                <w:highlight w:val="none"/>
                <w:lang w:val="en-US" w:eastAsia="zh-CN"/>
              </w:rPr>
            </w:pPr>
            <w:r>
              <w:rPr>
                <w:rFonts w:hint="eastAsia" w:ascii="宋体" w:hAnsi="宋体" w:eastAsia="宋体" w:cs="宋体"/>
                <w:color w:val="000000"/>
                <w:kern w:val="0"/>
                <w:sz w:val="24"/>
                <w:szCs w:val="24"/>
                <w:highlight w:val="none"/>
                <w:lang w:val="en-US" w:eastAsia="zh-CN"/>
              </w:rPr>
              <w:t>甲方</w:t>
            </w:r>
            <w:r>
              <w:rPr>
                <w:rFonts w:hint="eastAsia" w:ascii="宋体" w:hAnsi="宋体" w:cs="宋体"/>
                <w:color w:val="000000"/>
                <w:kern w:val="0"/>
                <w:sz w:val="24"/>
                <w:szCs w:val="24"/>
                <w:highlight w:val="none"/>
                <w:lang w:val="en-US" w:eastAsia="zh-CN"/>
              </w:rPr>
              <w:t>：智鏈通達供應鏈管理有限公司</w:t>
            </w:r>
            <w:r>
              <w:rPr>
                <w:rFonts w:hint="eastAsia" w:ascii="宋体" w:hAnsi="宋体" w:eastAsia="宋体" w:cs="宋体"/>
                <w:color w:val="000000"/>
                <w:kern w:val="0"/>
                <w:sz w:val="24"/>
                <w:szCs w:val="24"/>
                <w:highlight w:val="none"/>
                <w:lang w:val="en-US" w:eastAsia="zh-CN"/>
              </w:rPr>
              <w:t>（盖章）： _______________</w:t>
            </w:r>
          </w:p>
          <w:p w14:paraId="014C7965">
            <w:pPr>
              <w:numPr>
                <w:ilvl w:val="0"/>
                <w:numId w:val="0"/>
              </w:numPr>
              <w:spacing w:line="360" w:lineRule="auto"/>
              <w:rPr>
                <w:rFonts w:hint="eastAsia" w:ascii="宋体" w:hAnsi="宋体" w:eastAsia="宋体" w:cs="宋体"/>
                <w:color w:val="000000"/>
                <w:kern w:val="0"/>
                <w:sz w:val="24"/>
                <w:szCs w:val="24"/>
                <w:highlight w:val="none"/>
                <w:lang w:val="en-US" w:eastAsia="zh-CN"/>
              </w:rPr>
            </w:pPr>
            <w:r>
              <w:rPr>
                <w:rFonts w:hint="eastAsia" w:ascii="宋体" w:hAnsi="宋体" w:eastAsia="宋体" w:cs="宋体"/>
                <w:color w:val="000000"/>
                <w:kern w:val="0"/>
                <w:sz w:val="24"/>
                <w:szCs w:val="24"/>
                <w:highlight w:val="none"/>
                <w:lang w:val="en-US" w:eastAsia="zh-CN"/>
              </w:rPr>
              <w:t>授权代表（签字）：_______________</w:t>
            </w:r>
          </w:p>
          <w:p w14:paraId="1563024D">
            <w:pPr>
              <w:numPr>
                <w:ilvl w:val="0"/>
                <w:numId w:val="0"/>
              </w:numPr>
              <w:spacing w:line="360" w:lineRule="auto"/>
              <w:rPr>
                <w:rFonts w:hint="eastAsia" w:ascii="宋体" w:hAnsi="宋体" w:eastAsia="宋体" w:cs="宋体"/>
                <w:color w:val="000000"/>
                <w:kern w:val="0"/>
                <w:sz w:val="24"/>
                <w:szCs w:val="24"/>
                <w:highlight w:val="none"/>
                <w:lang w:val="en-US" w:eastAsia="zh-CN"/>
              </w:rPr>
            </w:pPr>
          </w:p>
          <w:p w14:paraId="3FF3C49B">
            <w:pPr>
              <w:numPr>
                <w:ilvl w:val="0"/>
                <w:numId w:val="0"/>
              </w:numPr>
              <w:spacing w:line="360" w:lineRule="auto"/>
              <w:rPr>
                <w:rFonts w:hint="eastAsia" w:ascii="宋体" w:hAnsi="宋体" w:eastAsia="宋体" w:cs="宋体"/>
                <w:color w:val="000000"/>
                <w:kern w:val="0"/>
                <w:sz w:val="24"/>
                <w:szCs w:val="24"/>
                <w:highlight w:val="none"/>
                <w:lang w:val="en-US" w:eastAsia="zh-CN"/>
              </w:rPr>
            </w:pPr>
          </w:p>
          <w:p w14:paraId="F91DCEB9">
            <w:pPr>
              <w:numPr>
                <w:ilvl w:val="0"/>
                <w:numId w:val="0"/>
              </w:numPr>
              <w:spacing w:line="360" w:lineRule="auto"/>
              <w:rPr>
                <w:rFonts w:hint="eastAsia" w:ascii="宋体" w:hAnsi="宋体" w:eastAsia="宋体" w:cs="宋体"/>
                <w:color w:val="000000"/>
                <w:kern w:val="0"/>
                <w:sz w:val="24"/>
                <w:szCs w:val="24"/>
                <w:highlight w:val="none"/>
                <w:lang w:val="en-US" w:eastAsia="zh-CN"/>
              </w:rPr>
            </w:pPr>
          </w:p>
          <w:p w14:paraId="8040E7C2">
            <w:pPr>
              <w:numPr>
                <w:ilvl w:val="0"/>
                <w:numId w:val="0"/>
              </w:numPr>
              <w:spacing w:line="360" w:lineRule="auto"/>
              <w:rPr>
                <w:rFonts w:hint="eastAsia" w:ascii="宋体" w:hAnsi="宋体" w:eastAsia="宋体" w:cs="宋体"/>
                <w:color w:val="000000"/>
                <w:kern w:val="0"/>
                <w:sz w:val="24"/>
                <w:szCs w:val="24"/>
                <w:highlight w:val="none"/>
                <w:lang w:val="en-US" w:eastAsia="zh-CN"/>
              </w:rPr>
            </w:pPr>
          </w:p>
          <w:p w14:paraId="081968C5">
            <w:pPr>
              <w:numPr>
                <w:ilvl w:val="0"/>
                <w:numId w:val="0"/>
              </w:numPr>
              <w:spacing w:line="360" w:lineRule="auto"/>
              <w:rPr>
                <w:rFonts w:hint="default" w:ascii="宋体" w:hAnsi="宋体" w:eastAsia="宋体" w:cs="宋体"/>
                <w:color w:val="000000"/>
                <w:kern w:val="0"/>
                <w:sz w:val="24"/>
                <w:szCs w:val="24"/>
                <w:highlight w:val="none"/>
                <w:lang w:val="en-US" w:eastAsia="zh-CN"/>
              </w:rPr>
            </w:pPr>
            <w:r>
              <w:rPr>
                <w:rFonts w:hint="eastAsia" w:ascii="宋体" w:hAnsi="宋体" w:eastAsia="宋体" w:cs="宋体"/>
                <w:color w:val="000000"/>
                <w:kern w:val="0"/>
                <w:sz w:val="24"/>
                <w:szCs w:val="24"/>
                <w:highlight w:val="none"/>
                <w:lang w:val="en-US" w:eastAsia="zh-CN"/>
              </w:rPr>
              <w:t>乙方</w:t>
            </w:r>
            <w:r>
              <w:rPr>
                <w:rFonts w:hint="default" w:ascii="宋体" w:hAnsi="宋体" w:eastAsia="宋体" w:cs="宋体"/>
                <w:color w:val="000000"/>
                <w:kern w:val="0"/>
                <w:sz w:val="24"/>
                <w:szCs w:val="24"/>
                <w:highlight w:val="none"/>
                <w:lang w:val="en-US" w:eastAsia="zh-CN"/>
              </w:rPr>
              <w:t xml:space="preserve">: </w:t>
            </w:r>
            <w:r>
              <w:rPr>
                <w:rFonts w:hint="eastAsia" w:ascii="宋体" w:hAnsi="宋体" w:eastAsia="宋体" w:cs="宋体"/>
                <w:color w:val="000000"/>
                <w:kern w:val="0"/>
                <w:sz w:val="24"/>
                <w:szCs w:val="24"/>
                <w:highlight w:val="none"/>
                <w:lang w:val="en-US" w:eastAsia="zh-CN"/>
              </w:rPr>
              <w:t>（盖章）： _______________</w:t>
            </w:r>
            <w:r>
              <w:rPr>
                <w:rFonts w:hint="eastAsia" w:ascii="宋体" w:hAnsi="宋体" w:cs="宋体"/>
                <w:color w:val="000000"/>
                <w:kern w:val="0"/>
                <w:sz w:val="24"/>
                <w:szCs w:val="24"/>
                <w:highlight w:val="none"/>
                <w:lang w:val="en-US" w:eastAsia="zh-CN"/>
              </w:rPr>
              <w:t xml:space="preserve">  </w:t>
            </w:r>
          </w:p>
          <w:p w14:paraId="4D7F2271">
            <w:pPr>
              <w:adjustRightInd/>
              <w:snapToGrid/>
              <w:spacing w:line="360" w:lineRule="auto"/>
              <w:jc w:val="left"/>
              <w:rPr>
                <w:rFonts w:hint="eastAsia" w:ascii="宋体" w:hAnsi="宋体" w:eastAsia="宋体" w:cs="宋体"/>
                <w:b/>
                <w:bCs/>
                <w:i w:val="0"/>
                <w:iCs w:val="0"/>
                <w:caps w:val="0"/>
                <w:color w:val="auto"/>
                <w:spacing w:val="0"/>
                <w:sz w:val="24"/>
                <w:szCs w:val="24"/>
                <w:highlight w:val="none"/>
                <w:vertAlign w:val="baseline"/>
                <w:lang w:val="en-US" w:eastAsia="zh-CN"/>
              </w:rPr>
            </w:pPr>
            <w:r>
              <w:rPr>
                <w:rFonts w:hint="eastAsia" w:ascii="宋体" w:hAnsi="宋体" w:eastAsia="宋体" w:cs="宋体"/>
                <w:color w:val="000000"/>
                <w:kern w:val="0"/>
                <w:sz w:val="24"/>
                <w:szCs w:val="24"/>
                <w:highlight w:val="none"/>
                <w:lang w:val="en-US" w:eastAsia="zh-CN"/>
              </w:rPr>
              <w:t>授权代表（签字）：_______________</w:t>
            </w:r>
          </w:p>
        </w:tc>
        <w:tc>
          <w:tcPr>
            <w:tcW w:w="7116" w:type="dxa"/>
          </w:tcPr>
          <w:p w14:paraId="0DB2990C">
            <w:pP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rPr>
              <w:t xml:space="preserve">Сторона А: </w:t>
            </w:r>
            <w:r>
              <w:rPr>
                <w:rFonts w:hint="default" w:ascii="Times New Roman" w:hAnsi="Times New Roman" w:cs="Times New Roman"/>
                <w:sz w:val="24"/>
                <w:szCs w:val="24"/>
                <w:vertAlign w:val="baseline"/>
                <w:lang w:val="en-US" w:eastAsia="zh-CN"/>
              </w:rPr>
              <w:t>СМАРТЧЭЙН НЕКСУС ЛИМИТЕД</w:t>
            </w:r>
          </w:p>
          <w:p w14:paraId="1EF52B23">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Печать: _______________</w:t>
            </w:r>
          </w:p>
          <w:p w14:paraId="6FF7C14A">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Уполномоченный представитель (подпись): _______________</w:t>
            </w:r>
          </w:p>
          <w:p w14:paraId="4BEE9EED">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 </w:t>
            </w:r>
          </w:p>
          <w:p w14:paraId="39F9FF01">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Сторона Б: </w:t>
            </w:r>
          </w:p>
          <w:p w14:paraId="6A6C3CF6">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Печать: _______________</w:t>
            </w:r>
          </w:p>
          <w:p w14:paraId="31DC7055">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Уполномоченный представитель (подпись): _______________</w:t>
            </w:r>
          </w:p>
        </w:tc>
      </w:tr>
    </w:tbl>
    <w:p w14:paraId="005B76F7"/>
    <w:p w14:paraId="27C3D459"/>
    <w:p w14:paraId="1BFF533A"/>
    <w:p w14:paraId="31634BDA"/>
    <w:p w14:paraId="241337E1"/>
    <w:p w14:paraId="4E3A61EA"/>
    <w:p w14:paraId="5AEA01E2"/>
    <w:tbl>
      <w:tblPr>
        <w:tblStyle w:val="4"/>
        <w:tblW w:w="142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12"/>
        <w:gridCol w:w="6567"/>
      </w:tblGrid>
      <w:tr w14:paraId="20466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12" w:type="dxa"/>
          </w:tcPr>
          <w:p w14:paraId="3196CF70">
            <w:pPr>
              <w:rPr>
                <w:vertAlign w:val="baseline"/>
              </w:rPr>
            </w:pPr>
            <w:r>
              <w:rPr>
                <w:rFonts w:hint="eastAsia" w:ascii="宋体" w:hAnsi="宋体" w:eastAsia="宋体" w:cs="宋体"/>
                <w:b w:val="0"/>
                <w:bCs w:val="0"/>
                <w:i w:val="0"/>
                <w:iCs w:val="0"/>
                <w:caps w:val="0"/>
                <w:color w:val="auto"/>
                <w:spacing w:val="0"/>
                <w:kern w:val="2"/>
                <w:sz w:val="24"/>
                <w:szCs w:val="24"/>
                <w:highlight w:val="none"/>
                <w:vertAlign w:val="baseline"/>
                <w:lang w:val="en-US" w:eastAsia="zh-CN" w:bidi="ar-SA"/>
              </w:rPr>
              <w:t>附件一：</w:t>
            </w:r>
          </w:p>
        </w:tc>
        <w:tc>
          <w:tcPr>
            <w:tcW w:w="6567" w:type="dxa"/>
          </w:tcPr>
          <w:p w14:paraId="0774D534">
            <w:pPr>
              <w:rPr>
                <w:rFonts w:hint="default" w:ascii="Times New Roman" w:hAnsi="Times New Roman" w:eastAsia="宋体" w:cs="Times New Roman"/>
                <w:sz w:val="24"/>
                <w:szCs w:val="32"/>
                <w:vertAlign w:val="baseline"/>
                <w:lang w:val="en-GB" w:eastAsia="zh-CN"/>
              </w:rPr>
            </w:pPr>
            <w:r>
              <w:rPr>
                <w:rFonts w:hint="default" w:ascii="Times New Roman" w:hAnsi="Times New Roman" w:cs="Times New Roman"/>
                <w:sz w:val="24"/>
                <w:szCs w:val="32"/>
                <w:vertAlign w:val="baseline"/>
                <w:lang w:val="ru-RU" w:eastAsia="zh-CN"/>
              </w:rPr>
              <w:t>Приложение 1</w:t>
            </w:r>
            <w:r>
              <w:rPr>
                <w:rFonts w:hint="default" w:ascii="Times New Roman" w:hAnsi="Times New Roman" w:cs="Times New Roman"/>
                <w:sz w:val="24"/>
                <w:szCs w:val="32"/>
                <w:vertAlign w:val="baseline"/>
                <w:lang w:val="en-GB" w:eastAsia="zh-CN"/>
              </w:rPr>
              <w:t>:</w:t>
            </w:r>
          </w:p>
        </w:tc>
      </w:tr>
      <w:tr w14:paraId="09EAD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12" w:type="dxa"/>
          </w:tcPr>
          <w:p w14:paraId="3631224D">
            <w:pPr>
              <w:adjustRightInd/>
              <w:snapToGrid/>
              <w:spacing w:after="313" w:afterLines="100" w:line="360" w:lineRule="auto"/>
              <w:jc w:val="center"/>
              <w:rPr>
                <w:vertAlign w:val="baseline"/>
              </w:rPr>
            </w:pPr>
            <w:r>
              <w:rPr>
                <w:rFonts w:hint="eastAsia" w:ascii="宋体" w:hAnsi="宋体" w:eastAsia="宋体" w:cs="宋体"/>
                <w:b w:val="0"/>
                <w:bCs w:val="0"/>
                <w:i w:val="0"/>
                <w:iCs w:val="0"/>
                <w:caps w:val="0"/>
                <w:color w:val="auto"/>
                <w:spacing w:val="0"/>
                <w:kern w:val="2"/>
                <w:sz w:val="24"/>
                <w:szCs w:val="24"/>
                <w:highlight w:val="none"/>
                <w:vertAlign w:val="baseline"/>
                <w:lang w:val="en-US" w:eastAsia="zh-CN" w:bidi="ar-SA"/>
              </w:rPr>
              <w:t>垫付资金占用费率确认单</w:t>
            </w:r>
          </w:p>
        </w:tc>
        <w:tc>
          <w:tcPr>
            <w:tcW w:w="6567" w:type="dxa"/>
          </w:tcPr>
          <w:p w14:paraId="14DE216B">
            <w:pPr>
              <w:rPr>
                <w:rFonts w:hint="default" w:ascii="Times New Roman" w:hAnsi="Times New Roman" w:cs="Times New Roman"/>
                <w:sz w:val="24"/>
                <w:szCs w:val="32"/>
                <w:vertAlign w:val="baseline"/>
              </w:rPr>
            </w:pPr>
            <w:r>
              <w:rPr>
                <w:rFonts w:hint="default" w:ascii="Times New Roman" w:hAnsi="Times New Roman" w:cs="Times New Roman"/>
                <w:sz w:val="24"/>
                <w:szCs w:val="32"/>
                <w:vertAlign w:val="baseline"/>
              </w:rPr>
              <w:t>Акт подтверждения ставки платы за использование авансовых средств</w:t>
            </w:r>
          </w:p>
        </w:tc>
      </w:tr>
      <w:tr w14:paraId="7B33E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12" w:type="dxa"/>
          </w:tcPr>
          <w:p w14:paraId="D0637A9C">
            <w:pPr>
              <w:spacing w:line="360" w:lineRule="auto"/>
              <w:jc w:val="left"/>
              <w:rPr>
                <w:rFonts w:hint="eastAsia" w:ascii="宋体" w:hAnsi="宋体" w:eastAsia="宋体" w:cs="宋体"/>
                <w:color w:val="auto"/>
                <w:sz w:val="24"/>
                <w:szCs w:val="24"/>
                <w:highlight w:val="none"/>
                <w:lang w:val="en-US"/>
              </w:rPr>
            </w:pPr>
            <w:r>
              <w:rPr>
                <w:rFonts w:hint="eastAsia" w:ascii="宋体" w:hAnsi="宋体" w:eastAsia="宋体" w:cs="宋体"/>
                <w:b w:val="0"/>
                <w:bCs w:val="0"/>
                <w:i w:val="0"/>
                <w:iCs w:val="0"/>
                <w:color w:val="auto"/>
                <w:kern w:val="2"/>
                <w:sz w:val="24"/>
                <w:szCs w:val="24"/>
                <w:highlight w:val="none"/>
                <w:vertAlign w:val="baseline"/>
                <w:lang w:val="en-US" w:eastAsia="zh-CN" w:bidi="ar-SA"/>
              </w:rPr>
              <w:t>协议编号：</w:t>
            </w:r>
          </w:p>
          <w:p w14:paraId="38CDBF41">
            <w:pPr>
              <w:spacing w:line="360" w:lineRule="auto"/>
              <w:jc w:val="left"/>
              <w:rPr>
                <w:vertAlign w:val="baseline"/>
              </w:rPr>
            </w:pPr>
            <w:r>
              <w:rPr>
                <w:rFonts w:hint="eastAsia" w:ascii="宋体" w:hAnsi="宋体" w:cs="宋体"/>
                <w:b w:val="0"/>
                <w:bCs w:val="0"/>
                <w:i w:val="0"/>
                <w:iCs w:val="0"/>
                <w:caps w:val="0"/>
                <w:color w:val="auto"/>
                <w:spacing w:val="0"/>
                <w:kern w:val="2"/>
                <w:sz w:val="24"/>
                <w:szCs w:val="24"/>
                <w:highlight w:val="none"/>
                <w:vertAlign w:val="baseline"/>
                <w:lang w:val="en-US" w:eastAsia="zh-CN" w:bidi="ar-SA"/>
              </w:rPr>
              <w:t xml:space="preserve">              </w:t>
            </w:r>
            <w:r>
              <w:rPr>
                <w:rFonts w:hint="eastAsia" w:ascii="宋体" w:hAnsi="宋体" w:eastAsia="宋体" w:cs="宋体"/>
                <w:b w:val="0"/>
                <w:bCs w:val="0"/>
                <w:i w:val="0"/>
                <w:iCs w:val="0"/>
                <w:caps w:val="0"/>
                <w:color w:val="auto"/>
                <w:spacing w:val="0"/>
                <w:kern w:val="2"/>
                <w:sz w:val="24"/>
                <w:szCs w:val="24"/>
                <w:highlight w:val="none"/>
                <w:vertAlign w:val="baseline"/>
                <w:lang w:val="en-US" w:eastAsia="zh-CN" w:bidi="ar-SA"/>
              </w:rPr>
              <w:t>订单编号：</w:t>
            </w:r>
          </w:p>
        </w:tc>
        <w:tc>
          <w:tcPr>
            <w:tcW w:w="6567" w:type="dxa"/>
          </w:tcPr>
          <w:p w14:paraId="6B6D47BE">
            <w:pPr>
              <w:rPr>
                <w:rFonts w:hint="default" w:ascii="Times New Roman" w:hAnsi="Times New Roman" w:cs="Times New Roman"/>
                <w:sz w:val="24"/>
                <w:szCs w:val="32"/>
                <w:vertAlign w:val="baseline"/>
              </w:rPr>
            </w:pPr>
            <w:r>
              <w:rPr>
                <w:rFonts w:hint="default" w:ascii="Times New Roman" w:hAnsi="Times New Roman" w:cs="Times New Roman"/>
                <w:sz w:val="24"/>
                <w:szCs w:val="32"/>
                <w:vertAlign w:val="baseline"/>
                <w:lang w:val="ru-RU"/>
              </w:rPr>
              <w:t>С</w:t>
            </w:r>
            <w:r>
              <w:rPr>
                <w:rFonts w:hint="default" w:ascii="Times New Roman" w:hAnsi="Times New Roman" w:cs="Times New Roman"/>
                <w:sz w:val="24"/>
                <w:szCs w:val="32"/>
                <w:vertAlign w:val="baseline"/>
              </w:rPr>
              <w:t>оглашени</w:t>
            </w:r>
            <w:r>
              <w:rPr>
                <w:rFonts w:hint="default" w:ascii="Times New Roman" w:hAnsi="Times New Roman" w:cs="Times New Roman"/>
                <w:sz w:val="24"/>
                <w:szCs w:val="32"/>
                <w:vertAlign w:val="baseline"/>
                <w:lang w:val="ru-RU"/>
              </w:rPr>
              <w:t xml:space="preserve">е </w:t>
            </w:r>
            <w:r>
              <w:rPr>
                <w:rFonts w:hint="default" w:ascii="Times New Roman" w:hAnsi="Times New Roman" w:cs="Times New Roman"/>
                <w:sz w:val="24"/>
                <w:szCs w:val="32"/>
                <w:vertAlign w:val="baseline"/>
              </w:rPr>
              <w:t xml:space="preserve">№ : </w:t>
            </w:r>
          </w:p>
          <w:p w14:paraId="1338AD28">
            <w:pPr>
              <w:rPr>
                <w:rFonts w:hint="default" w:ascii="Times New Roman" w:hAnsi="Times New Roman" w:cs="Times New Roman"/>
                <w:sz w:val="24"/>
                <w:szCs w:val="32"/>
                <w:vertAlign w:val="baseline"/>
              </w:rPr>
            </w:pPr>
            <w:r>
              <w:rPr>
                <w:rFonts w:hint="default" w:ascii="Times New Roman" w:hAnsi="Times New Roman" w:cs="Times New Roman"/>
                <w:sz w:val="24"/>
                <w:szCs w:val="32"/>
                <w:vertAlign w:val="baseline"/>
                <w:lang w:val="ru-RU"/>
              </w:rPr>
              <w:t>З</w:t>
            </w:r>
            <w:r>
              <w:rPr>
                <w:rFonts w:hint="default" w:ascii="Times New Roman" w:hAnsi="Times New Roman" w:cs="Times New Roman"/>
                <w:sz w:val="24"/>
                <w:szCs w:val="32"/>
                <w:vertAlign w:val="baseline"/>
              </w:rPr>
              <w:t>аказ</w:t>
            </w:r>
            <w:r>
              <w:rPr>
                <w:rFonts w:hint="default" w:ascii="Times New Roman" w:hAnsi="Times New Roman" w:cs="Times New Roman"/>
                <w:sz w:val="24"/>
                <w:szCs w:val="32"/>
                <w:vertAlign w:val="baseline"/>
                <w:lang w:val="ru-RU"/>
              </w:rPr>
              <w:t xml:space="preserve"> </w:t>
            </w:r>
            <w:r>
              <w:rPr>
                <w:rFonts w:hint="default" w:ascii="Times New Roman" w:hAnsi="Times New Roman" w:cs="Times New Roman"/>
                <w:sz w:val="24"/>
                <w:szCs w:val="32"/>
                <w:vertAlign w:val="baseline"/>
              </w:rPr>
              <w:t>№ :</w:t>
            </w:r>
          </w:p>
        </w:tc>
      </w:tr>
      <w:tr w14:paraId="168A7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12" w:type="dxa"/>
          </w:tcPr>
          <w:p w14:paraId="EE0D98B6">
            <w:pPr>
              <w:spacing w:line="360" w:lineRule="auto"/>
              <w:ind w:firstLine="480" w:firstLineChars="200"/>
              <w:jc w:val="left"/>
              <w:rPr>
                <w:rFonts w:hint="eastAsia" w:ascii="宋体" w:hAnsi="宋体" w:eastAsia="宋体" w:cs="宋体"/>
                <w:color w:val="auto"/>
                <w:sz w:val="24"/>
                <w:szCs w:val="24"/>
                <w:highlight w:val="none"/>
                <w:lang w:val="en-US"/>
              </w:rPr>
            </w:pPr>
            <w:r>
              <w:rPr>
                <w:rFonts w:hint="eastAsia" w:ascii="宋体" w:hAnsi="宋体" w:eastAsia="宋体" w:cs="宋体"/>
                <w:b w:val="0"/>
                <w:bCs w:val="0"/>
                <w:i w:val="0"/>
                <w:iCs w:val="0"/>
                <w:color w:val="auto"/>
                <w:kern w:val="2"/>
                <w:sz w:val="24"/>
                <w:szCs w:val="24"/>
                <w:highlight w:val="none"/>
                <w:vertAlign w:val="baseline"/>
                <w:lang w:val="en-US" w:eastAsia="zh-CN" w:bidi="ar-SA"/>
              </w:rPr>
              <w:t>客户编号：</w:t>
            </w:r>
          </w:p>
          <w:p w14:paraId="A175B9CF">
            <w:pPr>
              <w:spacing w:line="360" w:lineRule="auto"/>
              <w:ind w:firstLine="480" w:firstLineChars="200"/>
              <w:jc w:val="left"/>
              <w:rPr>
                <w:rFonts w:hint="eastAsia" w:ascii="宋体" w:hAnsi="宋体" w:eastAsia="宋体" w:cs="宋体"/>
                <w:b w:val="0"/>
                <w:bCs w:val="0"/>
                <w:i w:val="0"/>
                <w:iCs w:val="0"/>
                <w:color w:val="auto"/>
                <w:kern w:val="2"/>
                <w:sz w:val="24"/>
                <w:szCs w:val="24"/>
                <w:highlight w:val="none"/>
                <w:vertAlign w:val="baseline"/>
                <w:lang w:val="en-US" w:eastAsia="zh-CN" w:bidi="ar-SA"/>
              </w:rPr>
            </w:pPr>
            <w:r>
              <w:rPr>
                <w:rFonts w:hint="default" w:ascii="宋体" w:hAnsi="宋体" w:eastAsia="宋体" w:cs="宋体"/>
                <w:b w:val="0"/>
                <w:bCs w:val="0"/>
                <w:i w:val="0"/>
                <w:iCs w:val="0"/>
                <w:color w:val="auto"/>
                <w:kern w:val="2"/>
                <w:sz w:val="24"/>
                <w:szCs w:val="24"/>
                <w:highlight w:val="none"/>
                <w:vertAlign w:val="baseline"/>
                <w:lang w:val="en-US" w:eastAsia="zh-CN" w:bidi="ar-SA"/>
              </w:rPr>
              <w:t>乙方名称：</w:t>
            </w:r>
          </w:p>
          <w:p w14:paraId="595B8096">
            <w:pPr>
              <w:spacing w:line="360" w:lineRule="auto"/>
              <w:ind w:firstLine="480" w:firstLineChars="200"/>
              <w:jc w:val="left"/>
              <w:rPr>
                <w:rFonts w:hint="eastAsia" w:ascii="宋体" w:hAnsi="宋体" w:eastAsia="宋体" w:cs="宋体"/>
                <w:color w:val="auto"/>
                <w:sz w:val="24"/>
                <w:szCs w:val="24"/>
                <w:highlight w:val="none"/>
              </w:rPr>
            </w:pPr>
            <w:r>
              <w:rPr>
                <w:rFonts w:hint="default" w:ascii="宋体" w:hAnsi="宋体" w:eastAsia="宋体" w:cs="宋体"/>
                <w:b w:val="0"/>
                <w:bCs w:val="0"/>
                <w:i w:val="0"/>
                <w:iCs w:val="0"/>
                <w:color w:val="auto"/>
                <w:kern w:val="2"/>
                <w:sz w:val="24"/>
                <w:szCs w:val="24"/>
                <w:highlight w:val="none"/>
                <w:vertAlign w:val="baseline"/>
                <w:lang w:val="en-US" w:eastAsia="zh-CN" w:bidi="ar-SA"/>
              </w:rPr>
              <w:t>乙方的中国联络人</w:t>
            </w:r>
            <w:r>
              <w:rPr>
                <w:rFonts w:hint="eastAsia" w:ascii="宋体" w:hAnsi="宋体" w:eastAsia="宋体" w:cs="宋体"/>
                <w:b w:val="0"/>
                <w:bCs w:val="0"/>
                <w:i w:val="0"/>
                <w:iCs w:val="0"/>
                <w:color w:val="auto"/>
                <w:kern w:val="2"/>
                <w:sz w:val="24"/>
                <w:szCs w:val="24"/>
                <w:highlight w:val="none"/>
                <w:vertAlign w:val="baseline"/>
                <w:lang w:val="en-US" w:eastAsia="zh-CN" w:bidi="ar-SA"/>
              </w:rPr>
              <w:t>名称：</w:t>
            </w:r>
            <w:r>
              <w:rPr>
                <w:rFonts w:hint="eastAsia" w:ascii="宋体" w:hAnsi="宋体" w:eastAsia="宋体" w:cs="宋体"/>
                <w:color w:val="auto"/>
                <w:sz w:val="24"/>
                <w:szCs w:val="24"/>
                <w:highlight w:val="none"/>
                <w:lang w:val="en-US"/>
              </w:rPr>
              <w:t>资金占用费率：年化</w:t>
            </w:r>
            <w:r>
              <w:rPr>
                <w:rFonts w:hint="eastAsia" w:ascii="宋体" w:hAnsi="宋体" w:cs="宋体"/>
                <w:color w:val="auto"/>
                <w:sz w:val="24"/>
                <w:szCs w:val="24"/>
                <w:highlight w:val="none"/>
                <w:lang w:val="en-US" w:eastAsia="zh-CN"/>
              </w:rPr>
              <w:t>_______</w:t>
            </w:r>
            <w:r>
              <w:rPr>
                <w:rFonts w:hint="eastAsia" w:ascii="宋体" w:hAnsi="宋体" w:eastAsia="宋体" w:cs="宋体"/>
                <w:color w:val="auto"/>
                <w:sz w:val="24"/>
                <w:szCs w:val="24"/>
                <w:highlight w:val="none"/>
                <w:lang w:val="en-US"/>
              </w:rPr>
              <w:t>%（逾期按年化</w:t>
            </w:r>
            <w:r>
              <w:rPr>
                <w:rFonts w:hint="eastAsia" w:ascii="宋体" w:hAnsi="宋体" w:cs="宋体"/>
                <w:color w:val="auto"/>
                <w:sz w:val="24"/>
                <w:szCs w:val="24"/>
                <w:highlight w:val="none"/>
                <w:lang w:val="en-US" w:eastAsia="zh-CN"/>
              </w:rPr>
              <w:t>____</w:t>
            </w:r>
            <w:r>
              <w:rPr>
                <w:rFonts w:hint="eastAsia" w:ascii="宋体" w:hAnsi="宋体" w:eastAsia="宋体" w:cs="宋体"/>
                <w:color w:val="auto"/>
                <w:sz w:val="24"/>
                <w:szCs w:val="24"/>
                <w:highlight w:val="none"/>
                <w:lang w:val="en-US"/>
              </w:rPr>
              <w:t>%）</w:t>
            </w:r>
          </w:p>
          <w:p w14:paraId="23FC8B3C">
            <w:pPr>
              <w:adjustRightInd/>
              <w:snapToGrid/>
              <w:spacing w:line="360" w:lineRule="auto"/>
              <w:ind w:firstLine="480" w:firstLineChars="200"/>
              <w:jc w:val="left"/>
              <w:rPr>
                <w:vertAlign w:val="baseline"/>
              </w:rPr>
            </w:pPr>
            <w:r>
              <w:rPr>
                <w:rFonts w:hint="eastAsia" w:ascii="宋体" w:hAnsi="宋体" w:eastAsia="宋体" w:cs="宋体"/>
                <w:b w:val="0"/>
                <w:bCs w:val="0"/>
                <w:i w:val="0"/>
                <w:iCs w:val="0"/>
                <w:color w:val="FF0000"/>
                <w:kern w:val="2"/>
                <w:sz w:val="24"/>
                <w:szCs w:val="24"/>
                <w:highlight w:val="none"/>
                <w:vertAlign w:val="baseline"/>
                <w:lang w:val="en-US" w:eastAsia="zh-CN" w:bidi="ar-SA"/>
              </w:rPr>
              <w:t>兹甲方</w:t>
            </w:r>
            <w:r>
              <w:rPr>
                <w:rFonts w:hint="eastAsia" w:ascii="宋体" w:hAnsi="宋体" w:eastAsia="宋体" w:cs="宋体"/>
                <w:color w:val="FF0000"/>
                <w:kern w:val="0"/>
                <w:sz w:val="24"/>
                <w:szCs w:val="24"/>
                <w:highlight w:val="none"/>
                <w:lang w:val="en-US" w:eastAsia="zh-CN"/>
              </w:rPr>
              <w:t>智鏈通達供應鏈管理有限公司</w:t>
            </w:r>
            <w:r>
              <w:rPr>
                <w:rFonts w:hint="eastAsia" w:ascii="宋体" w:hAnsi="宋体" w:eastAsia="宋体" w:cs="宋体"/>
                <w:b w:val="0"/>
                <w:bCs w:val="0"/>
                <w:i w:val="0"/>
                <w:iCs w:val="0"/>
                <w:color w:val="FF0000"/>
                <w:kern w:val="2"/>
                <w:sz w:val="24"/>
                <w:szCs w:val="24"/>
                <w:highlight w:val="none"/>
                <w:vertAlign w:val="baseline"/>
                <w:lang w:val="en-US" w:eastAsia="zh-CN" w:bidi="ar-SA"/>
              </w:rPr>
              <w:t>承接乙方</w:t>
            </w:r>
            <w:r>
              <w:rPr>
                <w:rFonts w:hint="eastAsia" w:ascii="宋体" w:hAnsi="宋体" w:eastAsia="宋体" w:cs="宋体"/>
                <w:color w:val="FF0000"/>
                <w:kern w:val="0"/>
                <w:sz w:val="24"/>
                <w:szCs w:val="24"/>
                <w:highlight w:val="none"/>
                <w:lang w:val="en-US" w:eastAsia="zh-CN"/>
              </w:rPr>
              <w:t>AIRFLOT TECHNICS TH Ltd.</w:t>
            </w:r>
            <w:r>
              <w:rPr>
                <w:rFonts w:hint="eastAsia" w:ascii="宋体" w:hAnsi="宋体" w:eastAsia="宋体" w:cs="宋体"/>
                <w:b w:val="0"/>
                <w:bCs w:val="0"/>
                <w:i w:val="0"/>
                <w:iCs w:val="0"/>
                <w:color w:val="FF0000"/>
                <w:kern w:val="2"/>
                <w:sz w:val="24"/>
                <w:szCs w:val="24"/>
                <w:highlight w:val="none"/>
                <w:vertAlign w:val="baseline"/>
                <w:lang w:val="en-US" w:eastAsia="zh-CN" w:bidi="ar-SA"/>
              </w:rPr>
              <w:t>委托的项目：</w:t>
            </w:r>
            <w:r>
              <w:rPr>
                <w:rFonts w:hint="default" w:ascii="宋体" w:hAnsi="宋体" w:eastAsia="宋体" w:cs="宋体"/>
                <w:b w:val="0"/>
                <w:bCs w:val="0"/>
                <w:i w:val="0"/>
                <w:iCs w:val="0"/>
                <w:color w:val="FF0000"/>
                <w:kern w:val="2"/>
                <w:sz w:val="24"/>
                <w:szCs w:val="24"/>
                <w:highlight w:val="none"/>
                <w:vertAlign w:val="baseline"/>
                <w:lang w:val="en-US" w:eastAsia="zh-CN" w:bidi="ar-SA"/>
              </w:rPr>
              <w:t>进口应付账款</w:t>
            </w:r>
            <w:r>
              <w:rPr>
                <w:rFonts w:hint="eastAsia" w:ascii="宋体" w:hAnsi="宋体" w:eastAsia="宋体" w:cs="宋体"/>
                <w:b w:val="0"/>
                <w:bCs w:val="0"/>
                <w:i w:val="0"/>
                <w:iCs w:val="0"/>
                <w:color w:val="FF0000"/>
                <w:kern w:val="2"/>
                <w:sz w:val="24"/>
                <w:szCs w:val="24"/>
                <w:highlight w:val="none"/>
                <w:vertAlign w:val="baseline"/>
                <w:lang w:val="en-US" w:eastAsia="zh-CN" w:bidi="ar-SA"/>
              </w:rPr>
              <w:t>垫付服务，双方确认资金占用费费率如上。</w:t>
            </w:r>
          </w:p>
        </w:tc>
        <w:tc>
          <w:tcPr>
            <w:tcW w:w="6567" w:type="dxa"/>
          </w:tcPr>
          <w:p w14:paraId="3F483C1B">
            <w:pPr>
              <w:rPr>
                <w:rFonts w:hint="default" w:ascii="Times New Roman" w:hAnsi="Times New Roman" w:cs="Times New Roman"/>
                <w:sz w:val="24"/>
                <w:szCs w:val="32"/>
                <w:vertAlign w:val="baseline"/>
              </w:rPr>
            </w:pPr>
            <w:r>
              <w:rPr>
                <w:rFonts w:hint="default" w:ascii="Times New Roman" w:hAnsi="Times New Roman" w:cs="Times New Roman"/>
                <w:sz w:val="24"/>
                <w:szCs w:val="32"/>
                <w:vertAlign w:val="baseline"/>
                <w:lang w:val="ru-RU"/>
              </w:rPr>
              <w:t>К</w:t>
            </w:r>
            <w:r>
              <w:rPr>
                <w:rFonts w:hint="default" w:ascii="Times New Roman" w:hAnsi="Times New Roman" w:cs="Times New Roman"/>
                <w:sz w:val="24"/>
                <w:szCs w:val="32"/>
                <w:vertAlign w:val="baseline"/>
              </w:rPr>
              <w:t>лиент</w:t>
            </w:r>
            <w:r>
              <w:rPr>
                <w:rFonts w:hint="default" w:ascii="Times New Roman" w:hAnsi="Times New Roman" w:cs="Times New Roman"/>
                <w:sz w:val="24"/>
                <w:szCs w:val="32"/>
                <w:vertAlign w:val="baseline"/>
                <w:lang w:val="ru-RU"/>
              </w:rPr>
              <w:t xml:space="preserve"> </w:t>
            </w:r>
            <w:r>
              <w:rPr>
                <w:rFonts w:hint="default" w:ascii="Times New Roman" w:hAnsi="Times New Roman" w:cs="Times New Roman"/>
                <w:sz w:val="24"/>
                <w:szCs w:val="32"/>
                <w:vertAlign w:val="baseline"/>
              </w:rPr>
              <w:t>№ :</w:t>
            </w:r>
          </w:p>
          <w:p w14:paraId="10F5E293">
            <w:pPr>
              <w:rPr>
                <w:rFonts w:hint="default" w:ascii="Times New Roman" w:hAnsi="Times New Roman" w:cs="Times New Roman"/>
                <w:sz w:val="24"/>
                <w:szCs w:val="32"/>
                <w:vertAlign w:val="baseline"/>
              </w:rPr>
            </w:pPr>
            <w:r>
              <w:rPr>
                <w:rFonts w:hint="default" w:ascii="Times New Roman" w:hAnsi="Times New Roman" w:cs="Times New Roman"/>
                <w:sz w:val="24"/>
                <w:szCs w:val="32"/>
                <w:vertAlign w:val="baseline"/>
              </w:rPr>
              <w:t xml:space="preserve"> </w:t>
            </w:r>
          </w:p>
          <w:p w14:paraId="6BE0A2EA">
            <w:pPr>
              <w:rPr>
                <w:rFonts w:hint="default" w:ascii="Times New Roman" w:hAnsi="Times New Roman" w:cs="Times New Roman"/>
                <w:sz w:val="24"/>
                <w:szCs w:val="32"/>
                <w:vertAlign w:val="baseline"/>
              </w:rPr>
            </w:pPr>
            <w:r>
              <w:rPr>
                <w:rFonts w:hint="default" w:ascii="Times New Roman" w:hAnsi="Times New Roman" w:cs="Times New Roman"/>
                <w:sz w:val="24"/>
                <w:szCs w:val="32"/>
                <w:vertAlign w:val="baseline"/>
              </w:rPr>
              <w:t xml:space="preserve">Наименование Стороны Б: </w:t>
            </w:r>
          </w:p>
          <w:p w14:paraId="41C16759">
            <w:pPr>
              <w:rPr>
                <w:rFonts w:hint="default" w:ascii="Times New Roman" w:hAnsi="Times New Roman" w:cs="Times New Roman"/>
                <w:sz w:val="24"/>
                <w:szCs w:val="32"/>
                <w:vertAlign w:val="baseline"/>
              </w:rPr>
            </w:pPr>
            <w:r>
              <w:rPr>
                <w:rFonts w:hint="default" w:ascii="Times New Roman" w:hAnsi="Times New Roman" w:cs="Times New Roman"/>
                <w:sz w:val="24"/>
                <w:szCs w:val="32"/>
                <w:vertAlign w:val="baseline"/>
              </w:rPr>
              <w:t>Контактное лицо в Китае от Стороны Б:</w:t>
            </w:r>
            <w:r>
              <w:rPr>
                <w:rFonts w:hint="eastAsia" w:ascii="Times New Roman" w:hAnsi="Times New Roman" w:cs="Times New Roman"/>
                <w:sz w:val="24"/>
                <w:szCs w:val="32"/>
                <w:vertAlign w:val="baseline"/>
                <w:lang w:val="en-US" w:eastAsia="zh-CN"/>
              </w:rPr>
              <w:t>___________________</w:t>
            </w:r>
            <w:r>
              <w:rPr>
                <w:rFonts w:hint="default" w:ascii="Times New Roman" w:hAnsi="Times New Roman" w:cs="Times New Roman"/>
                <w:sz w:val="24"/>
                <w:szCs w:val="32"/>
                <w:vertAlign w:val="baseline"/>
              </w:rPr>
              <w:t xml:space="preserve"> </w:t>
            </w:r>
          </w:p>
          <w:p w14:paraId="1BD350F8">
            <w:pPr>
              <w:rPr>
                <w:rFonts w:hint="default" w:ascii="Times New Roman" w:hAnsi="Times New Roman" w:cs="Times New Roman"/>
                <w:sz w:val="24"/>
                <w:szCs w:val="32"/>
                <w:vertAlign w:val="baseline"/>
              </w:rPr>
            </w:pPr>
            <w:r>
              <w:rPr>
                <w:rFonts w:hint="default" w:ascii="Times New Roman" w:hAnsi="Times New Roman" w:cs="Times New Roman"/>
                <w:sz w:val="24"/>
                <w:szCs w:val="32"/>
                <w:vertAlign w:val="baseline"/>
              </w:rPr>
              <w:t xml:space="preserve">Ставка платы за использование средств: </w:t>
            </w:r>
            <w:r>
              <w:rPr>
                <w:rFonts w:hint="eastAsia" w:ascii="Times New Roman" w:hAnsi="Times New Roman" w:cs="Times New Roman"/>
                <w:sz w:val="24"/>
                <w:szCs w:val="32"/>
                <w:vertAlign w:val="baseline"/>
                <w:lang w:val="en-US" w:eastAsia="zh-CN"/>
              </w:rPr>
              <w:t>_____</w:t>
            </w:r>
            <w:r>
              <w:rPr>
                <w:rFonts w:hint="default" w:ascii="Times New Roman" w:hAnsi="Times New Roman" w:cs="Times New Roman"/>
                <w:sz w:val="24"/>
                <w:szCs w:val="32"/>
                <w:vertAlign w:val="baseline"/>
              </w:rPr>
              <w:t xml:space="preserve">% годовых (ставка при просрочке – </w:t>
            </w:r>
            <w:r>
              <w:rPr>
                <w:rFonts w:hint="eastAsia" w:ascii="Times New Roman" w:hAnsi="Times New Roman" w:cs="Times New Roman"/>
                <w:sz w:val="24"/>
                <w:szCs w:val="32"/>
                <w:vertAlign w:val="baseline"/>
                <w:lang w:val="en-US" w:eastAsia="zh-CN"/>
              </w:rPr>
              <w:t>______</w:t>
            </w:r>
            <w:r>
              <w:rPr>
                <w:rFonts w:hint="default" w:ascii="Times New Roman" w:hAnsi="Times New Roman" w:cs="Times New Roman"/>
                <w:sz w:val="24"/>
                <w:szCs w:val="32"/>
                <w:vertAlign w:val="baseline"/>
              </w:rPr>
              <w:t>% годовых)</w:t>
            </w:r>
          </w:p>
          <w:p w14:paraId="0E5F7979">
            <w:pPr>
              <w:rPr>
                <w:rFonts w:hint="default" w:ascii="Times New Roman" w:hAnsi="Times New Roman" w:cs="Times New Roman"/>
                <w:sz w:val="24"/>
                <w:szCs w:val="32"/>
                <w:vertAlign w:val="baseline"/>
              </w:rPr>
            </w:pPr>
            <w:r>
              <w:rPr>
                <w:rFonts w:hint="default" w:ascii="Times New Roman" w:hAnsi="Times New Roman" w:cs="Times New Roman"/>
                <w:sz w:val="24"/>
                <w:szCs w:val="32"/>
                <w:vertAlign w:val="baseline"/>
              </w:rPr>
              <w:t xml:space="preserve"> </w:t>
            </w:r>
          </w:p>
          <w:p w14:paraId="3D87D6C3">
            <w:pPr>
              <w:rPr>
                <w:rFonts w:hint="default" w:ascii="Times New Roman" w:hAnsi="Times New Roman" w:cs="Times New Roman"/>
                <w:sz w:val="24"/>
                <w:szCs w:val="32"/>
                <w:vertAlign w:val="baseline"/>
              </w:rPr>
            </w:pPr>
            <w:r>
              <w:rPr>
                <w:rFonts w:hint="default" w:ascii="Times New Roman" w:hAnsi="Times New Roman" w:cs="Times New Roman"/>
                <w:sz w:val="24"/>
                <w:szCs w:val="32"/>
                <w:vertAlign w:val="baseline"/>
              </w:rPr>
              <w:t>Примечание:</w:t>
            </w:r>
          </w:p>
          <w:p w14:paraId="65EB0984">
            <w:pPr>
              <w:rPr>
                <w:rFonts w:hint="default" w:ascii="Times New Roman" w:hAnsi="Times New Roman" w:cs="Times New Roman"/>
                <w:sz w:val="24"/>
                <w:szCs w:val="32"/>
                <w:vertAlign w:val="baseline"/>
              </w:rPr>
            </w:pPr>
            <w:r>
              <w:rPr>
                <w:rFonts w:hint="default" w:ascii="Times New Roman" w:hAnsi="Times New Roman" w:cs="Times New Roman"/>
                <w:sz w:val="24"/>
                <w:szCs w:val="32"/>
                <w:vertAlign w:val="baseline"/>
              </w:rPr>
              <w:t>Сторона А СМАРТЧЭЙН НЕКСУС ЛИМИТЕД принимает поручение Стороны Б ООО «ТД ЭЙРФЛОТ ТЕХНИКС» на оказание услуги авансирования кредиторской задолженности по импорту. Стороны подтверждают размер ставки платы за пользование заемными средствами согласно вышеуказанным условиям.</w:t>
            </w:r>
          </w:p>
        </w:tc>
      </w:tr>
      <w:tr w14:paraId="43847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12" w:type="dxa"/>
          </w:tcPr>
          <w:p w14:paraId="54924086">
            <w:pPr>
              <w:adjustRightInd/>
              <w:snapToGrid/>
              <w:spacing w:line="360" w:lineRule="auto"/>
              <w:ind w:firstLine="480" w:firstLineChars="200"/>
              <w:jc w:val="left"/>
              <w:rPr>
                <w:rFonts w:hint="eastAsia" w:ascii="宋体" w:hAnsi="宋体" w:eastAsia="宋体" w:cs="宋体"/>
                <w:color w:val="auto"/>
                <w:sz w:val="24"/>
                <w:szCs w:val="24"/>
                <w:highlight w:val="none"/>
              </w:rPr>
            </w:pPr>
            <w:r>
              <w:rPr>
                <w:rFonts w:hint="eastAsia" w:ascii="宋体" w:hAnsi="宋体" w:eastAsia="宋体" w:cs="宋体"/>
                <w:b w:val="0"/>
                <w:bCs w:val="0"/>
                <w:i w:val="0"/>
                <w:iCs w:val="0"/>
                <w:caps w:val="0"/>
                <w:color w:val="auto"/>
                <w:spacing w:val="0"/>
                <w:kern w:val="2"/>
                <w:sz w:val="24"/>
                <w:szCs w:val="24"/>
                <w:highlight w:val="none"/>
                <w:vertAlign w:val="baseline"/>
                <w:lang w:val="en-US" w:eastAsia="zh-CN" w:bidi="ar-SA"/>
              </w:rPr>
              <w:t>甲方</w:t>
            </w:r>
            <w:r>
              <w:rPr>
                <w:rFonts w:hint="eastAsia" w:ascii="宋体" w:hAnsi="宋体" w:cs="宋体"/>
                <w:b w:val="0"/>
                <w:bCs w:val="0"/>
                <w:i w:val="0"/>
                <w:iCs w:val="0"/>
                <w:caps w:val="0"/>
                <w:color w:val="auto"/>
                <w:spacing w:val="0"/>
                <w:kern w:val="2"/>
                <w:sz w:val="24"/>
                <w:szCs w:val="24"/>
                <w:highlight w:val="none"/>
                <w:vertAlign w:val="baseline"/>
                <w:lang w:val="en-US" w:eastAsia="zh-CN" w:bidi="ar-SA"/>
              </w:rPr>
              <w:t>：____________</w:t>
            </w:r>
            <w:r>
              <w:rPr>
                <w:rFonts w:hint="eastAsia" w:ascii="宋体" w:hAnsi="宋体" w:eastAsia="宋体" w:cs="宋体"/>
                <w:b w:val="0"/>
                <w:bCs w:val="0"/>
                <w:i w:val="0"/>
                <w:iCs w:val="0"/>
                <w:caps w:val="0"/>
                <w:color w:val="auto"/>
                <w:spacing w:val="0"/>
                <w:kern w:val="2"/>
                <w:sz w:val="24"/>
                <w:szCs w:val="24"/>
                <w:highlight w:val="none"/>
                <w:vertAlign w:val="baseline"/>
                <w:lang w:val="en-US" w:eastAsia="zh-CN" w:bidi="ar-SA"/>
              </w:rPr>
              <w:t>(章)</w:t>
            </w:r>
          </w:p>
          <w:p w14:paraId="5628DBBE">
            <w:pPr>
              <w:adjustRightInd/>
              <w:snapToGrid/>
              <w:spacing w:line="360" w:lineRule="auto"/>
              <w:ind w:firstLine="480" w:firstLineChars="200"/>
              <w:jc w:val="left"/>
              <w:rPr>
                <w:rFonts w:hint="eastAsia" w:ascii="宋体" w:hAnsi="宋体" w:eastAsia="宋体" w:cs="宋体"/>
                <w:color w:val="auto"/>
                <w:sz w:val="24"/>
                <w:szCs w:val="24"/>
                <w:highlight w:val="none"/>
              </w:rPr>
            </w:pPr>
            <w:r>
              <w:rPr>
                <w:rFonts w:hint="eastAsia" w:ascii="宋体" w:hAnsi="宋体" w:eastAsia="宋体" w:cs="宋体"/>
                <w:b w:val="0"/>
                <w:bCs w:val="0"/>
                <w:i w:val="0"/>
                <w:iCs w:val="0"/>
                <w:caps w:val="0"/>
                <w:color w:val="auto"/>
                <w:spacing w:val="0"/>
                <w:kern w:val="2"/>
                <w:sz w:val="24"/>
                <w:szCs w:val="24"/>
                <w:highlight w:val="none"/>
                <w:vertAlign w:val="baseline"/>
                <w:lang w:val="en-US" w:eastAsia="zh-CN" w:bidi="ar-SA"/>
              </w:rPr>
              <w:t xml:space="preserve">法定代表人或授权代表: </w:t>
            </w:r>
          </w:p>
          <w:p w14:paraId="6AED8212">
            <w:pPr>
              <w:adjustRightInd/>
              <w:snapToGrid/>
              <w:spacing w:line="360" w:lineRule="auto"/>
              <w:ind w:firstLine="960" w:firstLineChars="400"/>
              <w:jc w:val="left"/>
              <w:rPr>
                <w:rFonts w:hint="default" w:ascii="宋体" w:hAnsi="宋体" w:eastAsia="宋体" w:cs="宋体"/>
                <w:b w:val="0"/>
                <w:bCs w:val="0"/>
                <w:i w:val="0"/>
                <w:iCs w:val="0"/>
                <w:caps w:val="0"/>
                <w:color w:val="auto"/>
                <w:spacing w:val="0"/>
                <w:kern w:val="2"/>
                <w:sz w:val="24"/>
                <w:szCs w:val="24"/>
                <w:highlight w:val="none"/>
                <w:vertAlign w:val="baseline"/>
                <w:lang w:val="en-US" w:eastAsia="zh-CN" w:bidi="ar-SA"/>
              </w:rPr>
            </w:pPr>
            <w:r>
              <w:rPr>
                <w:rFonts w:hint="eastAsia" w:ascii="宋体" w:hAnsi="宋体" w:eastAsia="宋体" w:cs="宋体"/>
                <w:b w:val="0"/>
                <w:bCs w:val="0"/>
                <w:i w:val="0"/>
                <w:iCs w:val="0"/>
                <w:caps w:val="0"/>
                <w:color w:val="auto"/>
                <w:spacing w:val="0"/>
                <w:kern w:val="2"/>
                <w:sz w:val="24"/>
                <w:szCs w:val="24"/>
                <w:highlight w:val="none"/>
                <w:vertAlign w:val="baseline"/>
                <w:lang w:val="en-US" w:eastAsia="zh-CN" w:bidi="ar-SA"/>
              </w:rPr>
              <w:t xml:space="preserve">年 </w:t>
            </w:r>
            <w:r>
              <w:rPr>
                <w:rFonts w:hint="eastAsia" w:ascii="宋体" w:hAnsi="宋体" w:cs="宋体"/>
                <w:b w:val="0"/>
                <w:bCs w:val="0"/>
                <w:i w:val="0"/>
                <w:iCs w:val="0"/>
                <w:caps w:val="0"/>
                <w:color w:val="auto"/>
                <w:spacing w:val="0"/>
                <w:kern w:val="2"/>
                <w:sz w:val="24"/>
                <w:szCs w:val="24"/>
                <w:highlight w:val="none"/>
                <w:vertAlign w:val="baseline"/>
                <w:lang w:val="en-US" w:eastAsia="zh-CN" w:bidi="ar-SA"/>
              </w:rPr>
              <w:t xml:space="preserve">  </w:t>
            </w:r>
            <w:r>
              <w:rPr>
                <w:rFonts w:hint="eastAsia" w:ascii="宋体" w:hAnsi="宋体" w:eastAsia="宋体" w:cs="宋体"/>
                <w:b w:val="0"/>
                <w:bCs w:val="0"/>
                <w:i w:val="0"/>
                <w:iCs w:val="0"/>
                <w:caps w:val="0"/>
                <w:color w:val="auto"/>
                <w:spacing w:val="0"/>
                <w:kern w:val="2"/>
                <w:sz w:val="24"/>
                <w:szCs w:val="24"/>
                <w:highlight w:val="none"/>
                <w:vertAlign w:val="baseline"/>
                <w:lang w:val="en-US" w:eastAsia="zh-CN" w:bidi="ar-SA"/>
              </w:rPr>
              <w:t xml:space="preserve"> 月</w:t>
            </w:r>
            <w:r>
              <w:rPr>
                <w:rFonts w:hint="eastAsia" w:ascii="宋体" w:hAnsi="宋体" w:cs="宋体"/>
                <w:b w:val="0"/>
                <w:bCs w:val="0"/>
                <w:i w:val="0"/>
                <w:iCs w:val="0"/>
                <w:caps w:val="0"/>
                <w:color w:val="auto"/>
                <w:spacing w:val="0"/>
                <w:kern w:val="2"/>
                <w:sz w:val="24"/>
                <w:szCs w:val="24"/>
                <w:highlight w:val="none"/>
                <w:vertAlign w:val="baseline"/>
                <w:lang w:val="en-US" w:eastAsia="zh-CN" w:bidi="ar-SA"/>
              </w:rPr>
              <w:t xml:space="preserve">  </w:t>
            </w:r>
            <w:r>
              <w:rPr>
                <w:rFonts w:hint="eastAsia" w:ascii="宋体" w:hAnsi="宋体" w:eastAsia="宋体" w:cs="宋体"/>
                <w:b w:val="0"/>
                <w:bCs w:val="0"/>
                <w:i w:val="0"/>
                <w:iCs w:val="0"/>
                <w:caps w:val="0"/>
                <w:color w:val="auto"/>
                <w:spacing w:val="0"/>
                <w:kern w:val="2"/>
                <w:sz w:val="24"/>
                <w:szCs w:val="24"/>
                <w:highlight w:val="none"/>
                <w:vertAlign w:val="baseline"/>
                <w:lang w:val="en-US" w:eastAsia="zh-CN" w:bidi="ar-SA"/>
              </w:rPr>
              <w:t xml:space="preserve">  日</w:t>
            </w:r>
          </w:p>
          <w:p w14:paraId="74ED5687">
            <w:pPr>
              <w:adjustRightInd/>
              <w:snapToGrid/>
              <w:spacing w:line="360" w:lineRule="auto"/>
              <w:ind w:firstLine="480" w:firstLineChars="200"/>
              <w:jc w:val="left"/>
              <w:rPr>
                <w:rFonts w:hint="default" w:ascii="宋体" w:hAnsi="宋体" w:eastAsia="宋体" w:cs="宋体"/>
                <w:b w:val="0"/>
                <w:bCs w:val="0"/>
                <w:i w:val="0"/>
                <w:iCs w:val="0"/>
                <w:caps w:val="0"/>
                <w:color w:val="auto"/>
                <w:spacing w:val="0"/>
                <w:kern w:val="2"/>
                <w:sz w:val="24"/>
                <w:szCs w:val="24"/>
                <w:highlight w:val="none"/>
                <w:vertAlign w:val="baseline"/>
                <w:lang w:val="en-US" w:eastAsia="zh-CN" w:bidi="ar-SA"/>
              </w:rPr>
            </w:pPr>
          </w:p>
          <w:p w14:paraId="E6A30B28">
            <w:pPr>
              <w:adjustRightInd/>
              <w:snapToGrid/>
              <w:spacing w:line="360" w:lineRule="auto"/>
              <w:ind w:firstLine="480" w:firstLineChars="200"/>
              <w:jc w:val="left"/>
              <w:rPr>
                <w:highlight w:val="none"/>
              </w:rPr>
            </w:pPr>
            <w:r>
              <w:rPr>
                <w:rFonts w:hint="default" w:ascii="宋体" w:hAnsi="宋体" w:eastAsia="宋体" w:cs="宋体"/>
                <w:b w:val="0"/>
                <w:bCs w:val="0"/>
                <w:i w:val="0"/>
                <w:iCs w:val="0"/>
                <w:caps w:val="0"/>
                <w:color w:val="auto"/>
                <w:spacing w:val="0"/>
                <w:kern w:val="2"/>
                <w:sz w:val="24"/>
                <w:szCs w:val="24"/>
                <w:highlight w:val="none"/>
                <w:vertAlign w:val="baseline"/>
                <w:lang w:val="en-US" w:eastAsia="zh-CN" w:bidi="ar-SA"/>
              </w:rPr>
              <w:t>乙方</w:t>
            </w:r>
            <w:r>
              <w:rPr>
                <w:rFonts w:hint="default" w:ascii="宋体" w:hAnsi="宋体" w:cs="宋体"/>
                <w:b w:val="0"/>
                <w:bCs w:val="0"/>
                <w:i w:val="0"/>
                <w:iCs w:val="0"/>
                <w:caps w:val="0"/>
                <w:color w:val="auto"/>
                <w:spacing w:val="0"/>
                <w:kern w:val="2"/>
                <w:sz w:val="24"/>
                <w:szCs w:val="24"/>
                <w:highlight w:val="none"/>
                <w:vertAlign w:val="baseline"/>
                <w:lang w:val="en-US" w:eastAsia="zh-CN" w:bidi="ar-SA"/>
              </w:rPr>
              <w:t>：</w:t>
            </w:r>
            <w:r>
              <w:rPr>
                <w:rFonts w:hint="eastAsia" w:ascii="宋体" w:hAnsi="宋体" w:cs="宋体"/>
                <w:b w:val="0"/>
                <w:bCs w:val="0"/>
                <w:i w:val="0"/>
                <w:iCs w:val="0"/>
                <w:caps w:val="0"/>
                <w:color w:val="auto"/>
                <w:spacing w:val="0"/>
                <w:kern w:val="2"/>
                <w:sz w:val="24"/>
                <w:szCs w:val="24"/>
                <w:highlight w:val="none"/>
                <w:vertAlign w:val="baseline"/>
                <w:lang w:val="en-US" w:eastAsia="zh-CN" w:bidi="ar-SA"/>
              </w:rPr>
              <w:t>-________</w:t>
            </w:r>
            <w:r>
              <w:rPr>
                <w:rFonts w:hint="default" w:ascii="Arial" w:hAnsi="Arial" w:eastAsia="Times New Roman" w:cs="Arial"/>
                <w:b w:val="0"/>
                <w:bCs w:val="0"/>
                <w:i w:val="0"/>
                <w:iCs w:val="0"/>
                <w:color w:val="auto"/>
                <w:kern w:val="2"/>
                <w:sz w:val="24"/>
                <w:szCs w:val="24"/>
                <w:highlight w:val="none"/>
                <w:vertAlign w:val="baseline"/>
                <w:lang w:val="en-US" w:eastAsia="ru-RU" w:bidi="ar-SA"/>
              </w:rPr>
              <w:t xml:space="preserve"> </w:t>
            </w:r>
            <w:r>
              <w:rPr>
                <w:rFonts w:hint="default" w:ascii="宋体" w:hAnsi="宋体" w:eastAsia="宋体" w:cs="宋体"/>
                <w:b w:val="0"/>
                <w:bCs w:val="0"/>
                <w:i w:val="0"/>
                <w:iCs w:val="0"/>
                <w:caps w:val="0"/>
                <w:color w:val="auto"/>
                <w:spacing w:val="0"/>
                <w:kern w:val="2"/>
                <w:sz w:val="24"/>
                <w:szCs w:val="24"/>
                <w:highlight w:val="none"/>
                <w:vertAlign w:val="baseline"/>
                <w:lang w:val="en-US" w:eastAsia="zh-CN" w:bidi="ar-SA"/>
              </w:rPr>
              <w:t>(章)</w:t>
            </w:r>
          </w:p>
          <w:p w14:paraId="E201217B">
            <w:pPr>
              <w:adjustRightInd/>
              <w:snapToGrid/>
              <w:spacing w:line="360" w:lineRule="auto"/>
              <w:ind w:firstLine="480" w:firstLineChars="200"/>
              <w:jc w:val="left"/>
              <w:rPr>
                <w:highlight w:val="none"/>
              </w:rPr>
            </w:pPr>
            <w:r>
              <w:rPr>
                <w:rFonts w:hint="default" w:ascii="宋体" w:hAnsi="宋体" w:eastAsia="宋体" w:cs="宋体"/>
                <w:b w:val="0"/>
                <w:bCs w:val="0"/>
                <w:i w:val="0"/>
                <w:iCs w:val="0"/>
                <w:caps w:val="0"/>
                <w:color w:val="auto"/>
                <w:spacing w:val="0"/>
                <w:kern w:val="2"/>
                <w:sz w:val="24"/>
                <w:szCs w:val="24"/>
                <w:highlight w:val="none"/>
                <w:vertAlign w:val="baseline"/>
                <w:lang w:val="en-US" w:eastAsia="zh-CN" w:bidi="ar-SA"/>
              </w:rPr>
              <w:t xml:space="preserve">法定代表人或授权代表: </w:t>
            </w:r>
          </w:p>
          <w:p w14:paraId="798BE35F">
            <w:pPr>
              <w:spacing w:line="360" w:lineRule="auto"/>
              <w:ind w:firstLine="480" w:firstLineChars="200"/>
              <w:jc w:val="left"/>
              <w:rPr>
                <w:vertAlign w:val="baseline"/>
              </w:rPr>
            </w:pPr>
            <w:r>
              <w:rPr>
                <w:rFonts w:hint="default" w:ascii="宋体" w:hAnsi="宋体" w:eastAsia="宋体" w:cs="宋体"/>
                <w:b w:val="0"/>
                <w:bCs w:val="0"/>
                <w:i w:val="0"/>
                <w:iCs w:val="0"/>
                <w:caps w:val="0"/>
                <w:color w:val="auto"/>
                <w:spacing w:val="0"/>
                <w:kern w:val="2"/>
                <w:sz w:val="24"/>
                <w:szCs w:val="24"/>
                <w:highlight w:val="none"/>
                <w:vertAlign w:val="baseline"/>
                <w:lang w:val="en-US" w:eastAsia="zh-CN" w:bidi="ar-SA"/>
              </w:rPr>
              <w:t>年    月    日</w:t>
            </w:r>
          </w:p>
        </w:tc>
        <w:tc>
          <w:tcPr>
            <w:tcW w:w="6567" w:type="dxa"/>
          </w:tcPr>
          <w:p w14:paraId="45F788C5">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Сторона А：</w:t>
            </w:r>
            <w:r>
              <w:rPr>
                <w:rFonts w:hint="eastAsia" w:ascii="Times New Roman" w:hAnsi="Times New Roman" w:cs="Times New Roman"/>
                <w:sz w:val="24"/>
                <w:szCs w:val="24"/>
                <w:vertAlign w:val="baseline"/>
                <w:lang w:val="en-US" w:eastAsia="zh-CN"/>
              </w:rPr>
              <w:t>___________________</w:t>
            </w:r>
            <w:r>
              <w:rPr>
                <w:rFonts w:hint="default" w:ascii="Times New Roman" w:hAnsi="Times New Roman" w:cs="Times New Roman"/>
                <w:sz w:val="24"/>
                <w:szCs w:val="24"/>
                <w:vertAlign w:val="baseline"/>
              </w:rPr>
              <w:t xml:space="preserve"> (Печать)</w:t>
            </w:r>
          </w:p>
          <w:p w14:paraId="61F5C331">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Генеральный директор / Уполномоченный представитель：</w:t>
            </w:r>
          </w:p>
          <w:p w14:paraId="06EB52AE">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Дата：______г.______мес.______день</w:t>
            </w:r>
          </w:p>
          <w:p w14:paraId="6DC9BEDD">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 </w:t>
            </w:r>
          </w:p>
          <w:p w14:paraId="4593A73C">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Сторона Б：</w:t>
            </w:r>
            <w:r>
              <w:rPr>
                <w:rFonts w:hint="eastAsia" w:ascii="Times New Roman" w:hAnsi="Times New Roman" w:cs="Times New Roman"/>
                <w:sz w:val="24"/>
                <w:szCs w:val="24"/>
                <w:vertAlign w:val="baseline"/>
                <w:lang w:val="en-US" w:eastAsia="zh-CN"/>
              </w:rPr>
              <w:t>___________</w:t>
            </w:r>
            <w:r>
              <w:rPr>
                <w:rFonts w:hint="default" w:ascii="Times New Roman" w:hAnsi="Times New Roman" w:cs="Times New Roman"/>
                <w:sz w:val="24"/>
                <w:szCs w:val="24"/>
                <w:vertAlign w:val="baseline"/>
              </w:rPr>
              <w:t xml:space="preserve"> (Печать)</w:t>
            </w:r>
          </w:p>
          <w:p w14:paraId="15A06C91">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Генеральный директор / Уполномоченный представитель：</w:t>
            </w:r>
          </w:p>
          <w:p w14:paraId="7C147732">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Дата：______г.______мес.______день</w:t>
            </w:r>
          </w:p>
          <w:p w14:paraId="7DA88123">
            <w:pPr>
              <w:rPr>
                <w:rFonts w:hint="default" w:ascii="Times New Roman" w:hAnsi="Times New Roman" w:cs="Times New Roman"/>
                <w:sz w:val="24"/>
                <w:szCs w:val="24"/>
                <w:vertAlign w:val="baseline"/>
              </w:rPr>
            </w:pPr>
          </w:p>
        </w:tc>
      </w:tr>
    </w:tbl>
    <w:p w14:paraId="4BE6BFF4"/>
    <w:p w14:paraId="5EBB584B"/>
    <w:p w14:paraId="6E46D15C"/>
    <w:p w14:paraId="17123A89"/>
    <w:p w14:paraId="20B28458"/>
    <w:p w14:paraId="0C595799"/>
    <w:p w14:paraId="73ED19F0"/>
    <w:p w14:paraId="084F703B"/>
    <w:p w14:paraId="66F0B6F5"/>
    <w:tbl>
      <w:tblPr>
        <w:tblStyle w:val="4"/>
        <w:tblW w:w="142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79"/>
        <w:gridCol w:w="6900"/>
      </w:tblGrid>
      <w:tr w14:paraId="5363B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79" w:type="dxa"/>
          </w:tcPr>
          <w:p w14:paraId="5974CEF8">
            <w:pPr>
              <w:adjustRightInd/>
              <w:snapToGrid/>
              <w:spacing w:line="240" w:lineRule="auto"/>
              <w:jc w:val="left"/>
              <w:rPr>
                <w:vertAlign w:val="baseline"/>
              </w:rPr>
            </w:pPr>
            <w:r>
              <w:rPr>
                <w:rFonts w:hint="eastAsia" w:ascii="宋体" w:hAnsi="宋体" w:eastAsia="宋体" w:cs="宋体"/>
                <w:b w:val="0"/>
                <w:bCs w:val="0"/>
                <w:i w:val="0"/>
                <w:iCs w:val="0"/>
                <w:caps w:val="0"/>
                <w:color w:val="auto"/>
                <w:spacing w:val="0"/>
                <w:sz w:val="24"/>
                <w:szCs w:val="24"/>
                <w:highlight w:val="none"/>
                <w:vertAlign w:val="baseline"/>
                <w:lang w:val="en-US" w:eastAsia="zh-CN"/>
              </w:rPr>
              <w:t>附件二：</w:t>
            </w:r>
          </w:p>
        </w:tc>
        <w:tc>
          <w:tcPr>
            <w:tcW w:w="6900" w:type="dxa"/>
          </w:tcPr>
          <w:p w14:paraId="3073A689">
            <w:pP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ru-RU" w:eastAsia="zh-CN"/>
              </w:rPr>
              <w:t>Приложение 2</w:t>
            </w:r>
            <w:r>
              <w:rPr>
                <w:rFonts w:hint="default" w:ascii="Times New Roman" w:hAnsi="Times New Roman" w:cs="Times New Roman"/>
                <w:sz w:val="24"/>
                <w:szCs w:val="24"/>
                <w:vertAlign w:val="baseline"/>
                <w:lang w:val="en-GB"/>
              </w:rPr>
              <w:t>:</w:t>
            </w:r>
          </w:p>
        </w:tc>
      </w:tr>
      <w:tr w14:paraId="2B3D3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79" w:type="dxa"/>
          </w:tcPr>
          <w:p w14:paraId="729E0684">
            <w:pPr>
              <w:adjustRightInd/>
              <w:snapToGrid/>
              <w:spacing w:after="313" w:afterLines="100" w:line="360" w:lineRule="auto"/>
              <w:jc w:val="center"/>
              <w:rPr>
                <w:vertAlign w:val="baseline"/>
              </w:rPr>
            </w:pPr>
            <w:r>
              <w:rPr>
                <w:rFonts w:hint="eastAsia" w:ascii="宋体" w:hAnsi="宋体" w:eastAsia="宋体" w:cs="宋体"/>
                <w:b w:val="0"/>
                <w:bCs w:val="0"/>
                <w:i w:val="0"/>
                <w:iCs w:val="0"/>
                <w:caps w:val="0"/>
                <w:color w:val="auto"/>
                <w:spacing w:val="0"/>
                <w:sz w:val="24"/>
                <w:szCs w:val="24"/>
                <w:highlight w:val="none"/>
                <w:vertAlign w:val="baseline"/>
                <w:lang w:val="en-US" w:eastAsia="zh-CN"/>
              </w:rPr>
              <w:t>垫付资金占用费确认单</w:t>
            </w:r>
          </w:p>
        </w:tc>
        <w:tc>
          <w:tcPr>
            <w:tcW w:w="6900" w:type="dxa"/>
          </w:tcPr>
          <w:p w14:paraId="4C2DE1E9">
            <w:pPr>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Акт подтверждения платы за использование авансовых средств</w:t>
            </w:r>
          </w:p>
        </w:tc>
      </w:tr>
      <w:tr w14:paraId="61263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79" w:type="dxa"/>
          </w:tcPr>
          <w:p w14:paraId="A4FCA29B">
            <w:pPr>
              <w:spacing w:line="360" w:lineRule="auto"/>
              <w:jc w:val="left"/>
              <w:rPr>
                <w:rFonts w:hint="eastAsia" w:ascii="宋体" w:hAnsi="宋体" w:eastAsia="宋体" w:cs="宋体"/>
                <w:sz w:val="24"/>
                <w:szCs w:val="24"/>
                <w:highlight w:val="none"/>
                <w:lang w:val="en-US"/>
              </w:rPr>
            </w:pPr>
            <w:r>
              <w:rPr>
                <w:rFonts w:hint="eastAsia" w:ascii="宋体" w:hAnsi="宋体" w:eastAsia="宋体" w:cs="宋体"/>
                <w:b w:val="0"/>
                <w:bCs w:val="0"/>
                <w:i w:val="0"/>
                <w:iCs w:val="0"/>
                <w:color w:val="auto"/>
                <w:sz w:val="24"/>
                <w:szCs w:val="24"/>
                <w:highlight w:val="none"/>
                <w:vertAlign w:val="baseline"/>
                <w:lang w:val="en-US" w:eastAsia="zh-CN"/>
              </w:rPr>
              <w:t>协议编号：</w:t>
            </w:r>
          </w:p>
          <w:p w14:paraId="258A4F53">
            <w:pPr>
              <w:spacing w:line="360" w:lineRule="auto"/>
              <w:jc w:val="left"/>
              <w:rPr>
                <w:vertAlign w:val="baseline"/>
              </w:rPr>
            </w:pPr>
            <w:r>
              <w:rPr>
                <w:rFonts w:hint="eastAsia" w:ascii="宋体" w:hAnsi="宋体" w:cs="宋体"/>
                <w:b w:val="0"/>
                <w:bCs w:val="0"/>
                <w:i w:val="0"/>
                <w:iCs w:val="0"/>
                <w:caps w:val="0"/>
                <w:color w:val="auto"/>
                <w:spacing w:val="0"/>
                <w:sz w:val="24"/>
                <w:szCs w:val="24"/>
                <w:highlight w:val="none"/>
                <w:vertAlign w:val="baseline"/>
                <w:lang w:val="en-US" w:eastAsia="zh-CN"/>
              </w:rPr>
              <w:t xml:space="preserve"> </w:t>
            </w:r>
            <w:r>
              <w:rPr>
                <w:rFonts w:hint="eastAsia" w:ascii="宋体" w:hAnsi="宋体" w:eastAsia="宋体" w:cs="宋体"/>
                <w:b w:val="0"/>
                <w:bCs w:val="0"/>
                <w:i w:val="0"/>
                <w:iCs w:val="0"/>
                <w:caps w:val="0"/>
                <w:color w:val="auto"/>
                <w:spacing w:val="0"/>
                <w:sz w:val="24"/>
                <w:szCs w:val="24"/>
                <w:highlight w:val="none"/>
                <w:vertAlign w:val="baseline"/>
                <w:lang w:val="en-US" w:eastAsia="zh-CN"/>
              </w:rPr>
              <w:t>订单编号：</w:t>
            </w:r>
          </w:p>
        </w:tc>
        <w:tc>
          <w:tcPr>
            <w:tcW w:w="6900" w:type="dxa"/>
            <w:shd w:val="clear" w:color="auto" w:fill="auto"/>
            <w:vAlign w:val="top"/>
          </w:tcPr>
          <w:p w14:paraId="4E01AEF4">
            <w:pPr>
              <w:jc w:val="left"/>
              <w:rPr>
                <w:rFonts w:hint="default" w:ascii="Times New Roman" w:hAnsi="Times New Roman" w:cs="Times New Roman"/>
                <w:sz w:val="24"/>
                <w:szCs w:val="32"/>
                <w:vertAlign w:val="baseline"/>
              </w:rPr>
            </w:pPr>
            <w:r>
              <w:rPr>
                <w:rFonts w:hint="default" w:ascii="Times New Roman" w:hAnsi="Times New Roman" w:cs="Times New Roman"/>
                <w:sz w:val="24"/>
                <w:szCs w:val="32"/>
                <w:vertAlign w:val="baseline"/>
                <w:lang w:val="ru-RU"/>
              </w:rPr>
              <w:t>С</w:t>
            </w:r>
            <w:r>
              <w:rPr>
                <w:rFonts w:hint="default" w:ascii="Times New Roman" w:hAnsi="Times New Roman" w:cs="Times New Roman"/>
                <w:sz w:val="24"/>
                <w:szCs w:val="32"/>
                <w:vertAlign w:val="baseline"/>
              </w:rPr>
              <w:t>оглашени</w:t>
            </w:r>
            <w:r>
              <w:rPr>
                <w:rFonts w:hint="default" w:ascii="Times New Roman" w:hAnsi="Times New Roman" w:cs="Times New Roman"/>
                <w:sz w:val="24"/>
                <w:szCs w:val="32"/>
                <w:vertAlign w:val="baseline"/>
                <w:lang w:val="ru-RU"/>
              </w:rPr>
              <w:t xml:space="preserve">е </w:t>
            </w:r>
            <w:r>
              <w:rPr>
                <w:rFonts w:hint="default" w:ascii="Times New Roman" w:hAnsi="Times New Roman" w:cs="Times New Roman"/>
                <w:sz w:val="24"/>
                <w:szCs w:val="32"/>
                <w:vertAlign w:val="baseline"/>
              </w:rPr>
              <w:t>№ :</w:t>
            </w:r>
          </w:p>
          <w:p w14:paraId="6E10084A">
            <w:pPr>
              <w:jc w:val="left"/>
              <w:rPr>
                <w:rFonts w:hint="default" w:ascii="Times New Roman" w:hAnsi="Times New Roman" w:eastAsia="宋体" w:cs="Times New Roman"/>
                <w:kern w:val="2"/>
                <w:sz w:val="24"/>
                <w:szCs w:val="32"/>
                <w:vertAlign w:val="baseline"/>
                <w:lang w:val="en-US" w:eastAsia="zh-CN" w:bidi="ar-SA"/>
              </w:rPr>
            </w:pPr>
            <w:r>
              <w:rPr>
                <w:rFonts w:hint="default" w:ascii="Times New Roman" w:hAnsi="Times New Roman" w:cs="Times New Roman"/>
                <w:sz w:val="24"/>
                <w:szCs w:val="32"/>
                <w:vertAlign w:val="baseline"/>
                <w:lang w:val="ru-RU"/>
              </w:rPr>
              <w:t>З</w:t>
            </w:r>
            <w:r>
              <w:rPr>
                <w:rFonts w:hint="default" w:ascii="Times New Roman" w:hAnsi="Times New Roman" w:cs="Times New Roman"/>
                <w:sz w:val="24"/>
                <w:szCs w:val="32"/>
                <w:vertAlign w:val="baseline"/>
              </w:rPr>
              <w:t>аказ</w:t>
            </w:r>
            <w:r>
              <w:rPr>
                <w:rFonts w:hint="default" w:ascii="Times New Roman" w:hAnsi="Times New Roman" w:cs="Times New Roman"/>
                <w:sz w:val="24"/>
                <w:szCs w:val="32"/>
                <w:vertAlign w:val="baseline"/>
                <w:lang w:val="ru-RU"/>
              </w:rPr>
              <w:t xml:space="preserve"> </w:t>
            </w:r>
            <w:r>
              <w:rPr>
                <w:rFonts w:hint="default" w:ascii="Times New Roman" w:hAnsi="Times New Roman" w:cs="Times New Roman"/>
                <w:sz w:val="24"/>
                <w:szCs w:val="32"/>
                <w:vertAlign w:val="baseline"/>
              </w:rPr>
              <w:t>№ :</w:t>
            </w:r>
          </w:p>
        </w:tc>
      </w:tr>
      <w:tr w14:paraId="75B2C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79" w:type="dxa"/>
          </w:tcPr>
          <w:p w14:paraId="FBFBA726">
            <w:pPr>
              <w:spacing w:before="313" w:line="239" w:lineRule="auto"/>
              <w:ind w:left="123" w:right="115" w:hanging="2"/>
              <w:rPr>
                <w:rFonts w:hint="eastAsia" w:ascii="宋体" w:hAnsi="宋体" w:eastAsia="宋体" w:cs="宋体"/>
                <w:color w:val="auto"/>
                <w:sz w:val="24"/>
                <w:szCs w:val="24"/>
                <w:highlight w:val="none"/>
              </w:rPr>
            </w:pPr>
            <w:r>
              <w:rPr>
                <w:rFonts w:hint="eastAsia" w:ascii="宋体" w:hAnsi="宋体" w:eastAsia="宋体" w:cs="宋体"/>
                <w:b w:val="0"/>
                <w:bCs w:val="0"/>
                <w:i w:val="0"/>
                <w:iCs w:val="0"/>
                <w:caps w:val="0"/>
                <w:color w:val="auto"/>
                <w:spacing w:val="0"/>
                <w:sz w:val="24"/>
                <w:szCs w:val="24"/>
                <w:highlight w:val="none"/>
                <w:vertAlign w:val="baseline"/>
                <w:lang w:val="en-US" w:eastAsia="zh-CN"/>
              </w:rPr>
              <w:t>兹乙方：</w:t>
            </w:r>
            <w:r>
              <w:rPr>
                <w:rFonts w:ascii="Times New Roman" w:hAnsi="Times New Roman" w:cs="Times New Roman"/>
                <w:b/>
                <w:sz w:val="22"/>
                <w:szCs w:val="22"/>
                <w:shd w:val="clear" w:color="auto" w:fill="FFFFFF"/>
                <w:lang w:val="en-US"/>
              </w:rPr>
              <w:t>AIRFLOT TECHNICS TH Ltd.</w:t>
            </w:r>
            <w:r>
              <w:rPr>
                <w:rFonts w:hint="eastAsia" w:ascii="宋体" w:hAnsi="宋体" w:eastAsia="宋体" w:cs="宋体"/>
                <w:b w:val="0"/>
                <w:bCs w:val="0"/>
                <w:i w:val="0"/>
                <w:iCs w:val="0"/>
                <w:caps w:val="0"/>
                <w:color w:val="auto"/>
                <w:spacing w:val="0"/>
                <w:sz w:val="24"/>
                <w:szCs w:val="24"/>
                <w:highlight w:val="none"/>
                <w:vertAlign w:val="baseline"/>
                <w:lang w:val="en-US" w:eastAsia="zh-CN"/>
              </w:rPr>
              <w:t>委托甲方：</w:t>
            </w:r>
            <w:r>
              <w:rPr>
                <w:rFonts w:ascii="宋体" w:hAnsi="宋体" w:eastAsia="宋体" w:cs="宋体"/>
                <w:spacing w:val="-1"/>
                <w:sz w:val="24"/>
                <w:szCs w:val="24"/>
              </w:rPr>
              <w:t>智鏈通達供應鏈管理有限</w:t>
            </w:r>
            <w:r>
              <w:rPr>
                <w:rFonts w:ascii="宋体" w:hAnsi="宋体" w:eastAsia="宋体" w:cs="宋体"/>
                <w:spacing w:val="-5"/>
                <w:sz w:val="24"/>
                <w:szCs w:val="24"/>
              </w:rPr>
              <w:t>公司</w:t>
            </w:r>
            <w:r>
              <w:rPr>
                <w:rFonts w:hint="eastAsia" w:ascii="宋体" w:hAnsi="宋体" w:eastAsia="宋体" w:cs="宋体"/>
                <w:b w:val="0"/>
                <w:bCs w:val="0"/>
                <w:i w:val="0"/>
                <w:iCs w:val="0"/>
                <w:caps w:val="0"/>
                <w:color w:val="auto"/>
                <w:spacing w:val="0"/>
                <w:sz w:val="24"/>
                <w:szCs w:val="24"/>
                <w:highlight w:val="none"/>
                <w:vertAlign w:val="baseline"/>
                <w:lang w:val="en-US" w:eastAsia="zh-CN"/>
              </w:rPr>
              <w:t xml:space="preserve">承担的项目： </w:t>
            </w:r>
            <w:r>
              <w:rPr>
                <w:rFonts w:hint="eastAsia" w:ascii="宋体" w:hAnsi="宋体" w:eastAsia="宋体" w:cs="宋体"/>
                <w:b w:val="0"/>
                <w:bCs w:val="0"/>
                <w:i w:val="0"/>
                <w:iCs w:val="0"/>
                <w:caps w:val="0"/>
                <w:color w:val="auto"/>
                <w:spacing w:val="0"/>
                <w:sz w:val="24"/>
                <w:szCs w:val="24"/>
                <w:highlight w:val="none"/>
                <w:u w:val="single" w:color="auto"/>
                <w:vertAlign w:val="baseline"/>
                <w:lang w:val="en-US" w:eastAsia="zh-CN"/>
              </w:rPr>
              <w:t xml:space="preserve"> </w:t>
            </w:r>
            <w:r>
              <w:rPr>
                <w:rFonts w:hint="default" w:ascii="宋体" w:hAnsi="宋体" w:eastAsia="宋体" w:cs="宋体"/>
                <w:b w:val="0"/>
                <w:bCs w:val="0"/>
                <w:i w:val="0"/>
                <w:iCs w:val="0"/>
                <w:caps w:val="0"/>
                <w:color w:val="auto"/>
                <w:spacing w:val="0"/>
                <w:sz w:val="24"/>
                <w:szCs w:val="24"/>
                <w:highlight w:val="none"/>
                <w:u w:val="single" w:color="auto"/>
                <w:vertAlign w:val="baseline"/>
                <w:lang w:val="en-US" w:eastAsia="zh-CN"/>
              </w:rPr>
              <w:t>进口应付账款</w:t>
            </w:r>
            <w:r>
              <w:rPr>
                <w:rFonts w:hint="eastAsia" w:ascii="宋体" w:hAnsi="宋体" w:eastAsia="宋体" w:cs="宋体"/>
                <w:b w:val="0"/>
                <w:bCs w:val="0"/>
                <w:i w:val="0"/>
                <w:iCs w:val="0"/>
                <w:caps w:val="0"/>
                <w:color w:val="auto"/>
                <w:spacing w:val="0"/>
                <w:sz w:val="24"/>
                <w:szCs w:val="24"/>
                <w:highlight w:val="none"/>
                <w:u w:val="single" w:color="auto"/>
                <w:vertAlign w:val="baseline"/>
                <w:lang w:val="en-US" w:eastAsia="zh-CN"/>
              </w:rPr>
              <w:t xml:space="preserve">垫付服务 </w:t>
            </w:r>
            <w:r>
              <w:rPr>
                <w:rFonts w:hint="eastAsia" w:ascii="宋体" w:hAnsi="宋体" w:eastAsia="宋体" w:cs="宋体"/>
                <w:b w:val="0"/>
                <w:bCs w:val="0"/>
                <w:i w:val="0"/>
                <w:iCs w:val="0"/>
                <w:caps w:val="0"/>
                <w:color w:val="auto"/>
                <w:spacing w:val="0"/>
                <w:sz w:val="24"/>
                <w:szCs w:val="24"/>
                <w:highlight w:val="none"/>
                <w:vertAlign w:val="baseline"/>
                <w:lang w:val="en-US" w:eastAsia="zh-CN"/>
              </w:rPr>
              <w:t xml:space="preserve"> ，自   年   月   日至    年  </w:t>
            </w:r>
            <w:r>
              <w:rPr>
                <w:rFonts w:hint="eastAsia" w:ascii="宋体" w:hAnsi="宋体" w:cs="宋体"/>
                <w:b w:val="0"/>
                <w:bCs w:val="0"/>
                <w:i w:val="0"/>
                <w:iCs w:val="0"/>
                <w:caps w:val="0"/>
                <w:color w:val="auto"/>
                <w:spacing w:val="0"/>
                <w:sz w:val="24"/>
                <w:szCs w:val="24"/>
                <w:highlight w:val="none"/>
                <w:vertAlign w:val="baseline"/>
                <w:lang w:val="en-US" w:eastAsia="zh-CN"/>
              </w:rPr>
              <w:t xml:space="preserve"> </w:t>
            </w:r>
            <w:r>
              <w:rPr>
                <w:rFonts w:hint="eastAsia" w:ascii="宋体" w:hAnsi="宋体" w:eastAsia="宋体" w:cs="宋体"/>
                <w:b w:val="0"/>
                <w:bCs w:val="0"/>
                <w:i w:val="0"/>
                <w:iCs w:val="0"/>
                <w:caps w:val="0"/>
                <w:color w:val="auto"/>
                <w:spacing w:val="0"/>
                <w:sz w:val="24"/>
                <w:szCs w:val="24"/>
                <w:highlight w:val="none"/>
                <w:vertAlign w:val="baseline"/>
                <w:lang w:val="en-US" w:eastAsia="zh-CN"/>
              </w:rPr>
              <w:t xml:space="preserve">月 </w:t>
            </w:r>
            <w:r>
              <w:rPr>
                <w:rFonts w:hint="eastAsia" w:ascii="宋体" w:hAnsi="宋体" w:cs="宋体"/>
                <w:b w:val="0"/>
                <w:bCs w:val="0"/>
                <w:i w:val="0"/>
                <w:iCs w:val="0"/>
                <w:caps w:val="0"/>
                <w:color w:val="auto"/>
                <w:spacing w:val="0"/>
                <w:sz w:val="24"/>
                <w:szCs w:val="24"/>
                <w:highlight w:val="none"/>
                <w:vertAlign w:val="baseline"/>
                <w:lang w:val="en-US" w:eastAsia="zh-CN"/>
              </w:rPr>
              <w:t xml:space="preserve"> </w:t>
            </w:r>
            <w:r>
              <w:rPr>
                <w:rFonts w:hint="eastAsia" w:ascii="宋体" w:hAnsi="宋体" w:eastAsia="宋体" w:cs="宋体"/>
                <w:b w:val="0"/>
                <w:bCs w:val="0"/>
                <w:i w:val="0"/>
                <w:iCs w:val="0"/>
                <w:caps w:val="0"/>
                <w:color w:val="auto"/>
                <w:spacing w:val="0"/>
                <w:sz w:val="24"/>
                <w:szCs w:val="24"/>
                <w:highlight w:val="none"/>
                <w:vertAlign w:val="baseline"/>
                <w:lang w:val="en-US" w:eastAsia="zh-CN"/>
              </w:rPr>
              <w:t xml:space="preserve"> 日期间，乙方已提供甲方所需材料和相关服务，并根据《</w:t>
            </w:r>
            <w:r>
              <w:rPr>
                <w:rFonts w:hint="default" w:ascii="宋体" w:hAnsi="宋体" w:eastAsia="宋体" w:cs="宋体"/>
                <w:b w:val="0"/>
                <w:bCs w:val="0"/>
                <w:i w:val="0"/>
                <w:iCs w:val="0"/>
                <w:caps w:val="0"/>
                <w:color w:val="auto"/>
                <w:spacing w:val="0"/>
                <w:sz w:val="24"/>
                <w:szCs w:val="24"/>
                <w:highlight w:val="none"/>
                <w:vertAlign w:val="baseline"/>
                <w:lang w:val="en-US" w:eastAsia="zh-CN"/>
              </w:rPr>
              <w:t>代理</w:t>
            </w:r>
            <w:r>
              <w:rPr>
                <w:rFonts w:hint="eastAsia" w:ascii="宋体" w:hAnsi="宋体" w:eastAsia="宋体" w:cs="宋体"/>
                <w:b w:val="0"/>
                <w:bCs w:val="0"/>
                <w:i w:val="0"/>
                <w:iCs w:val="0"/>
                <w:caps w:val="0"/>
                <w:color w:val="auto"/>
                <w:spacing w:val="0"/>
                <w:sz w:val="24"/>
                <w:szCs w:val="24"/>
                <w:highlight w:val="none"/>
                <w:vertAlign w:val="baseline"/>
                <w:lang w:val="en-US" w:eastAsia="zh-CN"/>
              </w:rPr>
              <w:t>出口垫付框架协议》结算如下：</w:t>
            </w:r>
          </w:p>
          <w:p w14:paraId="17750A3C">
            <w:pPr>
              <w:adjustRightInd/>
              <w:snapToGrid/>
              <w:spacing w:line="360" w:lineRule="auto"/>
              <w:ind w:firstLine="480" w:firstLineChars="200"/>
              <w:jc w:val="left"/>
              <w:rPr>
                <w:vertAlign w:val="baseline"/>
              </w:rPr>
            </w:pPr>
            <w:r>
              <w:rPr>
                <w:rFonts w:hint="eastAsia" w:ascii="宋体" w:hAnsi="宋体" w:eastAsia="宋体" w:cs="宋体"/>
                <w:b w:val="0"/>
                <w:bCs w:val="0"/>
                <w:i w:val="0"/>
                <w:iCs w:val="0"/>
                <w:caps w:val="0"/>
                <w:color w:val="auto"/>
                <w:spacing w:val="0"/>
                <w:sz w:val="24"/>
                <w:szCs w:val="24"/>
                <w:highlight w:val="none"/>
                <w:vertAlign w:val="baseline"/>
                <w:lang w:val="en-US" w:eastAsia="zh-CN"/>
              </w:rPr>
              <w:t>单位：人民币元</w:t>
            </w:r>
          </w:p>
        </w:tc>
        <w:tc>
          <w:tcPr>
            <w:tcW w:w="6900" w:type="dxa"/>
          </w:tcPr>
          <w:p w14:paraId="32D90606">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Сторона Б </w:t>
            </w:r>
            <w:r>
              <w:rPr>
                <w:rFonts w:hint="default" w:ascii="Times New Roman" w:hAnsi="Times New Roman" w:cs="Times New Roman"/>
                <w:b/>
                <w:sz w:val="22"/>
                <w:szCs w:val="22"/>
                <w:shd w:val="clear" w:color="auto" w:fill="FFFFFF"/>
                <w:lang w:val="en-US"/>
              </w:rPr>
              <w:t>ООО «ТД ЭЙРФЛОТ ТЕХНИКС»</w:t>
            </w:r>
            <w:r>
              <w:rPr>
                <w:rFonts w:hint="default" w:ascii="Times New Roman" w:hAnsi="Times New Roman" w:cs="Times New Roman"/>
                <w:sz w:val="24"/>
                <w:szCs w:val="24"/>
                <w:vertAlign w:val="baseline"/>
              </w:rPr>
              <w:t xml:space="preserve"> поручает Стороне А СМАРТЧЭЙН НЕКСУС ЛИМИТЕД— </w:t>
            </w:r>
            <w:r>
              <w:rPr>
                <w:rFonts w:hint="eastAsia" w:ascii="Times New Roman" w:hAnsi="Times New Roman" w:cs="Times New Roman"/>
                <w:sz w:val="24"/>
                <w:szCs w:val="24"/>
                <w:vertAlign w:val="baseline"/>
                <w:lang w:val="en-US" w:eastAsia="zh-CN"/>
              </w:rPr>
              <w:t>__________________________</w:t>
            </w:r>
            <w:r>
              <w:rPr>
                <w:rFonts w:hint="default" w:ascii="Times New Roman" w:hAnsi="Times New Roman" w:cs="Times New Roman"/>
                <w:sz w:val="24"/>
                <w:szCs w:val="24"/>
                <w:vertAlign w:val="baseline"/>
              </w:rPr>
              <w:t xml:space="preserve"> г. Шэньян оказать услугу предварительной оплаты импортной кредиторской задолженности.</w:t>
            </w:r>
          </w:p>
          <w:p w14:paraId="6483128B">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В период с ..___ г. по ..___ г. Сторона Б предоставила все требуемые документы. В соответствии с Рамочным соглашением об агентском авансировании стороны производят взаиморасчёты следующим образом:</w:t>
            </w:r>
          </w:p>
          <w:p w14:paraId="56D469A7">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 </w:t>
            </w:r>
          </w:p>
          <w:p w14:paraId="590219EC">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ru-RU" w:eastAsia="zh-CN"/>
              </w:rPr>
              <w:t>Валюта</w:t>
            </w:r>
            <w:r>
              <w:rPr>
                <w:rFonts w:hint="default" w:ascii="Times New Roman" w:hAnsi="Times New Roman" w:cs="Times New Roman"/>
                <w:sz w:val="24"/>
                <w:szCs w:val="24"/>
                <w:vertAlign w:val="baseline"/>
              </w:rPr>
              <w:t>: Китайский юань</w:t>
            </w:r>
          </w:p>
        </w:tc>
      </w:tr>
    </w:tbl>
    <w:p w14:paraId="63BC7C52"/>
    <w:tbl>
      <w:tblPr>
        <w:tblStyle w:val="3"/>
        <w:tblW w:w="0" w:type="auto"/>
        <w:tblInd w:w="0" w:type="dxa"/>
        <w:tblLayout w:type="fixed"/>
        <w:tblCellMar>
          <w:top w:w="0" w:type="dxa"/>
          <w:left w:w="108" w:type="dxa"/>
          <w:bottom w:w="0" w:type="dxa"/>
          <w:right w:w="108" w:type="dxa"/>
        </w:tblCellMar>
      </w:tblPr>
      <w:tblGrid>
        <w:gridCol w:w="2799"/>
        <w:gridCol w:w="2799"/>
        <w:gridCol w:w="2799"/>
      </w:tblGrid>
      <w:tr w14:paraId="28054FEE">
        <w:tblPrEx>
          <w:tblCellMar>
            <w:top w:w="0" w:type="dxa"/>
            <w:left w:w="108" w:type="dxa"/>
            <w:bottom w:w="0" w:type="dxa"/>
            <w:right w:w="108" w:type="dxa"/>
          </w:tblCellMar>
        </w:tblPrEx>
        <w:tc>
          <w:tcPr>
            <w:tcW w:w="279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81408EF">
            <w:pPr>
              <w:adjustRightInd/>
              <w:snapToGrid/>
              <w:spacing w:line="360" w:lineRule="auto"/>
              <w:ind w:left="0" w:firstLine="480" w:firstLineChars="200"/>
              <w:jc w:val="left"/>
              <w:rPr>
                <w:rFonts w:hint="eastAsia" w:ascii="宋体" w:hAnsi="宋体" w:eastAsia="宋体" w:cs="宋体"/>
                <w:b w:val="0"/>
                <w:bCs w:val="0"/>
                <w:i w:val="0"/>
                <w:iCs w:val="0"/>
                <w:caps w:val="0"/>
                <w:color w:val="auto"/>
                <w:spacing w:val="0"/>
                <w:sz w:val="24"/>
                <w:szCs w:val="24"/>
                <w:highlight w:val="none"/>
                <w:vertAlign w:val="baseline"/>
                <w:lang w:val="en-US" w:eastAsia="zh-CN"/>
              </w:rPr>
            </w:pPr>
            <w:r>
              <w:rPr>
                <w:rFonts w:hint="eastAsia" w:ascii="宋体" w:hAnsi="宋体" w:eastAsia="宋体" w:cs="宋体"/>
                <w:b w:val="0"/>
                <w:bCs w:val="0"/>
                <w:i w:val="0"/>
                <w:iCs w:val="0"/>
                <w:caps w:val="0"/>
                <w:color w:val="auto"/>
                <w:spacing w:val="0"/>
                <w:sz w:val="24"/>
                <w:szCs w:val="24"/>
                <w:highlight w:val="none"/>
                <w:vertAlign w:val="baseline"/>
                <w:lang w:val="en-US" w:eastAsia="zh-CN"/>
              </w:rPr>
              <w:t>服务相关编号</w:t>
            </w:r>
          </w:p>
          <w:p w14:paraId="1A4F772F">
            <w:pPr>
              <w:adjustRightInd/>
              <w:snapToGrid/>
              <w:spacing w:line="360" w:lineRule="auto"/>
              <w:ind w:left="0" w:firstLine="480" w:firstLineChars="200"/>
              <w:jc w:val="left"/>
              <w:rPr>
                <w:rFonts w:hint="eastAsia" w:ascii="宋体" w:hAnsi="宋体" w:eastAsia="宋体" w:cs="宋体"/>
                <w:b w:val="0"/>
                <w:bCs w:val="0"/>
                <w:i w:val="0"/>
                <w:iCs w:val="0"/>
                <w:caps w:val="0"/>
                <w:color w:val="auto"/>
                <w:spacing w:val="0"/>
                <w:sz w:val="24"/>
                <w:szCs w:val="24"/>
                <w:highlight w:val="none"/>
                <w:vertAlign w:val="baseline"/>
                <w:lang w:val="en-US" w:eastAsia="zh-CN"/>
              </w:rPr>
            </w:pPr>
            <w:r>
              <w:rPr>
                <w:rFonts w:hint="default" w:ascii="Times New Roman" w:hAnsi="Times New Roman" w:eastAsia="宋体" w:cs="Times New Roman"/>
                <w:b w:val="0"/>
                <w:bCs w:val="0"/>
                <w:i w:val="0"/>
                <w:iCs w:val="0"/>
                <w:caps w:val="0"/>
                <w:color w:val="auto"/>
                <w:spacing w:val="0"/>
                <w:sz w:val="24"/>
                <w:szCs w:val="24"/>
                <w:highlight w:val="none"/>
                <w:vertAlign w:val="baseline"/>
                <w:lang w:val="en-US" w:eastAsia="zh-CN"/>
              </w:rPr>
              <w:t>Номер по обслуживанию</w:t>
            </w:r>
          </w:p>
        </w:tc>
        <w:tc>
          <w:tcPr>
            <w:tcW w:w="279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ACD34AF">
            <w:pPr>
              <w:adjustRightInd/>
              <w:snapToGrid/>
              <w:spacing w:line="360" w:lineRule="auto"/>
              <w:ind w:left="0" w:firstLine="480" w:firstLineChars="200"/>
              <w:jc w:val="left"/>
              <w:rPr>
                <w:rFonts w:hint="eastAsia" w:ascii="宋体" w:hAnsi="宋体" w:eastAsia="宋体" w:cs="宋体"/>
                <w:b w:val="0"/>
                <w:bCs w:val="0"/>
                <w:i w:val="0"/>
                <w:iCs w:val="0"/>
                <w:caps w:val="0"/>
                <w:color w:val="auto"/>
                <w:spacing w:val="0"/>
                <w:sz w:val="24"/>
                <w:szCs w:val="24"/>
                <w:highlight w:val="none"/>
                <w:vertAlign w:val="baseline"/>
                <w:lang w:val="en-US" w:eastAsia="zh-CN"/>
              </w:rPr>
            </w:pPr>
            <w:r>
              <w:rPr>
                <w:rFonts w:hint="eastAsia" w:ascii="宋体" w:hAnsi="宋体" w:eastAsia="宋体" w:cs="宋体"/>
                <w:b w:val="0"/>
                <w:bCs w:val="0"/>
                <w:i w:val="0"/>
                <w:iCs w:val="0"/>
                <w:caps w:val="0"/>
                <w:color w:val="auto"/>
                <w:spacing w:val="0"/>
                <w:sz w:val="24"/>
                <w:szCs w:val="24"/>
                <w:highlight w:val="none"/>
                <w:vertAlign w:val="baseline"/>
                <w:lang w:val="en-US" w:eastAsia="zh-CN"/>
              </w:rPr>
              <w:t>服务费用类别</w:t>
            </w:r>
          </w:p>
          <w:p w14:paraId="134E5F12">
            <w:pPr>
              <w:adjustRightInd/>
              <w:snapToGrid/>
              <w:spacing w:line="360" w:lineRule="auto"/>
              <w:ind w:left="0" w:firstLine="480" w:firstLineChars="200"/>
              <w:jc w:val="left"/>
              <w:rPr>
                <w:rFonts w:hint="eastAsia" w:ascii="宋体" w:hAnsi="宋体" w:eastAsia="宋体" w:cs="宋体"/>
                <w:b w:val="0"/>
                <w:bCs w:val="0"/>
                <w:i w:val="0"/>
                <w:iCs w:val="0"/>
                <w:caps w:val="0"/>
                <w:color w:val="auto"/>
                <w:spacing w:val="0"/>
                <w:sz w:val="24"/>
                <w:szCs w:val="24"/>
                <w:highlight w:val="none"/>
                <w:vertAlign w:val="baseline"/>
                <w:lang w:val="en-US" w:eastAsia="zh-CN"/>
              </w:rPr>
            </w:pPr>
            <w:r>
              <w:rPr>
                <w:rFonts w:hint="default" w:ascii="Times New Roman" w:hAnsi="Times New Roman" w:eastAsia="宋体" w:cs="Times New Roman"/>
                <w:b w:val="0"/>
                <w:bCs w:val="0"/>
                <w:i w:val="0"/>
                <w:iCs w:val="0"/>
                <w:caps w:val="0"/>
                <w:color w:val="auto"/>
                <w:spacing w:val="0"/>
                <w:sz w:val="24"/>
                <w:szCs w:val="24"/>
                <w:highlight w:val="none"/>
                <w:vertAlign w:val="baseline"/>
                <w:lang w:val="en-US" w:eastAsia="zh-CN"/>
              </w:rPr>
              <w:t>Категория платежей за услуги</w:t>
            </w:r>
          </w:p>
        </w:tc>
        <w:tc>
          <w:tcPr>
            <w:tcW w:w="279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071D951">
            <w:pPr>
              <w:adjustRightInd/>
              <w:snapToGrid/>
              <w:spacing w:line="360" w:lineRule="auto"/>
              <w:ind w:left="0" w:firstLine="480" w:firstLineChars="200"/>
              <w:jc w:val="left"/>
              <w:rPr>
                <w:rFonts w:hint="eastAsia" w:ascii="宋体" w:hAnsi="宋体" w:eastAsia="宋体" w:cs="宋体"/>
                <w:b w:val="0"/>
                <w:bCs w:val="0"/>
                <w:i w:val="0"/>
                <w:iCs w:val="0"/>
                <w:caps w:val="0"/>
                <w:color w:val="auto"/>
                <w:spacing w:val="0"/>
                <w:sz w:val="24"/>
                <w:szCs w:val="24"/>
                <w:highlight w:val="none"/>
                <w:vertAlign w:val="baseline"/>
                <w:lang w:val="en-US" w:eastAsia="zh-CN"/>
              </w:rPr>
            </w:pPr>
            <w:r>
              <w:rPr>
                <w:rFonts w:hint="eastAsia" w:ascii="宋体" w:hAnsi="宋体" w:eastAsia="宋体" w:cs="宋体"/>
                <w:b w:val="0"/>
                <w:bCs w:val="0"/>
                <w:i w:val="0"/>
                <w:iCs w:val="0"/>
                <w:caps w:val="0"/>
                <w:color w:val="auto"/>
                <w:spacing w:val="0"/>
                <w:sz w:val="24"/>
                <w:szCs w:val="24"/>
                <w:highlight w:val="none"/>
                <w:vertAlign w:val="baseline"/>
                <w:lang w:val="en-US" w:eastAsia="zh-CN"/>
              </w:rPr>
              <w:t>服务费用金额</w:t>
            </w:r>
          </w:p>
          <w:p w14:paraId="15F33335">
            <w:pPr>
              <w:adjustRightInd/>
              <w:snapToGrid/>
              <w:spacing w:line="360" w:lineRule="auto"/>
              <w:ind w:left="0" w:firstLine="480" w:firstLineChars="200"/>
              <w:jc w:val="left"/>
              <w:rPr>
                <w:rFonts w:hint="eastAsia" w:ascii="宋体" w:hAnsi="宋体" w:eastAsia="宋体" w:cs="宋体"/>
                <w:b w:val="0"/>
                <w:bCs w:val="0"/>
                <w:i w:val="0"/>
                <w:iCs w:val="0"/>
                <w:caps w:val="0"/>
                <w:color w:val="auto"/>
                <w:spacing w:val="0"/>
                <w:sz w:val="24"/>
                <w:szCs w:val="24"/>
                <w:highlight w:val="none"/>
                <w:vertAlign w:val="baseline"/>
                <w:lang w:val="en-US" w:eastAsia="zh-CN"/>
              </w:rPr>
            </w:pPr>
            <w:r>
              <w:rPr>
                <w:rFonts w:hint="default" w:ascii="Times New Roman" w:hAnsi="Times New Roman" w:eastAsia="宋体" w:cs="Times New Roman"/>
                <w:b w:val="0"/>
                <w:bCs w:val="0"/>
                <w:i w:val="0"/>
                <w:iCs w:val="0"/>
                <w:caps w:val="0"/>
                <w:color w:val="auto"/>
                <w:spacing w:val="0"/>
                <w:sz w:val="24"/>
                <w:szCs w:val="24"/>
                <w:highlight w:val="none"/>
                <w:vertAlign w:val="baseline"/>
                <w:lang w:val="en-US" w:eastAsia="zh-CN"/>
              </w:rPr>
              <w:t>Сумма платы за услуги</w:t>
            </w:r>
          </w:p>
        </w:tc>
      </w:tr>
      <w:tr w14:paraId="694866B4">
        <w:tblPrEx>
          <w:tblCellMar>
            <w:top w:w="0" w:type="dxa"/>
            <w:left w:w="108" w:type="dxa"/>
            <w:bottom w:w="0" w:type="dxa"/>
            <w:right w:w="108" w:type="dxa"/>
          </w:tblCellMar>
        </w:tblPrEx>
        <w:tc>
          <w:tcPr>
            <w:tcW w:w="279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9064E01">
            <w:pPr>
              <w:adjustRightInd/>
              <w:snapToGrid/>
              <w:spacing w:line="360" w:lineRule="auto"/>
              <w:ind w:left="0" w:firstLine="480" w:firstLineChars="200"/>
              <w:jc w:val="left"/>
              <w:rPr>
                <w:rFonts w:hint="eastAsia" w:ascii="宋体" w:hAnsi="宋体" w:eastAsia="宋体" w:cs="宋体"/>
                <w:color w:val="auto"/>
                <w:sz w:val="24"/>
                <w:szCs w:val="24"/>
                <w:highlight w:val="none"/>
                <w:lang w:val="en-US" w:eastAsia="zh-CN"/>
              </w:rPr>
            </w:pPr>
          </w:p>
        </w:tc>
        <w:tc>
          <w:tcPr>
            <w:tcW w:w="279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A787FE1">
            <w:pPr>
              <w:adjustRightInd/>
              <w:snapToGrid/>
              <w:spacing w:line="360" w:lineRule="auto"/>
              <w:ind w:left="0" w:firstLine="480" w:firstLineChars="200"/>
              <w:jc w:val="left"/>
              <w:rPr>
                <w:rFonts w:hint="eastAsia" w:ascii="宋体" w:hAnsi="宋体" w:eastAsia="宋体" w:cs="宋体"/>
                <w:color w:val="auto"/>
                <w:sz w:val="24"/>
                <w:szCs w:val="24"/>
                <w:highlight w:val="none"/>
                <w:lang w:val="en-US" w:eastAsia="zh-CN"/>
              </w:rPr>
            </w:pPr>
          </w:p>
        </w:tc>
        <w:tc>
          <w:tcPr>
            <w:tcW w:w="279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B217FC2">
            <w:pPr>
              <w:adjustRightInd/>
              <w:snapToGrid/>
              <w:spacing w:line="360" w:lineRule="auto"/>
              <w:ind w:left="0" w:firstLine="480" w:firstLineChars="200"/>
              <w:jc w:val="left"/>
              <w:rPr>
                <w:rFonts w:hint="eastAsia" w:ascii="宋体" w:hAnsi="宋体" w:eastAsia="宋体" w:cs="宋体"/>
                <w:color w:val="auto"/>
                <w:sz w:val="24"/>
                <w:szCs w:val="24"/>
                <w:highlight w:val="none"/>
                <w:lang w:val="en-US" w:eastAsia="zh-CN"/>
              </w:rPr>
            </w:pPr>
          </w:p>
        </w:tc>
      </w:tr>
      <w:tr w14:paraId="23C4612E">
        <w:tblPrEx>
          <w:tblCellMar>
            <w:top w:w="0" w:type="dxa"/>
            <w:left w:w="108" w:type="dxa"/>
            <w:bottom w:w="0" w:type="dxa"/>
            <w:right w:w="108" w:type="dxa"/>
          </w:tblCellMar>
        </w:tblPrEx>
        <w:tc>
          <w:tcPr>
            <w:tcW w:w="279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E147652">
            <w:pPr>
              <w:adjustRightInd/>
              <w:snapToGrid/>
              <w:spacing w:line="360" w:lineRule="auto"/>
              <w:ind w:left="0" w:firstLine="480" w:firstLineChars="200"/>
              <w:jc w:val="left"/>
              <w:rPr>
                <w:rFonts w:hint="eastAsia" w:ascii="宋体" w:hAnsi="宋体" w:eastAsia="宋体" w:cs="宋体"/>
                <w:color w:val="auto"/>
                <w:sz w:val="24"/>
                <w:szCs w:val="24"/>
                <w:highlight w:val="none"/>
                <w:lang w:val="en-US" w:eastAsia="zh-CN"/>
              </w:rPr>
            </w:pPr>
          </w:p>
        </w:tc>
        <w:tc>
          <w:tcPr>
            <w:tcW w:w="279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8F7D6E8">
            <w:pPr>
              <w:adjustRightInd/>
              <w:snapToGrid/>
              <w:spacing w:line="360" w:lineRule="auto"/>
              <w:ind w:left="0" w:firstLine="480" w:firstLineChars="200"/>
              <w:jc w:val="left"/>
              <w:rPr>
                <w:rFonts w:hint="eastAsia" w:ascii="宋体" w:hAnsi="宋体" w:eastAsia="宋体" w:cs="宋体"/>
                <w:color w:val="auto"/>
                <w:sz w:val="24"/>
                <w:szCs w:val="24"/>
                <w:highlight w:val="none"/>
                <w:lang w:val="en-US" w:eastAsia="zh-CN"/>
              </w:rPr>
            </w:pPr>
          </w:p>
        </w:tc>
        <w:tc>
          <w:tcPr>
            <w:tcW w:w="279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3CDD0EF">
            <w:pPr>
              <w:adjustRightInd/>
              <w:snapToGrid/>
              <w:spacing w:line="360" w:lineRule="auto"/>
              <w:ind w:left="0" w:firstLine="480" w:firstLineChars="200"/>
              <w:jc w:val="left"/>
              <w:rPr>
                <w:rFonts w:hint="eastAsia" w:ascii="宋体" w:hAnsi="宋体" w:eastAsia="宋体" w:cs="宋体"/>
                <w:color w:val="auto"/>
                <w:sz w:val="24"/>
                <w:szCs w:val="24"/>
                <w:highlight w:val="none"/>
                <w:lang w:val="en-US" w:eastAsia="zh-CN"/>
              </w:rPr>
            </w:pPr>
          </w:p>
        </w:tc>
      </w:tr>
      <w:tr w14:paraId="53F48181">
        <w:tblPrEx>
          <w:tblCellMar>
            <w:top w:w="0" w:type="dxa"/>
            <w:left w:w="108" w:type="dxa"/>
            <w:bottom w:w="0" w:type="dxa"/>
            <w:right w:w="108" w:type="dxa"/>
          </w:tblCellMar>
        </w:tblPrEx>
        <w:tc>
          <w:tcPr>
            <w:tcW w:w="279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A8F3686">
            <w:pPr>
              <w:adjustRightInd/>
              <w:snapToGrid/>
              <w:spacing w:line="360" w:lineRule="auto"/>
              <w:jc w:val="left"/>
              <w:rPr>
                <w:rFonts w:hint="eastAsia" w:ascii="宋体" w:hAnsi="宋体" w:eastAsia="宋体" w:cs="宋体"/>
                <w:color w:val="auto"/>
                <w:sz w:val="24"/>
                <w:szCs w:val="24"/>
                <w:highlight w:val="none"/>
                <w:lang w:val="en-US" w:eastAsia="zh-CN"/>
              </w:rPr>
            </w:pPr>
          </w:p>
        </w:tc>
        <w:tc>
          <w:tcPr>
            <w:tcW w:w="279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CE7E0C4">
            <w:pPr>
              <w:adjustRightInd/>
              <w:snapToGrid/>
              <w:spacing w:line="360" w:lineRule="auto"/>
              <w:ind w:left="0" w:firstLine="480" w:firstLineChars="200"/>
              <w:jc w:val="left"/>
              <w:rPr>
                <w:rFonts w:hint="eastAsia" w:ascii="宋体" w:hAnsi="宋体" w:eastAsia="宋体" w:cs="宋体"/>
                <w:color w:val="auto"/>
                <w:sz w:val="24"/>
                <w:szCs w:val="24"/>
                <w:highlight w:val="none"/>
                <w:lang w:val="en-US" w:eastAsia="zh-CN"/>
              </w:rPr>
            </w:pPr>
          </w:p>
        </w:tc>
        <w:tc>
          <w:tcPr>
            <w:tcW w:w="279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50CDE00">
            <w:pPr>
              <w:adjustRightInd/>
              <w:snapToGrid/>
              <w:spacing w:line="360" w:lineRule="auto"/>
              <w:ind w:left="0" w:firstLine="480" w:firstLineChars="200"/>
              <w:jc w:val="left"/>
              <w:rPr>
                <w:rFonts w:hint="eastAsia" w:ascii="宋体" w:hAnsi="宋体" w:eastAsia="宋体" w:cs="宋体"/>
                <w:color w:val="auto"/>
                <w:sz w:val="24"/>
                <w:szCs w:val="24"/>
                <w:highlight w:val="none"/>
                <w:lang w:val="en-US" w:eastAsia="zh-CN"/>
              </w:rPr>
            </w:pPr>
          </w:p>
        </w:tc>
      </w:tr>
      <w:tr w14:paraId="3D7C0E3B">
        <w:tblPrEx>
          <w:tblCellMar>
            <w:top w:w="0" w:type="dxa"/>
            <w:left w:w="108" w:type="dxa"/>
            <w:bottom w:w="0" w:type="dxa"/>
            <w:right w:w="108" w:type="dxa"/>
          </w:tblCellMar>
        </w:tblPrEx>
        <w:tc>
          <w:tcPr>
            <w:tcW w:w="8397"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4357BFA">
            <w:pPr>
              <w:adjustRightInd/>
              <w:snapToGrid/>
              <w:spacing w:line="360" w:lineRule="auto"/>
              <w:ind w:left="0" w:firstLine="480" w:firstLineChars="200"/>
              <w:jc w:val="left"/>
              <w:rPr>
                <w:rFonts w:hint="default" w:ascii="宋体" w:hAnsi="宋体" w:eastAsia="宋体" w:cs="宋体"/>
                <w:color w:val="auto"/>
                <w:sz w:val="24"/>
                <w:szCs w:val="24"/>
                <w:highlight w:val="none"/>
                <w:lang w:val="ru-RU" w:eastAsia="zh-CN"/>
              </w:rPr>
            </w:pPr>
            <w:r>
              <w:rPr>
                <w:rFonts w:hint="eastAsia" w:ascii="宋体" w:hAnsi="宋体" w:eastAsia="宋体" w:cs="宋体"/>
                <w:b w:val="0"/>
                <w:bCs w:val="0"/>
                <w:i w:val="0"/>
                <w:iCs w:val="0"/>
                <w:caps w:val="0"/>
                <w:color w:val="auto"/>
                <w:spacing w:val="0"/>
                <w:sz w:val="24"/>
                <w:szCs w:val="24"/>
                <w:highlight w:val="none"/>
                <w:vertAlign w:val="baseline"/>
                <w:lang w:val="en-US" w:eastAsia="zh-CN"/>
              </w:rPr>
              <w:t>合计：</w:t>
            </w:r>
            <w:r>
              <w:rPr>
                <w:rFonts w:hint="eastAsia" w:ascii="宋体" w:hAnsi="宋体" w:cs="宋体"/>
                <w:b w:val="0"/>
                <w:bCs w:val="0"/>
                <w:i w:val="0"/>
                <w:iCs w:val="0"/>
                <w:caps w:val="0"/>
                <w:color w:val="auto"/>
                <w:spacing w:val="0"/>
                <w:sz w:val="24"/>
                <w:szCs w:val="24"/>
                <w:highlight w:val="none"/>
                <w:vertAlign w:val="baseline"/>
                <w:lang w:val="en-US" w:eastAsia="zh-CN"/>
              </w:rPr>
              <w:t xml:space="preserve"> </w:t>
            </w:r>
            <w:r>
              <w:rPr>
                <w:rFonts w:hint="default" w:ascii="宋体" w:hAnsi="宋体" w:cs="宋体"/>
                <w:b w:val="0"/>
                <w:bCs w:val="0"/>
                <w:i w:val="0"/>
                <w:iCs w:val="0"/>
                <w:caps w:val="0"/>
                <w:color w:val="auto"/>
                <w:spacing w:val="0"/>
                <w:sz w:val="24"/>
                <w:szCs w:val="24"/>
                <w:highlight w:val="none"/>
                <w:vertAlign w:val="baseline"/>
                <w:lang w:val="ru-RU" w:eastAsia="zh-CN"/>
              </w:rPr>
              <w:t xml:space="preserve">             </w:t>
            </w:r>
            <w:r>
              <w:rPr>
                <w:rFonts w:hint="default" w:ascii="Times New Roman" w:hAnsi="Times New Roman" w:cs="Times New Roman"/>
                <w:b w:val="0"/>
                <w:bCs w:val="0"/>
                <w:i w:val="0"/>
                <w:iCs w:val="0"/>
                <w:caps w:val="0"/>
                <w:color w:val="auto"/>
                <w:spacing w:val="0"/>
                <w:sz w:val="24"/>
                <w:szCs w:val="24"/>
                <w:highlight w:val="none"/>
                <w:vertAlign w:val="baseline"/>
                <w:lang w:val="en-GB" w:eastAsia="zh-CN"/>
              </w:rPr>
              <w:t xml:space="preserve">Total amount: </w:t>
            </w:r>
            <w:r>
              <w:rPr>
                <w:rFonts w:hint="default" w:ascii="Times New Roman" w:hAnsi="Times New Roman" w:cs="Times New Roman"/>
                <w:b w:val="0"/>
                <w:bCs w:val="0"/>
                <w:i w:val="0"/>
                <w:iCs w:val="0"/>
                <w:caps w:val="0"/>
                <w:color w:val="auto"/>
                <w:spacing w:val="0"/>
                <w:sz w:val="24"/>
                <w:szCs w:val="24"/>
                <w:highlight w:val="none"/>
                <w:vertAlign w:val="baseline"/>
                <w:lang w:val="ru-RU" w:eastAsia="zh-CN"/>
              </w:rPr>
              <w:t xml:space="preserve">           Итого:</w:t>
            </w:r>
          </w:p>
        </w:tc>
      </w:tr>
    </w:tbl>
    <w:p w14:paraId="10893495"/>
    <w:tbl>
      <w:tblPr>
        <w:tblStyle w:val="3"/>
        <w:tblW w:w="0" w:type="auto"/>
        <w:tblInd w:w="0" w:type="dxa"/>
        <w:tblLayout w:type="fixed"/>
        <w:tblCellMar>
          <w:top w:w="0" w:type="dxa"/>
          <w:left w:w="108" w:type="dxa"/>
          <w:bottom w:w="0" w:type="dxa"/>
          <w:right w:w="108" w:type="dxa"/>
        </w:tblCellMar>
      </w:tblPr>
      <w:tblGrid>
        <w:gridCol w:w="8397"/>
      </w:tblGrid>
      <w:tr w14:paraId="98CB6BD4">
        <w:tblPrEx>
          <w:tblCellMar>
            <w:top w:w="0" w:type="dxa"/>
            <w:left w:w="108" w:type="dxa"/>
            <w:bottom w:w="0" w:type="dxa"/>
            <w:right w:w="108" w:type="dxa"/>
          </w:tblCellMar>
        </w:tblPrEx>
        <w:tc>
          <w:tcPr>
            <w:tcW w:w="839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41BA54E">
            <w:pPr>
              <w:adjustRightInd/>
              <w:snapToGrid/>
              <w:spacing w:line="360" w:lineRule="auto"/>
              <w:ind w:firstLine="480" w:firstLineChars="200"/>
              <w:jc w:val="left"/>
              <w:rPr>
                <w:rFonts w:hint="default" w:ascii="宋体" w:hAnsi="宋体" w:eastAsia="宋体" w:cs="宋体"/>
                <w:color w:val="auto"/>
                <w:sz w:val="24"/>
                <w:szCs w:val="24"/>
                <w:highlight w:val="none"/>
                <w:lang w:val="en-GB"/>
              </w:rPr>
            </w:pPr>
            <w:r>
              <w:rPr>
                <w:rFonts w:hint="eastAsia" w:ascii="宋体" w:hAnsi="宋体" w:eastAsia="宋体" w:cs="宋体"/>
                <w:b w:val="0"/>
                <w:bCs w:val="0"/>
                <w:i w:val="0"/>
                <w:iCs w:val="0"/>
                <w:caps w:val="0"/>
                <w:color w:val="auto"/>
                <w:spacing w:val="0"/>
                <w:sz w:val="24"/>
                <w:szCs w:val="24"/>
                <w:highlight w:val="none"/>
                <w:vertAlign w:val="baseline"/>
                <w:lang w:val="en-US" w:eastAsia="zh-CN"/>
              </w:rPr>
              <w:t>备注：</w:t>
            </w:r>
            <w:r>
              <w:rPr>
                <w:rFonts w:hint="default" w:ascii="宋体" w:hAnsi="宋体" w:cs="宋体"/>
                <w:b w:val="0"/>
                <w:bCs w:val="0"/>
                <w:i w:val="0"/>
                <w:iCs w:val="0"/>
                <w:caps w:val="0"/>
                <w:color w:val="auto"/>
                <w:spacing w:val="0"/>
                <w:sz w:val="24"/>
                <w:szCs w:val="24"/>
                <w:highlight w:val="none"/>
                <w:vertAlign w:val="baseline"/>
                <w:lang w:val="ru-RU" w:eastAsia="zh-CN"/>
              </w:rPr>
              <w:t xml:space="preserve">       </w:t>
            </w:r>
            <w:r>
              <w:rPr>
                <w:rFonts w:hint="default" w:ascii="宋体" w:hAnsi="宋体" w:cs="宋体"/>
                <w:b w:val="0"/>
                <w:bCs w:val="0"/>
                <w:i w:val="0"/>
                <w:iCs w:val="0"/>
                <w:caps w:val="0"/>
                <w:color w:val="auto"/>
                <w:spacing w:val="0"/>
                <w:sz w:val="24"/>
                <w:szCs w:val="24"/>
                <w:highlight w:val="none"/>
                <w:vertAlign w:val="baseline"/>
                <w:lang w:val="en-GB" w:eastAsia="zh-CN"/>
              </w:rPr>
              <w:t xml:space="preserve"> </w:t>
            </w:r>
            <w:r>
              <w:rPr>
                <w:rFonts w:hint="default" w:ascii="Times New Roman" w:hAnsi="Times New Roman" w:cs="Times New Roman"/>
                <w:b w:val="0"/>
                <w:bCs w:val="0"/>
                <w:i w:val="0"/>
                <w:iCs w:val="0"/>
                <w:caps w:val="0"/>
                <w:color w:val="auto"/>
                <w:spacing w:val="0"/>
                <w:sz w:val="24"/>
                <w:szCs w:val="24"/>
                <w:highlight w:val="none"/>
                <w:vertAlign w:val="baseline"/>
                <w:lang w:val="ru-RU" w:eastAsia="zh-CN"/>
              </w:rPr>
              <w:t xml:space="preserve">       Примечания</w:t>
            </w:r>
            <w:r>
              <w:rPr>
                <w:rFonts w:hint="default" w:ascii="Times New Roman" w:hAnsi="Times New Roman" w:cs="Times New Roman"/>
                <w:b w:val="0"/>
                <w:bCs w:val="0"/>
                <w:i w:val="0"/>
                <w:iCs w:val="0"/>
                <w:caps w:val="0"/>
                <w:color w:val="auto"/>
                <w:spacing w:val="0"/>
                <w:sz w:val="24"/>
                <w:szCs w:val="24"/>
                <w:highlight w:val="none"/>
                <w:vertAlign w:val="baseline"/>
                <w:lang w:val="en-GB" w:eastAsia="zh-CN"/>
              </w:rPr>
              <w:t>:</w:t>
            </w:r>
          </w:p>
          <w:p w14:paraId="285E636F">
            <w:pPr>
              <w:adjustRightInd/>
              <w:snapToGrid/>
              <w:spacing w:line="360" w:lineRule="auto"/>
              <w:ind w:firstLine="480" w:firstLineChars="200"/>
              <w:jc w:val="left"/>
              <w:rPr>
                <w:rFonts w:hint="eastAsia" w:ascii="宋体" w:hAnsi="宋体" w:eastAsia="宋体" w:cs="宋体"/>
                <w:color w:val="auto"/>
                <w:sz w:val="24"/>
                <w:szCs w:val="24"/>
                <w:highlight w:val="none"/>
              </w:rPr>
            </w:pPr>
          </w:p>
          <w:p w14:paraId="B3FBF9F3">
            <w:pPr>
              <w:adjustRightInd/>
              <w:snapToGrid/>
              <w:spacing w:line="360" w:lineRule="auto"/>
              <w:ind w:firstLine="480" w:firstLineChars="200"/>
              <w:jc w:val="left"/>
              <w:rPr>
                <w:rFonts w:hint="eastAsia" w:ascii="宋体" w:hAnsi="宋体" w:eastAsia="宋体" w:cs="宋体"/>
                <w:color w:val="auto"/>
                <w:sz w:val="24"/>
                <w:szCs w:val="24"/>
                <w:highlight w:val="none"/>
              </w:rPr>
            </w:pPr>
          </w:p>
          <w:p w14:paraId="01D030EB">
            <w:pPr>
              <w:adjustRightInd/>
              <w:snapToGrid/>
              <w:spacing w:line="360" w:lineRule="auto"/>
              <w:ind w:firstLine="480" w:firstLineChars="200"/>
              <w:jc w:val="left"/>
              <w:rPr>
                <w:rFonts w:hint="eastAsia" w:ascii="宋体" w:hAnsi="宋体" w:eastAsia="宋体" w:cs="宋体"/>
                <w:color w:val="auto"/>
                <w:sz w:val="24"/>
                <w:szCs w:val="24"/>
                <w:highlight w:val="none"/>
              </w:rPr>
            </w:pPr>
          </w:p>
        </w:tc>
      </w:tr>
    </w:tbl>
    <w:p w14:paraId="4AB7D606"/>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928"/>
      </w:tblGrid>
      <w:tr w14:paraId="3B849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2" w:type="dxa"/>
          </w:tcPr>
          <w:p w14:paraId="24CBBC7F">
            <w:pPr>
              <w:adjustRightInd/>
              <w:snapToGrid/>
              <w:spacing w:line="360" w:lineRule="auto"/>
              <w:ind w:firstLine="480" w:firstLineChars="200"/>
              <w:jc w:val="left"/>
              <w:rPr>
                <w:rFonts w:hint="eastAsia" w:ascii="宋体" w:hAnsi="宋体" w:eastAsia="宋体" w:cs="宋体"/>
                <w:color w:val="auto"/>
                <w:sz w:val="24"/>
                <w:szCs w:val="24"/>
                <w:highlight w:val="none"/>
              </w:rPr>
            </w:pPr>
            <w:r>
              <w:rPr>
                <w:rFonts w:hint="eastAsia" w:ascii="宋体" w:hAnsi="宋体" w:eastAsia="宋体" w:cs="宋体"/>
                <w:b w:val="0"/>
                <w:bCs w:val="0"/>
                <w:i w:val="0"/>
                <w:iCs w:val="0"/>
                <w:caps w:val="0"/>
                <w:color w:val="auto"/>
                <w:spacing w:val="0"/>
                <w:kern w:val="2"/>
                <w:sz w:val="24"/>
                <w:szCs w:val="24"/>
                <w:highlight w:val="none"/>
                <w:vertAlign w:val="baseline"/>
                <w:lang w:val="en-US" w:eastAsia="zh-CN" w:bidi="ar-SA"/>
              </w:rPr>
              <w:t>甲方</w:t>
            </w:r>
            <w:r>
              <w:rPr>
                <w:rFonts w:hint="eastAsia" w:ascii="宋体" w:hAnsi="宋体" w:cs="宋体"/>
                <w:b w:val="0"/>
                <w:bCs w:val="0"/>
                <w:i w:val="0"/>
                <w:iCs w:val="0"/>
                <w:caps w:val="0"/>
                <w:color w:val="auto"/>
                <w:spacing w:val="0"/>
                <w:kern w:val="2"/>
                <w:sz w:val="24"/>
                <w:szCs w:val="24"/>
                <w:highlight w:val="none"/>
                <w:vertAlign w:val="baseline"/>
                <w:lang w:val="en-US" w:eastAsia="zh-CN" w:bidi="ar-SA"/>
              </w:rPr>
              <w:t>：____________________</w:t>
            </w:r>
            <w:r>
              <w:rPr>
                <w:rFonts w:hint="eastAsia" w:ascii="宋体" w:hAnsi="宋体" w:eastAsia="宋体" w:cs="宋体"/>
                <w:b w:val="0"/>
                <w:bCs w:val="0"/>
                <w:i w:val="0"/>
                <w:iCs w:val="0"/>
                <w:caps w:val="0"/>
                <w:color w:val="auto"/>
                <w:spacing w:val="0"/>
                <w:kern w:val="2"/>
                <w:sz w:val="24"/>
                <w:szCs w:val="24"/>
                <w:highlight w:val="none"/>
                <w:vertAlign w:val="baseline"/>
                <w:lang w:val="en-US" w:eastAsia="zh-CN" w:bidi="ar-SA"/>
              </w:rPr>
              <w:t>(章)</w:t>
            </w:r>
          </w:p>
          <w:p w14:paraId="5BBFBA7A">
            <w:pPr>
              <w:adjustRightInd/>
              <w:snapToGrid/>
              <w:spacing w:line="360" w:lineRule="auto"/>
              <w:ind w:firstLine="480" w:firstLineChars="200"/>
              <w:jc w:val="left"/>
              <w:rPr>
                <w:rFonts w:hint="eastAsia" w:ascii="宋体" w:hAnsi="宋体" w:eastAsia="宋体" w:cs="宋体"/>
                <w:color w:val="auto"/>
                <w:sz w:val="24"/>
                <w:szCs w:val="24"/>
                <w:highlight w:val="none"/>
              </w:rPr>
            </w:pPr>
            <w:r>
              <w:rPr>
                <w:rFonts w:hint="eastAsia" w:ascii="宋体" w:hAnsi="宋体" w:eastAsia="宋体" w:cs="宋体"/>
                <w:b w:val="0"/>
                <w:bCs w:val="0"/>
                <w:i w:val="0"/>
                <w:iCs w:val="0"/>
                <w:caps w:val="0"/>
                <w:color w:val="auto"/>
                <w:spacing w:val="0"/>
                <w:kern w:val="2"/>
                <w:sz w:val="24"/>
                <w:szCs w:val="24"/>
                <w:highlight w:val="none"/>
                <w:vertAlign w:val="baseline"/>
                <w:lang w:val="en-US" w:eastAsia="zh-CN" w:bidi="ar-SA"/>
              </w:rPr>
              <w:t xml:space="preserve">法定代表人或授权代表: </w:t>
            </w:r>
          </w:p>
          <w:p w14:paraId="5D6D9C00">
            <w:pPr>
              <w:adjustRightInd/>
              <w:snapToGrid/>
              <w:spacing w:line="360" w:lineRule="auto"/>
              <w:ind w:firstLine="960" w:firstLineChars="400"/>
              <w:jc w:val="left"/>
              <w:rPr>
                <w:rFonts w:hint="default" w:ascii="宋体" w:hAnsi="宋体" w:eastAsia="宋体" w:cs="宋体"/>
                <w:b w:val="0"/>
                <w:bCs w:val="0"/>
                <w:i w:val="0"/>
                <w:iCs w:val="0"/>
                <w:caps w:val="0"/>
                <w:color w:val="auto"/>
                <w:spacing w:val="0"/>
                <w:kern w:val="2"/>
                <w:sz w:val="24"/>
                <w:szCs w:val="24"/>
                <w:highlight w:val="none"/>
                <w:vertAlign w:val="baseline"/>
                <w:lang w:val="en-US" w:eastAsia="zh-CN" w:bidi="ar-SA"/>
              </w:rPr>
            </w:pPr>
            <w:r>
              <w:rPr>
                <w:rFonts w:hint="eastAsia" w:ascii="宋体" w:hAnsi="宋体" w:eastAsia="宋体" w:cs="宋体"/>
                <w:b w:val="0"/>
                <w:bCs w:val="0"/>
                <w:i w:val="0"/>
                <w:iCs w:val="0"/>
                <w:caps w:val="0"/>
                <w:color w:val="auto"/>
                <w:spacing w:val="0"/>
                <w:kern w:val="2"/>
                <w:sz w:val="24"/>
                <w:szCs w:val="24"/>
                <w:highlight w:val="none"/>
                <w:vertAlign w:val="baseline"/>
                <w:lang w:val="en-US" w:eastAsia="zh-CN" w:bidi="ar-SA"/>
              </w:rPr>
              <w:t xml:space="preserve">年 </w:t>
            </w:r>
            <w:r>
              <w:rPr>
                <w:rFonts w:hint="eastAsia" w:ascii="宋体" w:hAnsi="宋体" w:cs="宋体"/>
                <w:b w:val="0"/>
                <w:bCs w:val="0"/>
                <w:i w:val="0"/>
                <w:iCs w:val="0"/>
                <w:caps w:val="0"/>
                <w:color w:val="auto"/>
                <w:spacing w:val="0"/>
                <w:kern w:val="2"/>
                <w:sz w:val="24"/>
                <w:szCs w:val="24"/>
                <w:highlight w:val="none"/>
                <w:vertAlign w:val="baseline"/>
                <w:lang w:val="en-US" w:eastAsia="zh-CN" w:bidi="ar-SA"/>
              </w:rPr>
              <w:t xml:space="preserve">  </w:t>
            </w:r>
            <w:r>
              <w:rPr>
                <w:rFonts w:hint="eastAsia" w:ascii="宋体" w:hAnsi="宋体" w:eastAsia="宋体" w:cs="宋体"/>
                <w:b w:val="0"/>
                <w:bCs w:val="0"/>
                <w:i w:val="0"/>
                <w:iCs w:val="0"/>
                <w:caps w:val="0"/>
                <w:color w:val="auto"/>
                <w:spacing w:val="0"/>
                <w:kern w:val="2"/>
                <w:sz w:val="24"/>
                <w:szCs w:val="24"/>
                <w:highlight w:val="none"/>
                <w:vertAlign w:val="baseline"/>
                <w:lang w:val="en-US" w:eastAsia="zh-CN" w:bidi="ar-SA"/>
              </w:rPr>
              <w:t xml:space="preserve"> 月</w:t>
            </w:r>
            <w:r>
              <w:rPr>
                <w:rFonts w:hint="eastAsia" w:ascii="宋体" w:hAnsi="宋体" w:cs="宋体"/>
                <w:b w:val="0"/>
                <w:bCs w:val="0"/>
                <w:i w:val="0"/>
                <w:iCs w:val="0"/>
                <w:caps w:val="0"/>
                <w:color w:val="auto"/>
                <w:spacing w:val="0"/>
                <w:kern w:val="2"/>
                <w:sz w:val="24"/>
                <w:szCs w:val="24"/>
                <w:highlight w:val="none"/>
                <w:vertAlign w:val="baseline"/>
                <w:lang w:val="en-US" w:eastAsia="zh-CN" w:bidi="ar-SA"/>
              </w:rPr>
              <w:t xml:space="preserve">  </w:t>
            </w:r>
            <w:r>
              <w:rPr>
                <w:rFonts w:hint="eastAsia" w:ascii="宋体" w:hAnsi="宋体" w:eastAsia="宋体" w:cs="宋体"/>
                <w:b w:val="0"/>
                <w:bCs w:val="0"/>
                <w:i w:val="0"/>
                <w:iCs w:val="0"/>
                <w:caps w:val="0"/>
                <w:color w:val="auto"/>
                <w:spacing w:val="0"/>
                <w:kern w:val="2"/>
                <w:sz w:val="24"/>
                <w:szCs w:val="24"/>
                <w:highlight w:val="none"/>
                <w:vertAlign w:val="baseline"/>
                <w:lang w:val="en-US" w:eastAsia="zh-CN" w:bidi="ar-SA"/>
              </w:rPr>
              <w:t xml:space="preserve">  日</w:t>
            </w:r>
          </w:p>
          <w:p w14:paraId="1A2DFC6F">
            <w:pPr>
              <w:adjustRightInd/>
              <w:snapToGrid/>
              <w:spacing w:line="360" w:lineRule="auto"/>
              <w:ind w:firstLine="480" w:firstLineChars="200"/>
              <w:jc w:val="left"/>
              <w:rPr>
                <w:rFonts w:hint="eastAsia" w:ascii="宋体" w:hAnsi="宋体" w:eastAsia="宋体" w:cs="宋体"/>
                <w:color w:val="auto"/>
                <w:sz w:val="24"/>
                <w:szCs w:val="24"/>
                <w:highlight w:val="none"/>
              </w:rPr>
            </w:pPr>
          </w:p>
          <w:p w14:paraId="0EE96174">
            <w:pPr>
              <w:adjustRightInd/>
              <w:snapToGrid/>
              <w:spacing w:line="360" w:lineRule="auto"/>
              <w:ind w:firstLine="480" w:firstLineChars="200"/>
              <w:jc w:val="left"/>
              <w:rPr>
                <w:rFonts w:hint="default" w:ascii="宋体" w:hAnsi="宋体" w:eastAsia="宋体" w:cs="宋体"/>
                <w:b w:val="0"/>
                <w:bCs w:val="0"/>
                <w:i w:val="0"/>
                <w:iCs w:val="0"/>
                <w:caps w:val="0"/>
                <w:color w:val="auto"/>
                <w:spacing w:val="0"/>
                <w:kern w:val="2"/>
                <w:sz w:val="24"/>
                <w:szCs w:val="24"/>
                <w:highlight w:val="none"/>
                <w:vertAlign w:val="baseline"/>
                <w:lang w:val="en-US" w:eastAsia="zh-CN" w:bidi="ar-SA"/>
              </w:rPr>
            </w:pPr>
          </w:p>
          <w:p w14:paraId="5B6A3371">
            <w:pPr>
              <w:adjustRightInd/>
              <w:snapToGrid/>
              <w:spacing w:line="360" w:lineRule="auto"/>
              <w:ind w:firstLine="480" w:firstLineChars="200"/>
              <w:jc w:val="left"/>
              <w:rPr>
                <w:highlight w:val="none"/>
              </w:rPr>
            </w:pPr>
            <w:r>
              <w:rPr>
                <w:rFonts w:hint="default" w:ascii="宋体" w:hAnsi="宋体" w:eastAsia="宋体" w:cs="宋体"/>
                <w:b w:val="0"/>
                <w:bCs w:val="0"/>
                <w:i w:val="0"/>
                <w:iCs w:val="0"/>
                <w:caps w:val="0"/>
                <w:color w:val="auto"/>
                <w:spacing w:val="0"/>
                <w:kern w:val="2"/>
                <w:sz w:val="24"/>
                <w:szCs w:val="24"/>
                <w:highlight w:val="none"/>
                <w:vertAlign w:val="baseline"/>
                <w:lang w:val="en-US" w:eastAsia="zh-CN" w:bidi="ar-SA"/>
              </w:rPr>
              <w:t>乙方</w:t>
            </w:r>
            <w:r>
              <w:rPr>
                <w:rFonts w:hint="default" w:ascii="宋体" w:hAnsi="宋体" w:cs="宋体"/>
                <w:b w:val="0"/>
                <w:bCs w:val="0"/>
                <w:i w:val="0"/>
                <w:iCs w:val="0"/>
                <w:caps w:val="0"/>
                <w:color w:val="auto"/>
                <w:spacing w:val="0"/>
                <w:kern w:val="2"/>
                <w:sz w:val="24"/>
                <w:szCs w:val="24"/>
                <w:highlight w:val="none"/>
                <w:vertAlign w:val="baseline"/>
                <w:lang w:val="en-US" w:eastAsia="zh-CN" w:bidi="ar-SA"/>
              </w:rPr>
              <w:t>：</w:t>
            </w:r>
            <w:r>
              <w:rPr>
                <w:rFonts w:hint="eastAsia" w:ascii="宋体" w:hAnsi="宋体" w:cs="宋体"/>
                <w:b w:val="0"/>
                <w:bCs w:val="0"/>
                <w:i w:val="0"/>
                <w:iCs w:val="0"/>
                <w:caps w:val="0"/>
                <w:color w:val="auto"/>
                <w:spacing w:val="0"/>
                <w:kern w:val="2"/>
                <w:sz w:val="24"/>
                <w:szCs w:val="24"/>
                <w:highlight w:val="none"/>
                <w:vertAlign w:val="baseline"/>
                <w:lang w:val="en-US" w:eastAsia="zh-CN" w:bidi="ar-SA"/>
              </w:rPr>
              <w:t>_____________</w:t>
            </w:r>
            <w:r>
              <w:rPr>
                <w:rFonts w:hint="default" w:ascii="Arial" w:hAnsi="Arial" w:eastAsia="Times New Roman" w:cs="Arial"/>
                <w:b w:val="0"/>
                <w:bCs w:val="0"/>
                <w:i w:val="0"/>
                <w:iCs w:val="0"/>
                <w:color w:val="auto"/>
                <w:kern w:val="2"/>
                <w:sz w:val="24"/>
                <w:szCs w:val="24"/>
                <w:highlight w:val="none"/>
                <w:vertAlign w:val="baseline"/>
                <w:lang w:val="en-US" w:eastAsia="ru-RU" w:bidi="ar-SA"/>
              </w:rPr>
              <w:t xml:space="preserve"> </w:t>
            </w:r>
            <w:r>
              <w:rPr>
                <w:rFonts w:hint="default" w:ascii="宋体" w:hAnsi="宋体" w:eastAsia="宋体" w:cs="宋体"/>
                <w:b w:val="0"/>
                <w:bCs w:val="0"/>
                <w:i w:val="0"/>
                <w:iCs w:val="0"/>
                <w:caps w:val="0"/>
                <w:color w:val="auto"/>
                <w:spacing w:val="0"/>
                <w:kern w:val="2"/>
                <w:sz w:val="24"/>
                <w:szCs w:val="24"/>
                <w:highlight w:val="none"/>
                <w:vertAlign w:val="baseline"/>
                <w:lang w:val="en-US" w:eastAsia="zh-CN" w:bidi="ar-SA"/>
              </w:rPr>
              <w:t>(章)</w:t>
            </w:r>
          </w:p>
          <w:p w14:paraId="198FC03C">
            <w:pPr>
              <w:adjustRightInd/>
              <w:snapToGrid/>
              <w:spacing w:line="360" w:lineRule="auto"/>
              <w:ind w:firstLine="480" w:firstLineChars="200"/>
              <w:jc w:val="left"/>
              <w:rPr>
                <w:highlight w:val="none"/>
              </w:rPr>
            </w:pPr>
            <w:r>
              <w:rPr>
                <w:rFonts w:hint="default" w:ascii="宋体" w:hAnsi="宋体" w:eastAsia="宋体" w:cs="宋体"/>
                <w:b w:val="0"/>
                <w:bCs w:val="0"/>
                <w:i w:val="0"/>
                <w:iCs w:val="0"/>
                <w:caps w:val="0"/>
                <w:color w:val="auto"/>
                <w:spacing w:val="0"/>
                <w:kern w:val="2"/>
                <w:sz w:val="24"/>
                <w:szCs w:val="24"/>
                <w:highlight w:val="none"/>
                <w:vertAlign w:val="baseline"/>
                <w:lang w:val="en-US" w:eastAsia="zh-CN" w:bidi="ar-SA"/>
              </w:rPr>
              <w:t>法定代表人或授权代表:</w:t>
            </w:r>
          </w:p>
          <w:p w14:paraId="06AF4969">
            <w:pPr>
              <w:spacing w:line="360" w:lineRule="auto"/>
              <w:ind w:firstLine="480" w:firstLineChars="200"/>
              <w:jc w:val="left"/>
              <w:rPr>
                <w:vertAlign w:val="baseline"/>
              </w:rPr>
            </w:pPr>
            <w:r>
              <w:rPr>
                <w:rFonts w:hint="default" w:ascii="宋体" w:hAnsi="宋体" w:eastAsia="宋体" w:cs="宋体"/>
                <w:b w:val="0"/>
                <w:bCs w:val="0"/>
                <w:i w:val="0"/>
                <w:iCs w:val="0"/>
                <w:caps w:val="0"/>
                <w:color w:val="auto"/>
                <w:spacing w:val="0"/>
                <w:kern w:val="2"/>
                <w:sz w:val="24"/>
                <w:szCs w:val="24"/>
                <w:highlight w:val="none"/>
                <w:vertAlign w:val="baseline"/>
                <w:lang w:val="en-US" w:eastAsia="zh-CN" w:bidi="ar-SA"/>
              </w:rPr>
              <w:t>年    月    日</w:t>
            </w:r>
          </w:p>
        </w:tc>
        <w:tc>
          <w:tcPr>
            <w:tcW w:w="4928" w:type="dxa"/>
          </w:tcPr>
          <w:p w14:paraId="115E9BC6">
            <w:pPr>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Сторона А：</w:t>
            </w:r>
            <w:r>
              <w:rPr>
                <w:rFonts w:hint="eastAsia" w:ascii="Times New Roman" w:hAnsi="Times New Roman" w:cs="Times New Roman"/>
                <w:sz w:val="24"/>
                <w:szCs w:val="24"/>
                <w:vertAlign w:val="baseline"/>
                <w:lang w:val="en-US" w:eastAsia="zh-CN"/>
              </w:rPr>
              <w:t>_________________________</w:t>
            </w:r>
            <w:r>
              <w:rPr>
                <w:rFonts w:hint="default" w:ascii="Times New Roman" w:hAnsi="Times New Roman" w:cs="Times New Roman"/>
                <w:sz w:val="24"/>
                <w:szCs w:val="24"/>
                <w:vertAlign w:val="baseline"/>
              </w:rPr>
              <w:t>(Печать)</w:t>
            </w:r>
          </w:p>
          <w:p w14:paraId="6C9809A3">
            <w:pPr>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Генеральный директор / Уполномоченный представитель：</w:t>
            </w:r>
          </w:p>
          <w:p w14:paraId="1A25BC02">
            <w:pPr>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Дата：______г.______мес.______день</w:t>
            </w:r>
          </w:p>
          <w:p w14:paraId="1F2C8E77">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 </w:t>
            </w:r>
          </w:p>
          <w:p w14:paraId="5D2BC95A">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 </w:t>
            </w:r>
          </w:p>
          <w:p w14:paraId="3E8519EA">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Сторона Б：</w:t>
            </w:r>
            <w:r>
              <w:rPr>
                <w:rFonts w:hint="eastAsia" w:ascii="Times New Roman" w:hAnsi="Times New Roman" w:cs="Times New Roman"/>
                <w:sz w:val="24"/>
                <w:szCs w:val="24"/>
                <w:vertAlign w:val="baseline"/>
                <w:lang w:val="en-US" w:eastAsia="zh-CN"/>
              </w:rPr>
              <w:t>_______________</w:t>
            </w:r>
            <w:r>
              <w:rPr>
                <w:rFonts w:hint="default" w:ascii="Times New Roman" w:hAnsi="Times New Roman" w:cs="Times New Roman"/>
                <w:sz w:val="24"/>
                <w:szCs w:val="24"/>
                <w:vertAlign w:val="baseline"/>
              </w:rPr>
              <w:t>(Печать)</w:t>
            </w:r>
          </w:p>
          <w:p w14:paraId="107DF604">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Генеральный директор / Уполномоченный представитель：</w:t>
            </w:r>
          </w:p>
          <w:p w14:paraId="28BFF479">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Дата：______г.______мес.______день</w:t>
            </w:r>
          </w:p>
          <w:p w14:paraId="20F278AB">
            <w:pPr>
              <w:rPr>
                <w:rFonts w:hint="default" w:ascii="Times New Roman" w:hAnsi="Times New Roman" w:cs="Times New Roman"/>
                <w:sz w:val="24"/>
                <w:szCs w:val="24"/>
                <w:vertAlign w:val="baseline"/>
              </w:rPr>
            </w:pPr>
          </w:p>
        </w:tc>
      </w:tr>
    </w:tbl>
    <w:p w14:paraId="3532FA11"/>
    <w:sectPr>
      <w:pgSz w:w="16838" w:h="11906" w:orient="landscape"/>
      <w:pgMar w:top="1800" w:right="1440" w:bottom="1800" w:left="144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Ellen" w:date="2026-06-14T21:27:25Z" w:initials="">
    <w:p w14:paraId="56E1FBA6">
      <w:pPr>
        <w:pStyle w:val="2"/>
        <w:rPr>
          <w:rFonts w:hint="default" w:eastAsia="宋体"/>
          <w:lang w:val="en-US" w:eastAsia="zh-CN"/>
        </w:rPr>
      </w:pPr>
      <w:r>
        <w:rPr>
          <w:rFonts w:hint="eastAsia"/>
          <w:lang w:val="en-US" w:eastAsia="zh-CN"/>
        </w:rPr>
        <w:t>插入俄语版的垫付条件</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6E1FBA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20B0604020202020204"/>
    <w:charset w:val="00"/>
    <w:family w:val="swiss"/>
    <w:pitch w:val="default"/>
    <w:sig w:usb0="00000000" w:usb1="00000000" w:usb2="00000000" w:usb3="00000000" w:csb0="00000093"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72B454"/>
    <w:multiLevelType w:val="singleLevel"/>
    <w:tmpl w:val="8D72B454"/>
    <w:lvl w:ilvl="0" w:tentative="0">
      <w:start w:val="2"/>
      <w:numFmt w:val="chineseCounting"/>
      <w:suff w:val="space"/>
      <w:lvlText w:val="第%1条"/>
      <w:lvlJc w:val="left"/>
      <w:rPr>
        <w:rFonts w:hint="eastAsia"/>
      </w:rPr>
    </w:lvl>
  </w:abstractNum>
  <w:abstractNum w:abstractNumId="1">
    <w:nsid w:val="475F1E72"/>
    <w:multiLevelType w:val="singleLevel"/>
    <w:tmpl w:val="475F1E72"/>
    <w:lvl w:ilvl="0" w:tentative="0">
      <w:start w:val="1"/>
      <w:numFmt w:val="decimal"/>
      <w:suff w:val="space"/>
      <w:lvlText w:val="%1."/>
      <w:lvlJc w:val="left"/>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Ellen">
    <w15:presenceInfo w15:providerId="WPS Office" w15:userId="32962595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D735FB"/>
    <w:rsid w:val="072149C2"/>
    <w:rsid w:val="09D75321"/>
    <w:rsid w:val="0A3929E1"/>
    <w:rsid w:val="113B273E"/>
    <w:rsid w:val="1B096967"/>
    <w:rsid w:val="1CA13608"/>
    <w:rsid w:val="285521A0"/>
    <w:rsid w:val="33D735FB"/>
    <w:rsid w:val="39446403"/>
    <w:rsid w:val="445A1933"/>
    <w:rsid w:val="44DC4F96"/>
    <w:rsid w:val="487616ED"/>
    <w:rsid w:val="4D97583B"/>
    <w:rsid w:val="505073F9"/>
    <w:rsid w:val="5635357E"/>
    <w:rsid w:val="588020A2"/>
    <w:rsid w:val="589C3225"/>
    <w:rsid w:val="5ACE61DC"/>
    <w:rsid w:val="5F037E6E"/>
    <w:rsid w:val="63465D10"/>
    <w:rsid w:val="656B789F"/>
    <w:rsid w:val="67AA3033"/>
    <w:rsid w:val="68B27D6C"/>
    <w:rsid w:val="6B086633"/>
    <w:rsid w:val="70105E04"/>
    <w:rsid w:val="77060D5E"/>
    <w:rsid w:val="B0EA0DD4"/>
    <w:rsid w:val="D7FD22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uiPriority w:val="0"/>
    <w:pPr>
      <w:jc w:val="left"/>
    </w:p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Hyperlink"/>
    <w:qFormat/>
    <w:uiPriority w:val="0"/>
    <w:rPr>
      <w:color w:val="0000FF"/>
      <w:u w:val="single"/>
    </w:rPr>
  </w:style>
  <w:style w:type="table" w:customStyle="1" w:styleId="7">
    <w:name w:val="Table Normal"/>
    <w:semiHidden/>
    <w:unhideWhenUsed/>
    <w:qFormat/>
    <w:uiPriority w:val="0"/>
    <w:tblPr>
      <w:tblCellMar>
        <w:top w:w="0" w:type="dxa"/>
        <w:left w:w="0" w:type="dxa"/>
        <w:bottom w:w="0" w:type="dxa"/>
        <w:right w:w="0" w:type="dxa"/>
      </w:tblCellMar>
    </w:tblPr>
  </w:style>
  <w:style w:type="paragraph" w:customStyle="1" w:styleId="8">
    <w:name w:val="Table Text"/>
    <w:basedOn w:val="1"/>
    <w:semiHidden/>
    <w:qFormat/>
    <w:uiPriority w:val="0"/>
    <w:rPr>
      <w:rFonts w:ascii="Times New Roman" w:hAnsi="Times New Roman" w:eastAsia="Times New Roman" w:cs="Times New Roman"/>
      <w:sz w:val="22"/>
      <w:szCs w:val="22"/>
      <w:lang w:val="en-US" w:eastAsia="en-US" w:bidi="ar-SA"/>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3660</Words>
  <Characters>11750</Characters>
  <Lines>0</Lines>
  <Paragraphs>0</Paragraphs>
  <TotalTime>16</TotalTime>
  <ScaleCrop>false</ScaleCrop>
  <LinksUpToDate>false</LinksUpToDate>
  <CharactersWithSpaces>13154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2026-05-29T11:38:00Z</dcterms:created>
  <dc:creator>nana</dc:creator>
  <cp:lastModifiedBy>Ellen</cp:lastModifiedBy>
  <dcterms:modified xsi:type="dcterms:W3CDTF">2026-06-14T13:35:07Z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E396A6F0AFF94B72AB4BF7DAE35C883F_13</vt:lpwstr>
  </property>
  <property fmtid="{D5CDD505-2E9C-101B-9397-08002B2CF9AE}" pid="4" name="KSOTemplateDocerSaveRecord">
    <vt:lpwstr>eyJoZGlkIjoiNWFmZDE2OGI3ODhiZmJmMTNiYzZiYjAxMzJhY2E1NzQiLCJ1c2VySWQiOiI5MTI0NjE3MDUifQ==</vt:lpwstr>
  </property>
</Properties>
</file>