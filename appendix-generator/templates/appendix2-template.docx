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10308" w:type="dxa"/>
        <w:tblInd w:w="-601" w:type="dxa"/>
        <w:tblLayout w:type="fixed"/>
        <w:tblCellMar>
          <w:top w:w="0" w:type="dxa"/>
          <w:left w:w="108" w:type="dxa"/>
          <w:bottom w:w="0" w:type="dxa"/>
          <w:right w:w="108" w:type="dxa"/>
        </w:tblCellMar>
      </w:tblPr>
      <w:tblGrid>
        <w:gridCol w:w="1849"/>
        <w:gridCol w:w="590"/>
        <w:gridCol w:w="1134"/>
        <w:gridCol w:w="1559"/>
        <w:gridCol w:w="1914"/>
        <w:gridCol w:w="638"/>
        <w:gridCol w:w="1134"/>
        <w:gridCol w:w="1483"/>
        <w:gridCol w:w="7"/>
      </w:tblGrid>
      <w:tr w14:paraId="052BEB0A">
        <w:tblPrEx>
          <w:tblCellMar>
            <w:top w:w="0" w:type="dxa"/>
            <w:left w:w="108" w:type="dxa"/>
            <w:bottom w:w="0" w:type="dxa"/>
            <w:right w:w="108" w:type="dxa"/>
          </w:tblCellMar>
        </w:tblPrEx>
        <w:tc>
          <w:tcPr>
            <w:tcW w:w="5132" w:type="dxa"/>
            <w:gridSpan w:val="4"/>
            <w:tcBorders>
              <w:top w:val="single" w:color="auto" w:sz="4" w:space="0"/>
              <w:left w:val="single" w:color="auto" w:sz="4" w:space="0"/>
              <w:bottom w:val="single" w:color="auto" w:sz="4" w:space="0"/>
              <w:right w:val="single" w:color="auto" w:sz="4" w:space="0"/>
            </w:tcBorders>
            <w:shd w:val="clear" w:color="auto" w:fill="D9D9D9"/>
          </w:tcPr>
          <w:p w14:paraId="1B06319A">
            <w:pPr>
              <w:keepNext/>
              <w:keepLines/>
              <w:jc w:val="both"/>
              <w:rPr>
                <w:rFonts w:ascii="Times New Roman" w:hAnsi="Times New Roman" w:cs="Times New Roman"/>
                <w:b/>
                <w:sz w:val="22"/>
                <w:szCs w:val="22"/>
              </w:rPr>
            </w:pPr>
            <w:r>
              <w:rPr>
                <w:rFonts w:ascii="Times New Roman" w:hAnsi="Times New Roman" w:cs="Times New Roman"/>
                <w:b/>
                <w:sz w:val="22"/>
                <w:szCs w:val="22"/>
              </w:rPr>
              <w:t xml:space="preserve">Приложение № </w:t>
            </w:r>
            <w:r>
              <w:rPr>
                <w:rFonts w:ascii="Times New Roman" w:hAnsi="Times New Roman" w:cs="Times New Roman"/>
                <w:b/>
                <w:sz w:val="22"/>
                <w:szCs w:val="22"/>
                <w:highlight w:val="yellow"/>
                <w:rPrChange w:id="0" w:author="Felix阿星" w:date="2026-06-17T14:12:29Z">
                  <w:rPr>
                    <w:rFonts w:ascii="Times New Roman" w:hAnsi="Times New Roman" w:cs="Times New Roman"/>
                    <w:b/>
                    <w:sz w:val="22"/>
                    <w:szCs w:val="22"/>
                  </w:rPr>
                </w:rPrChange>
              </w:rPr>
              <w:t>2 от «04» июня 2026 г.</w:t>
            </w:r>
          </w:p>
          <w:p w14:paraId="57A997DE">
            <w:pPr>
              <w:keepNext/>
              <w:keepLines/>
              <w:jc w:val="both"/>
              <w:rPr>
                <w:rFonts w:ascii="Times New Roman" w:hAnsi="Times New Roman" w:cs="Times New Roman"/>
                <w:b/>
                <w:sz w:val="22"/>
                <w:szCs w:val="22"/>
              </w:rPr>
            </w:pPr>
            <w:r>
              <w:rPr>
                <w:rFonts w:ascii="Times New Roman" w:hAnsi="Times New Roman" w:cs="Times New Roman"/>
                <w:b/>
                <w:sz w:val="22"/>
                <w:szCs w:val="22"/>
              </w:rPr>
              <w:t xml:space="preserve">к Контракту № </w:t>
            </w:r>
            <w:r>
              <w:rPr>
                <w:rFonts w:ascii="Times New Roman" w:hAnsi="Times New Roman" w:cs="Times New Roman"/>
                <w:b/>
                <w:sz w:val="22"/>
                <w:szCs w:val="22"/>
                <w:highlight w:val="yellow"/>
                <w:lang w:val="en-GB"/>
                <w:rPrChange w:id="1" w:author="Felix阿星" w:date="2026-06-17T14:12:37Z">
                  <w:rPr>
                    <w:rFonts w:ascii="Times New Roman" w:hAnsi="Times New Roman" w:cs="Times New Roman"/>
                    <w:b/>
                    <w:sz w:val="22"/>
                    <w:szCs w:val="22"/>
                    <w:lang w:val="en-GB"/>
                  </w:rPr>
                </w:rPrChange>
              </w:rPr>
              <w:t>GOF</w:t>
            </w:r>
            <w:r>
              <w:rPr>
                <w:rFonts w:ascii="Times New Roman" w:hAnsi="Times New Roman" w:cs="Times New Roman"/>
                <w:b/>
                <w:sz w:val="22"/>
                <w:szCs w:val="22"/>
                <w:highlight w:val="yellow"/>
                <w:rPrChange w:id="2" w:author="Felix阿星" w:date="2026-06-17T14:12:37Z">
                  <w:rPr>
                    <w:rFonts w:ascii="Times New Roman" w:hAnsi="Times New Roman" w:cs="Times New Roman"/>
                    <w:b/>
                    <w:sz w:val="22"/>
                    <w:szCs w:val="22"/>
                  </w:rPr>
                </w:rPrChange>
              </w:rPr>
              <w:t>-04/06-26-</w:t>
            </w:r>
            <w:r>
              <w:rPr>
                <w:rFonts w:ascii="Times New Roman" w:hAnsi="Times New Roman" w:cs="Times New Roman"/>
                <w:b/>
                <w:sz w:val="22"/>
                <w:szCs w:val="22"/>
                <w:highlight w:val="yellow"/>
                <w:lang w:val="en-GB"/>
                <w:rPrChange w:id="3" w:author="Felix阿星" w:date="2026-06-17T14:12:37Z">
                  <w:rPr>
                    <w:rFonts w:ascii="Times New Roman" w:hAnsi="Times New Roman" w:cs="Times New Roman"/>
                    <w:b/>
                    <w:sz w:val="22"/>
                    <w:szCs w:val="22"/>
                    <w:lang w:val="en-GB"/>
                  </w:rPr>
                </w:rPrChange>
              </w:rPr>
              <w:t>CHN</w:t>
            </w:r>
            <w:r>
              <w:rPr>
                <w:rFonts w:ascii="Times New Roman" w:hAnsi="Times New Roman" w:cs="Times New Roman"/>
                <w:b/>
                <w:sz w:val="22"/>
                <w:szCs w:val="22"/>
                <w:highlight w:val="yellow"/>
                <w:rPrChange w:id="4" w:author="Felix阿星" w:date="2026-06-17T14:12:37Z">
                  <w:rPr>
                    <w:rFonts w:ascii="Times New Roman" w:hAnsi="Times New Roman" w:cs="Times New Roman"/>
                    <w:b/>
                    <w:sz w:val="22"/>
                    <w:szCs w:val="22"/>
                  </w:rPr>
                </w:rPrChange>
              </w:rPr>
              <w:t xml:space="preserve"> от «04» июня 2026 г.</w:t>
            </w:r>
          </w:p>
        </w:tc>
        <w:tc>
          <w:tcPr>
            <w:tcW w:w="5176" w:type="dxa"/>
            <w:gridSpan w:val="5"/>
            <w:tcBorders>
              <w:top w:val="single" w:color="auto" w:sz="4" w:space="0"/>
              <w:left w:val="single" w:color="auto" w:sz="4" w:space="0"/>
              <w:bottom w:val="single" w:color="auto" w:sz="4" w:space="0"/>
              <w:right w:val="single" w:color="auto" w:sz="4" w:space="0"/>
            </w:tcBorders>
            <w:shd w:val="clear" w:color="auto" w:fill="D9D9D9"/>
          </w:tcPr>
          <w:p w14:paraId="2C08A267">
            <w:pPr>
              <w:keepNext/>
              <w:keepLines/>
              <w:jc w:val="both"/>
              <w:rPr>
                <w:rFonts w:ascii="Times New Roman" w:hAnsi="Times New Roman" w:cs="Times New Roman"/>
                <w:color w:val="000000"/>
                <w:sz w:val="22"/>
                <w:szCs w:val="22"/>
                <w:lang w:val="en-US"/>
              </w:rPr>
            </w:pPr>
            <w:r>
              <w:rPr>
                <w:rFonts w:ascii="Times New Roman" w:hAnsi="Times New Roman" w:cs="Times New Roman"/>
                <w:b/>
                <w:sz w:val="22"/>
                <w:szCs w:val="22"/>
                <w:lang w:val="en-US"/>
              </w:rPr>
              <w:t xml:space="preserve">Appendix № </w:t>
            </w:r>
            <w:r>
              <w:rPr>
                <w:rFonts w:ascii="Times New Roman" w:hAnsi="Times New Roman" w:cs="Times New Roman"/>
                <w:b/>
                <w:sz w:val="22"/>
                <w:szCs w:val="22"/>
                <w:highlight w:val="yellow"/>
                <w:lang w:val="en-US"/>
                <w:rPrChange w:id="5" w:author="Felix阿星" w:date="2026-06-17T14:12:33Z">
                  <w:rPr>
                    <w:rFonts w:ascii="Times New Roman" w:hAnsi="Times New Roman" w:cs="Times New Roman"/>
                    <w:b/>
                    <w:sz w:val="22"/>
                    <w:szCs w:val="22"/>
                    <w:lang w:val="en-US"/>
                  </w:rPr>
                </w:rPrChange>
              </w:rPr>
              <w:t>2 dtd. 4th</w:t>
            </w:r>
            <w:r>
              <w:rPr>
                <w:rFonts w:ascii="Times New Roman" w:hAnsi="Times New Roman" w:cs="Times New Roman"/>
                <w:b/>
                <w:sz w:val="22"/>
                <w:szCs w:val="22"/>
                <w:highlight w:val="yellow"/>
                <w:lang w:val="en-US" w:eastAsia="zh-CN"/>
                <w:rPrChange w:id="6" w:author="Felix阿星" w:date="2026-06-17T14:12:33Z">
                  <w:rPr>
                    <w:rFonts w:ascii="Times New Roman" w:hAnsi="Times New Roman" w:cs="Times New Roman"/>
                    <w:b/>
                    <w:sz w:val="22"/>
                    <w:szCs w:val="22"/>
                    <w:lang w:val="en-US" w:eastAsia="zh-CN"/>
                  </w:rPr>
                </w:rPrChange>
              </w:rPr>
              <w:t xml:space="preserve"> </w:t>
            </w:r>
            <w:r>
              <w:rPr>
                <w:rFonts w:ascii="Times New Roman" w:hAnsi="Times New Roman" w:cs="Times New Roman"/>
                <w:b/>
                <w:sz w:val="22"/>
                <w:szCs w:val="22"/>
                <w:highlight w:val="yellow"/>
                <w:lang w:val="en-US"/>
                <w:rPrChange w:id="7" w:author="Felix阿星" w:date="2026-06-17T14:12:33Z">
                  <w:rPr>
                    <w:rFonts w:ascii="Times New Roman" w:hAnsi="Times New Roman" w:cs="Times New Roman"/>
                    <w:b/>
                    <w:sz w:val="22"/>
                    <w:szCs w:val="22"/>
                    <w:lang w:val="en-US"/>
                  </w:rPr>
                </w:rPrChange>
              </w:rPr>
              <w:t>of June 2026</w:t>
            </w:r>
            <w:r>
              <w:rPr>
                <w:rFonts w:ascii="Times New Roman" w:hAnsi="Times New Roman" w:cs="Times New Roman"/>
                <w:color w:val="000000"/>
                <w:sz w:val="22"/>
                <w:szCs w:val="22"/>
                <w:lang w:val="en-US"/>
              </w:rPr>
              <w:t xml:space="preserve"> </w:t>
            </w:r>
          </w:p>
          <w:p w14:paraId="501266E8">
            <w:pPr>
              <w:keepNext/>
              <w:keepLines/>
              <w:jc w:val="both"/>
              <w:rPr>
                <w:rFonts w:ascii="Times New Roman" w:hAnsi="Times New Roman" w:cs="Times New Roman"/>
                <w:b/>
                <w:sz w:val="22"/>
                <w:szCs w:val="22"/>
                <w:highlight w:val="yellow"/>
                <w:lang w:val="en-GB"/>
                <w:rPrChange w:id="8" w:author="Felix阿星" w:date="2026-06-17T14:12:41Z">
                  <w:rPr>
                    <w:rFonts w:ascii="Times New Roman" w:hAnsi="Times New Roman" w:cs="Times New Roman"/>
                    <w:b/>
                    <w:sz w:val="22"/>
                    <w:szCs w:val="22"/>
                    <w:lang w:val="en-GB"/>
                  </w:rPr>
                </w:rPrChange>
              </w:rPr>
            </w:pPr>
            <w:r>
              <w:rPr>
                <w:rFonts w:ascii="Times New Roman" w:hAnsi="Times New Roman" w:cs="Times New Roman"/>
                <w:b/>
                <w:sz w:val="22"/>
                <w:szCs w:val="22"/>
                <w:lang w:val="en-US"/>
              </w:rPr>
              <w:t>to the Contract №</w:t>
            </w:r>
            <w:r>
              <w:rPr>
                <w:rFonts w:ascii="Times New Roman" w:hAnsi="Times New Roman" w:cs="Times New Roman"/>
                <w:b/>
                <w:sz w:val="22"/>
                <w:szCs w:val="22"/>
                <w:lang w:val="en-GB"/>
              </w:rPr>
              <w:t xml:space="preserve"> </w:t>
            </w:r>
            <w:r>
              <w:rPr>
                <w:rFonts w:ascii="Times New Roman" w:hAnsi="Times New Roman" w:cs="Times New Roman"/>
                <w:b/>
                <w:sz w:val="22"/>
                <w:szCs w:val="22"/>
                <w:highlight w:val="yellow"/>
                <w:lang w:val="en-GB"/>
                <w:rPrChange w:id="9" w:author="Felix阿星" w:date="2026-06-17T14:12:41Z">
                  <w:rPr>
                    <w:rFonts w:ascii="Times New Roman" w:hAnsi="Times New Roman" w:cs="Times New Roman"/>
                    <w:b/>
                    <w:sz w:val="22"/>
                    <w:szCs w:val="22"/>
                    <w:lang w:val="en-GB"/>
                  </w:rPr>
                </w:rPrChange>
              </w:rPr>
              <w:t xml:space="preserve">GOF-04/06-26-CHN </w:t>
            </w:r>
          </w:p>
          <w:p w14:paraId="05C8D8A5">
            <w:pPr>
              <w:keepNext/>
              <w:keepLines/>
              <w:jc w:val="both"/>
              <w:rPr>
                <w:rFonts w:ascii="Times New Roman" w:hAnsi="Times New Roman" w:cs="Times New Roman"/>
                <w:b/>
                <w:sz w:val="22"/>
                <w:szCs w:val="22"/>
                <w:lang w:val="en-US" w:eastAsia="de-DE"/>
              </w:rPr>
            </w:pPr>
            <w:r>
              <w:rPr>
                <w:rFonts w:ascii="Times New Roman" w:hAnsi="Times New Roman" w:cs="Times New Roman"/>
                <w:b/>
                <w:sz w:val="22"/>
                <w:szCs w:val="22"/>
                <w:highlight w:val="yellow"/>
                <w:lang w:val="en-US"/>
                <w:rPrChange w:id="10" w:author="Felix阿星" w:date="2026-06-17T14:12:41Z">
                  <w:rPr>
                    <w:rFonts w:ascii="Times New Roman" w:hAnsi="Times New Roman" w:cs="Times New Roman"/>
                    <w:b/>
                    <w:sz w:val="22"/>
                    <w:szCs w:val="22"/>
                    <w:lang w:val="en-US"/>
                  </w:rPr>
                </w:rPrChange>
              </w:rPr>
              <w:t>dated 4th</w:t>
            </w:r>
            <w:r>
              <w:rPr>
                <w:rFonts w:ascii="Times New Roman" w:hAnsi="Times New Roman" w:cs="Times New Roman"/>
                <w:b/>
                <w:sz w:val="22"/>
                <w:szCs w:val="22"/>
                <w:highlight w:val="yellow"/>
                <w:lang w:val="en-US" w:eastAsia="zh-CN"/>
                <w:rPrChange w:id="11" w:author="Felix阿星" w:date="2026-06-17T14:12:41Z">
                  <w:rPr>
                    <w:rFonts w:ascii="Times New Roman" w:hAnsi="Times New Roman" w:cs="Times New Roman"/>
                    <w:b/>
                    <w:sz w:val="22"/>
                    <w:szCs w:val="22"/>
                    <w:lang w:val="en-US" w:eastAsia="zh-CN"/>
                  </w:rPr>
                </w:rPrChange>
              </w:rPr>
              <w:t xml:space="preserve"> </w:t>
            </w:r>
            <w:r>
              <w:rPr>
                <w:rFonts w:ascii="Times New Roman" w:hAnsi="Times New Roman" w:cs="Times New Roman"/>
                <w:b/>
                <w:sz w:val="22"/>
                <w:szCs w:val="22"/>
                <w:highlight w:val="yellow"/>
                <w:lang w:val="en-US"/>
                <w:rPrChange w:id="12" w:author="Felix阿星" w:date="2026-06-17T14:12:41Z">
                  <w:rPr>
                    <w:rFonts w:ascii="Times New Roman" w:hAnsi="Times New Roman" w:cs="Times New Roman"/>
                    <w:b/>
                    <w:sz w:val="22"/>
                    <w:szCs w:val="22"/>
                    <w:lang w:val="en-US"/>
                  </w:rPr>
                </w:rPrChange>
              </w:rPr>
              <w:t>of June 2026</w:t>
            </w:r>
          </w:p>
        </w:tc>
      </w:tr>
      <w:tr w14:paraId="4343F48D">
        <w:tblPrEx>
          <w:tblCellMar>
            <w:top w:w="0" w:type="dxa"/>
            <w:left w:w="108" w:type="dxa"/>
            <w:bottom w:w="0" w:type="dxa"/>
            <w:right w:w="108" w:type="dxa"/>
          </w:tblCellMar>
        </w:tblPrEx>
        <w:tc>
          <w:tcPr>
            <w:tcW w:w="5132" w:type="dxa"/>
            <w:gridSpan w:val="4"/>
            <w:tcBorders>
              <w:left w:val="single" w:color="auto" w:sz="4" w:space="0"/>
              <w:bottom w:val="single" w:color="auto" w:sz="4" w:space="0"/>
              <w:right w:val="single" w:color="auto" w:sz="4" w:space="0"/>
            </w:tcBorders>
          </w:tcPr>
          <w:p w14:paraId="00E4A1D9">
            <w:pPr>
              <w:keepNext/>
              <w:keepLines/>
              <w:jc w:val="both"/>
              <w:rPr>
                <w:rFonts w:ascii="Times New Roman" w:hAnsi="Times New Roman" w:cs="Times New Roman"/>
                <w:b/>
                <w:sz w:val="22"/>
                <w:szCs w:val="22"/>
                <w:lang w:val="en-US"/>
              </w:rPr>
            </w:pPr>
          </w:p>
          <w:p w14:paraId="5E21B2AF">
            <w:pPr>
              <w:keepNext/>
              <w:keepLines/>
              <w:jc w:val="both"/>
              <w:rPr>
                <w:rFonts w:ascii="Times New Roman" w:hAnsi="Times New Roman" w:cs="Times New Roman"/>
                <w:sz w:val="22"/>
                <w:szCs w:val="22"/>
              </w:rPr>
            </w:pPr>
            <w:r>
              <w:rPr>
                <w:rFonts w:ascii="Times New Roman" w:hAnsi="Times New Roman" w:cs="Times New Roman"/>
                <w:b/>
                <w:sz w:val="22"/>
                <w:szCs w:val="22"/>
              </w:rPr>
              <w:t xml:space="preserve">Компания </w:t>
            </w:r>
            <w:r>
              <w:rPr>
                <w:rFonts w:ascii="Times New Roman" w:hAnsi="Times New Roman" w:cs="Times New Roman"/>
                <w:b/>
                <w:sz w:val="22"/>
                <w:szCs w:val="22"/>
                <w:highlight w:val="yellow"/>
                <w:rPrChange w:id="13" w:author="Felix阿星" w:date="2026-06-17T14:12:45Z">
                  <w:rPr>
                    <w:rFonts w:ascii="Times New Roman" w:hAnsi="Times New Roman" w:cs="Times New Roman"/>
                    <w:b/>
                    <w:sz w:val="22"/>
                    <w:szCs w:val="22"/>
                  </w:rPr>
                </w:rPrChange>
              </w:rPr>
              <w:t>GUANGDONG OSHUJIAN FURNITURE CO., LTD</w:t>
            </w:r>
            <w:r>
              <w:rPr>
                <w:rFonts w:ascii="Times New Roman" w:hAnsi="Times New Roman" w:cs="Times New Roman"/>
                <w:b/>
                <w:sz w:val="22"/>
                <w:szCs w:val="22"/>
                <w:highlight w:val="yellow"/>
                <w:rPrChange w:id="14" w:author="Felix阿星" w:date="2026-06-17T14:12:54Z">
                  <w:rPr>
                    <w:rFonts w:ascii="Times New Roman" w:hAnsi="Times New Roman" w:cs="Times New Roman"/>
                    <w:b/>
                    <w:sz w:val="22"/>
                    <w:szCs w:val="22"/>
                  </w:rPr>
                </w:rPrChange>
              </w:rPr>
              <w:t>,</w:t>
            </w:r>
            <w:r>
              <w:rPr>
                <w:rFonts w:ascii="Times New Roman" w:hAnsi="Times New Roman" w:cs="Times New Roman"/>
                <w:b/>
                <w:sz w:val="22"/>
                <w:szCs w:val="22"/>
              </w:rPr>
              <w:t xml:space="preserve"> </w:t>
            </w:r>
            <w:r>
              <w:rPr>
                <w:rFonts w:ascii="Times New Roman" w:hAnsi="Times New Roman" w:cs="Times New Roman"/>
                <w:sz w:val="22"/>
                <w:szCs w:val="22"/>
              </w:rPr>
              <w:t>учрежденная и действующая по законодательству КНР, именуемая в дальнейшем</w:t>
            </w:r>
            <w:r>
              <w:rPr>
                <w:rFonts w:ascii="Times New Roman" w:hAnsi="Times New Roman" w:cs="Times New Roman"/>
                <w:b/>
                <w:sz w:val="22"/>
                <w:szCs w:val="22"/>
              </w:rPr>
              <w:t xml:space="preserve"> «Продавец», </w:t>
            </w:r>
            <w:r>
              <w:rPr>
                <w:rFonts w:ascii="Times New Roman" w:hAnsi="Times New Roman" w:cs="Times New Roman"/>
                <w:sz w:val="22"/>
                <w:szCs w:val="22"/>
              </w:rPr>
              <w:t xml:space="preserve">в лице </w:t>
            </w:r>
            <w:r>
              <w:rPr>
                <w:rFonts w:ascii="Times New Roman" w:hAnsi="Times New Roman" w:cs="Times New Roman"/>
                <w:b/>
                <w:sz w:val="22"/>
                <w:szCs w:val="22"/>
              </w:rPr>
              <w:t xml:space="preserve">Генерального директора </w:t>
            </w:r>
            <w:r>
              <w:rPr>
                <w:rFonts w:ascii="Times New Roman" w:hAnsi="Times New Roman" w:cs="Times New Roman"/>
                <w:b/>
                <w:sz w:val="22"/>
                <w:szCs w:val="22"/>
                <w:highlight w:val="yellow"/>
                <w:rPrChange w:id="15" w:author="Felix阿星" w:date="2026-06-17T14:13:00Z">
                  <w:rPr>
                    <w:rFonts w:ascii="Times New Roman" w:hAnsi="Times New Roman" w:cs="Times New Roman"/>
                    <w:b/>
                    <w:sz w:val="22"/>
                    <w:szCs w:val="22"/>
                  </w:rPr>
                </w:rPrChange>
              </w:rPr>
              <w:t>Сюй Юань</w:t>
            </w:r>
            <w:r>
              <w:rPr>
                <w:rFonts w:ascii="Times New Roman" w:hAnsi="Times New Roman" w:cs="Times New Roman"/>
                <w:sz w:val="22"/>
                <w:szCs w:val="22"/>
              </w:rPr>
              <w:t>, действующего на основании Устава, с одной стороны, и</w:t>
            </w:r>
            <w:r>
              <w:rPr>
                <w:rFonts w:ascii="Times New Roman" w:hAnsi="Times New Roman" w:cs="Times New Roman"/>
                <w:b/>
                <w:sz w:val="22"/>
                <w:szCs w:val="22"/>
              </w:rPr>
              <w:t xml:space="preserve"> </w:t>
            </w:r>
            <w:r>
              <w:rPr>
                <w:rFonts w:ascii="Times New Roman" w:hAnsi="Times New Roman" w:cs="Times New Roman"/>
                <w:b/>
                <w:sz w:val="22"/>
                <w:szCs w:val="22"/>
                <w:highlight w:val="yellow"/>
                <w:rPrChange w:id="16" w:author="Felix阿星" w:date="2026-06-17T14:13:09Z">
                  <w:rPr>
                    <w:rFonts w:ascii="Times New Roman" w:hAnsi="Times New Roman" w:cs="Times New Roman"/>
                    <w:b/>
                    <w:sz w:val="22"/>
                    <w:szCs w:val="22"/>
                  </w:rPr>
                </w:rPrChange>
              </w:rPr>
              <w:t>Общество с ограниченной ответственностью «Торговый Дом ЭЙРФЛОТ ТЕХНИКС»</w:t>
            </w:r>
            <w:r>
              <w:rPr>
                <w:rFonts w:ascii="Times New Roman" w:hAnsi="Times New Roman" w:cs="Times New Roman"/>
                <w:b/>
                <w:sz w:val="22"/>
                <w:szCs w:val="22"/>
              </w:rPr>
              <w:t xml:space="preserve">, </w:t>
            </w:r>
            <w:r>
              <w:rPr>
                <w:rFonts w:ascii="Times New Roman" w:hAnsi="Times New Roman" w:cs="Times New Roman"/>
                <w:sz w:val="22"/>
                <w:szCs w:val="22"/>
              </w:rPr>
              <w:t>учрежденное и действующее по законодательству Российской Федерации, именуемое в дальнейшем</w:t>
            </w:r>
            <w:r>
              <w:rPr>
                <w:rFonts w:ascii="Times New Roman" w:hAnsi="Times New Roman" w:cs="Times New Roman"/>
                <w:b/>
                <w:sz w:val="22"/>
                <w:szCs w:val="22"/>
              </w:rPr>
              <w:t xml:space="preserve"> «Покупатель», </w:t>
            </w:r>
            <w:r>
              <w:rPr>
                <w:rFonts w:ascii="Times New Roman" w:hAnsi="Times New Roman" w:cs="Times New Roman"/>
                <w:sz w:val="22"/>
                <w:szCs w:val="22"/>
              </w:rPr>
              <w:t xml:space="preserve">в лице </w:t>
            </w:r>
            <w:r>
              <w:rPr>
                <w:rFonts w:ascii="Times New Roman" w:hAnsi="Times New Roman" w:cs="Times New Roman"/>
                <w:b/>
                <w:sz w:val="22"/>
                <w:szCs w:val="22"/>
              </w:rPr>
              <w:t xml:space="preserve">Генерального директора </w:t>
            </w:r>
            <w:r>
              <w:rPr>
                <w:rFonts w:ascii="Times New Roman" w:hAnsi="Times New Roman" w:cs="Times New Roman"/>
                <w:b/>
                <w:sz w:val="22"/>
                <w:szCs w:val="22"/>
                <w:highlight w:val="yellow"/>
                <w:rPrChange w:id="17" w:author="Felix阿星" w:date="2026-06-17T14:13:24Z">
                  <w:rPr>
                    <w:rFonts w:ascii="Times New Roman" w:hAnsi="Times New Roman" w:cs="Times New Roman"/>
                    <w:b/>
                    <w:sz w:val="22"/>
                    <w:szCs w:val="22"/>
                  </w:rPr>
                </w:rPrChange>
              </w:rPr>
              <w:t>Журавлева Сергея Владимировича</w:t>
            </w:r>
            <w:r>
              <w:rPr>
                <w:rFonts w:ascii="Times New Roman" w:hAnsi="Times New Roman" w:cs="Times New Roman"/>
                <w:sz w:val="22"/>
                <w:szCs w:val="22"/>
              </w:rPr>
              <w:t>, действующего на основании Устава, с другой стороны, вместе именуемые «Стороны», заключили данное Приложение №</w:t>
            </w:r>
            <w:r>
              <w:rPr>
                <w:rFonts w:ascii="Times New Roman" w:hAnsi="Times New Roman" w:cs="Times New Roman"/>
                <w:sz w:val="22"/>
                <w:szCs w:val="22"/>
                <w:highlight w:val="yellow"/>
                <w:rPrChange w:id="18" w:author="Felix阿星" w:date="2026-06-17T14:14:32Z">
                  <w:rPr>
                    <w:rFonts w:ascii="Times New Roman" w:hAnsi="Times New Roman" w:cs="Times New Roman"/>
                    <w:sz w:val="22"/>
                    <w:szCs w:val="22"/>
                  </w:rPr>
                </w:rPrChange>
              </w:rPr>
              <w:t>2</w:t>
            </w:r>
            <w:r>
              <w:rPr>
                <w:rFonts w:ascii="Times New Roman" w:hAnsi="Times New Roman" w:cs="Times New Roman"/>
                <w:sz w:val="22"/>
                <w:szCs w:val="22"/>
              </w:rPr>
              <w:t xml:space="preserve"> (далее – «Приложение») к Контракту </w:t>
            </w:r>
            <w:r>
              <w:rPr>
                <w:rFonts w:ascii="Times New Roman" w:hAnsi="Times New Roman"/>
                <w:sz w:val="22"/>
                <w:szCs w:val="22"/>
              </w:rPr>
              <w:t xml:space="preserve">№ </w:t>
            </w:r>
            <w:r>
              <w:rPr>
                <w:rFonts w:ascii="Times New Roman" w:hAnsi="Times New Roman"/>
                <w:color w:val="000000"/>
                <w:sz w:val="22"/>
                <w:szCs w:val="22"/>
                <w:highlight w:val="yellow"/>
                <w:lang w:val="en-US"/>
                <w:rPrChange w:id="19" w:author="Felix阿星" w:date="2026-06-17T14:14:28Z">
                  <w:rPr>
                    <w:rFonts w:ascii="Times New Roman" w:hAnsi="Times New Roman"/>
                    <w:color w:val="000000"/>
                    <w:sz w:val="22"/>
                    <w:szCs w:val="22"/>
                    <w:lang w:val="en-US"/>
                  </w:rPr>
                </w:rPrChange>
              </w:rPr>
              <w:t>GOF</w:t>
            </w:r>
            <w:r>
              <w:rPr>
                <w:rFonts w:ascii="Times New Roman" w:hAnsi="Times New Roman"/>
                <w:color w:val="000000"/>
                <w:sz w:val="22"/>
                <w:szCs w:val="22"/>
                <w:highlight w:val="yellow"/>
                <w:rPrChange w:id="20" w:author="Felix阿星" w:date="2026-06-17T14:14:28Z">
                  <w:rPr>
                    <w:rFonts w:ascii="Times New Roman" w:hAnsi="Times New Roman"/>
                    <w:color w:val="000000"/>
                    <w:sz w:val="22"/>
                    <w:szCs w:val="22"/>
                  </w:rPr>
                </w:rPrChange>
              </w:rPr>
              <w:t>-04/06-26-</w:t>
            </w:r>
            <w:r>
              <w:rPr>
                <w:rFonts w:ascii="Times New Roman" w:hAnsi="Times New Roman"/>
                <w:color w:val="000000"/>
                <w:sz w:val="22"/>
                <w:szCs w:val="22"/>
                <w:highlight w:val="yellow"/>
                <w:lang w:val="en-US"/>
                <w:rPrChange w:id="21" w:author="Felix阿星" w:date="2026-06-17T14:14:28Z">
                  <w:rPr>
                    <w:rFonts w:ascii="Times New Roman" w:hAnsi="Times New Roman"/>
                    <w:color w:val="000000"/>
                    <w:sz w:val="22"/>
                    <w:szCs w:val="22"/>
                    <w:lang w:val="en-US"/>
                  </w:rPr>
                </w:rPrChange>
              </w:rPr>
              <w:t>CHN</w:t>
            </w:r>
            <w:r>
              <w:rPr>
                <w:rFonts w:ascii="Times New Roman" w:hAnsi="Times New Roman" w:cs="Times New Roman"/>
                <w:sz w:val="22"/>
                <w:szCs w:val="22"/>
                <w:highlight w:val="yellow"/>
                <w:rPrChange w:id="22" w:author="Felix阿星" w:date="2026-06-17T14:14:28Z">
                  <w:rPr>
                    <w:rFonts w:ascii="Times New Roman" w:hAnsi="Times New Roman" w:cs="Times New Roman"/>
                    <w:sz w:val="22"/>
                    <w:szCs w:val="22"/>
                  </w:rPr>
                </w:rPrChange>
              </w:rPr>
              <w:t xml:space="preserve"> от </w:t>
            </w:r>
            <w:r>
              <w:rPr>
                <w:rFonts w:ascii="Times New Roman" w:hAnsi="Times New Roman"/>
                <w:sz w:val="22"/>
                <w:szCs w:val="22"/>
                <w:highlight w:val="yellow"/>
                <w:rPrChange w:id="23" w:author="Felix阿星" w:date="2026-06-17T14:14:28Z">
                  <w:rPr>
                    <w:rFonts w:ascii="Times New Roman" w:hAnsi="Times New Roman"/>
                    <w:sz w:val="22"/>
                    <w:szCs w:val="22"/>
                  </w:rPr>
                </w:rPrChange>
              </w:rPr>
              <w:t>«04» июня 2026 г.</w:t>
            </w:r>
            <w:r>
              <w:rPr>
                <w:rFonts w:ascii="Times New Roman" w:hAnsi="Times New Roman" w:cs="Times New Roman"/>
                <w:sz w:val="22"/>
                <w:szCs w:val="22"/>
              </w:rPr>
              <w:t xml:space="preserve"> (далее – «Контракт»):</w:t>
            </w:r>
          </w:p>
          <w:p w14:paraId="4DD0CDE6">
            <w:pPr>
              <w:keepNext/>
              <w:keepLines/>
              <w:jc w:val="center"/>
              <w:rPr>
                <w:rFonts w:ascii="Times New Roman" w:hAnsi="Times New Roman" w:cs="Times New Roman"/>
                <w:sz w:val="22"/>
                <w:szCs w:val="22"/>
              </w:rPr>
            </w:pPr>
          </w:p>
        </w:tc>
        <w:tc>
          <w:tcPr>
            <w:tcW w:w="5176" w:type="dxa"/>
            <w:gridSpan w:val="5"/>
            <w:tcBorders>
              <w:left w:val="single" w:color="auto" w:sz="4" w:space="0"/>
              <w:bottom w:val="single" w:color="auto" w:sz="4" w:space="0"/>
              <w:right w:val="single" w:color="auto" w:sz="4" w:space="0"/>
            </w:tcBorders>
          </w:tcPr>
          <w:p w14:paraId="5E77CC31">
            <w:pPr>
              <w:keepNext/>
              <w:keepLines/>
              <w:jc w:val="both"/>
              <w:rPr>
                <w:rFonts w:ascii="Times New Roman" w:hAnsi="Times New Roman" w:cs="Times New Roman"/>
                <w:b/>
                <w:sz w:val="22"/>
                <w:szCs w:val="22"/>
                <w:shd w:val="clear" w:color="auto" w:fill="FFFFFF"/>
              </w:rPr>
            </w:pPr>
          </w:p>
          <w:p w14:paraId="34E15343">
            <w:pPr>
              <w:keepNext/>
              <w:keepLines/>
              <w:jc w:val="both"/>
              <w:rPr>
                <w:rFonts w:ascii="Times New Roman" w:hAnsi="Times New Roman" w:cs="Times New Roman"/>
                <w:sz w:val="22"/>
                <w:szCs w:val="22"/>
                <w:lang w:val="en-US" w:eastAsia="de-DE"/>
              </w:rPr>
            </w:pPr>
            <w:r>
              <w:rPr>
                <w:rFonts w:ascii="Times New Roman" w:hAnsi="Times New Roman" w:cs="Times New Roman"/>
                <w:b/>
                <w:sz w:val="22"/>
                <w:szCs w:val="22"/>
                <w:shd w:val="clear" w:color="auto" w:fill="FFFFFF"/>
                <w:lang w:val="en-US"/>
              </w:rPr>
              <w:t xml:space="preserve">Company </w:t>
            </w:r>
            <w:r>
              <w:rPr>
                <w:rFonts w:ascii="Times New Roman" w:hAnsi="Times New Roman" w:cs="Times New Roman"/>
                <w:b/>
                <w:sz w:val="22"/>
                <w:szCs w:val="22"/>
                <w:highlight w:val="yellow"/>
                <w:lang w:val="en-US"/>
                <w:rPrChange w:id="24" w:author="Felix阿星" w:date="2026-06-17T14:12:51Z">
                  <w:rPr>
                    <w:rFonts w:ascii="Times New Roman" w:hAnsi="Times New Roman" w:cs="Times New Roman"/>
                    <w:b/>
                    <w:sz w:val="22"/>
                    <w:szCs w:val="22"/>
                    <w:lang w:val="en-US"/>
                  </w:rPr>
                </w:rPrChange>
              </w:rPr>
              <w:t>GUANGDONG OSHUJIAN FURNITURE CO., LTD</w:t>
            </w:r>
            <w:r>
              <w:rPr>
                <w:rFonts w:ascii="Times New Roman" w:hAnsi="Times New Roman" w:cs="Times New Roman"/>
                <w:b/>
                <w:sz w:val="22"/>
                <w:szCs w:val="22"/>
                <w:highlight w:val="yellow"/>
                <w:shd w:val="clear" w:color="auto" w:fill="FFFFFF"/>
                <w:lang w:val="en-US"/>
                <w:rPrChange w:id="25" w:author="Felix阿星" w:date="2026-06-17T14:12:51Z">
                  <w:rPr>
                    <w:rFonts w:ascii="Times New Roman" w:hAnsi="Times New Roman" w:cs="Times New Roman"/>
                    <w:b/>
                    <w:sz w:val="22"/>
                    <w:szCs w:val="22"/>
                    <w:shd w:val="clear" w:color="auto" w:fill="FFFFFF"/>
                    <w:lang w:val="en-US"/>
                  </w:rPr>
                </w:rPrChange>
              </w:rPr>
              <w:t>,</w:t>
            </w:r>
            <w:r>
              <w:rPr>
                <w:rFonts w:ascii="Times New Roman" w:hAnsi="Times New Roman" w:cs="Times New Roman"/>
                <w:b/>
                <w:sz w:val="22"/>
                <w:szCs w:val="22"/>
                <w:shd w:val="clear" w:color="auto" w:fill="FFFFFF"/>
                <w:lang w:val="en-US"/>
              </w:rPr>
              <w:t xml:space="preserve"> </w:t>
            </w:r>
            <w:r>
              <w:rPr>
                <w:rFonts w:ascii="Times New Roman" w:hAnsi="Times New Roman" w:cs="Times New Roman"/>
                <w:sz w:val="22"/>
                <w:szCs w:val="22"/>
                <w:shd w:val="clear" w:color="auto" w:fill="FFFFFF"/>
                <w:lang w:val="en-US"/>
              </w:rPr>
              <w:t>established and operating under the laws of the People's Republic of China, hereinafter referred to as</w:t>
            </w:r>
            <w:r>
              <w:rPr>
                <w:rFonts w:ascii="Times New Roman" w:hAnsi="Times New Roman" w:cs="Times New Roman"/>
                <w:b/>
                <w:sz w:val="22"/>
                <w:szCs w:val="22"/>
                <w:shd w:val="clear" w:color="auto" w:fill="FFFFFF"/>
                <w:lang w:val="en-US"/>
              </w:rPr>
              <w:t xml:space="preserve"> the «Seller», </w:t>
            </w:r>
            <w:r>
              <w:rPr>
                <w:rFonts w:ascii="Times New Roman" w:hAnsi="Times New Roman" w:cs="Times New Roman"/>
                <w:sz w:val="22"/>
                <w:szCs w:val="22"/>
                <w:shd w:val="clear" w:color="auto" w:fill="FFFFFF"/>
                <w:lang w:val="en-US"/>
              </w:rPr>
              <w:t xml:space="preserve">represented in the person of </w:t>
            </w:r>
            <w:r>
              <w:rPr>
                <w:rFonts w:ascii="Times New Roman" w:hAnsi="Times New Roman" w:cs="Times New Roman"/>
                <w:b/>
                <w:sz w:val="22"/>
                <w:szCs w:val="22"/>
                <w:shd w:val="clear" w:color="auto" w:fill="FFFFFF"/>
                <w:lang w:val="en-US"/>
              </w:rPr>
              <w:t xml:space="preserve">General Director </w:t>
            </w:r>
            <w:r>
              <w:rPr>
                <w:rFonts w:hint="eastAsia" w:ascii="Times New Roman" w:hAnsi="Times New Roman" w:cs="Times New Roman"/>
                <w:b/>
                <w:sz w:val="22"/>
                <w:szCs w:val="22"/>
                <w:highlight w:val="yellow"/>
                <w:shd w:val="clear" w:color="auto" w:fill="FFFFFF"/>
                <w:lang w:val="en-US" w:eastAsia="zh-CN"/>
                <w:rPrChange w:id="26" w:author="Felix阿星" w:date="2026-06-17T14:13:03Z">
                  <w:rPr>
                    <w:rFonts w:hint="eastAsia" w:ascii="Times New Roman" w:hAnsi="Times New Roman" w:cs="Times New Roman"/>
                    <w:b/>
                    <w:sz w:val="22"/>
                    <w:szCs w:val="22"/>
                    <w:shd w:val="clear" w:color="auto" w:fill="FFFFFF"/>
                    <w:lang w:val="en-US" w:eastAsia="zh-CN"/>
                  </w:rPr>
                </w:rPrChange>
              </w:rPr>
              <w:t>Xu</w:t>
            </w:r>
            <w:r>
              <w:rPr>
                <w:rFonts w:ascii="Times New Roman" w:hAnsi="Times New Roman" w:cs="Times New Roman"/>
                <w:b/>
                <w:sz w:val="22"/>
                <w:szCs w:val="22"/>
                <w:highlight w:val="yellow"/>
                <w:shd w:val="clear" w:color="auto" w:fill="FFFFFF"/>
                <w:lang w:val="en-US" w:eastAsia="zh-CN"/>
                <w:rPrChange w:id="27" w:author="Felix阿星" w:date="2026-06-17T14:13:03Z">
                  <w:rPr>
                    <w:rFonts w:ascii="Times New Roman" w:hAnsi="Times New Roman" w:cs="Times New Roman"/>
                    <w:b/>
                    <w:sz w:val="22"/>
                    <w:szCs w:val="22"/>
                    <w:shd w:val="clear" w:color="auto" w:fill="FFFFFF"/>
                    <w:lang w:val="en-US" w:eastAsia="zh-CN"/>
                  </w:rPr>
                </w:rPrChange>
              </w:rPr>
              <w:t xml:space="preserve"> Y</w:t>
            </w:r>
            <w:r>
              <w:rPr>
                <w:rFonts w:hint="eastAsia" w:ascii="Times New Roman" w:hAnsi="Times New Roman" w:cs="Times New Roman"/>
                <w:b/>
                <w:sz w:val="22"/>
                <w:szCs w:val="22"/>
                <w:highlight w:val="yellow"/>
                <w:shd w:val="clear" w:color="auto" w:fill="FFFFFF"/>
                <w:lang w:val="en-US" w:eastAsia="zh-CN"/>
                <w:rPrChange w:id="28" w:author="Felix阿星" w:date="2026-06-17T14:13:03Z">
                  <w:rPr>
                    <w:rFonts w:hint="eastAsia" w:ascii="Times New Roman" w:hAnsi="Times New Roman" w:cs="Times New Roman"/>
                    <w:b/>
                    <w:sz w:val="22"/>
                    <w:szCs w:val="22"/>
                    <w:shd w:val="clear" w:color="auto" w:fill="FFFFFF"/>
                    <w:lang w:val="en-US" w:eastAsia="zh-CN"/>
                  </w:rPr>
                </w:rPrChange>
              </w:rPr>
              <w:t>uan</w:t>
            </w:r>
            <w:r>
              <w:rPr>
                <w:rFonts w:ascii="Times New Roman" w:hAnsi="Times New Roman" w:cs="Times New Roman"/>
                <w:sz w:val="22"/>
                <w:szCs w:val="22"/>
                <w:shd w:val="clear" w:color="auto" w:fill="FFFFFF"/>
                <w:lang w:val="en-US"/>
              </w:rPr>
              <w:t xml:space="preserve">, acting on the base of the Charter, on the one part, and </w:t>
            </w:r>
            <w:r>
              <w:rPr>
                <w:rFonts w:ascii="Times New Roman" w:hAnsi="Times New Roman" w:cs="Times New Roman"/>
                <w:b/>
                <w:sz w:val="22"/>
                <w:szCs w:val="22"/>
                <w:highlight w:val="yellow"/>
                <w:shd w:val="clear" w:color="auto" w:fill="FFFFFF"/>
                <w:lang w:val="en-US"/>
                <w:rPrChange w:id="29" w:author="Felix阿星" w:date="2026-06-17T14:13:13Z">
                  <w:rPr>
                    <w:rFonts w:ascii="Times New Roman" w:hAnsi="Times New Roman" w:cs="Times New Roman"/>
                    <w:b/>
                    <w:sz w:val="22"/>
                    <w:szCs w:val="22"/>
                    <w:shd w:val="clear" w:color="auto" w:fill="FFFFFF"/>
                    <w:lang w:val="en-US"/>
                  </w:rPr>
                </w:rPrChange>
              </w:rPr>
              <w:t>Company</w:t>
            </w:r>
            <w:r>
              <w:rPr>
                <w:rFonts w:ascii="Times New Roman" w:hAnsi="Times New Roman" w:cs="Times New Roman"/>
                <w:sz w:val="22"/>
                <w:szCs w:val="22"/>
                <w:highlight w:val="yellow"/>
                <w:shd w:val="clear" w:color="auto" w:fill="FFFFFF"/>
                <w:lang w:val="en-US"/>
                <w:rPrChange w:id="30" w:author="Felix阿星" w:date="2026-06-17T14:13:13Z">
                  <w:rPr>
                    <w:rFonts w:ascii="Times New Roman" w:hAnsi="Times New Roman" w:cs="Times New Roman"/>
                    <w:sz w:val="22"/>
                    <w:szCs w:val="22"/>
                    <w:shd w:val="clear" w:color="auto" w:fill="FFFFFF"/>
                    <w:lang w:val="en-US"/>
                  </w:rPr>
                </w:rPrChange>
              </w:rPr>
              <w:t xml:space="preserve"> </w:t>
            </w:r>
            <w:r>
              <w:rPr>
                <w:rFonts w:ascii="Times New Roman" w:hAnsi="Times New Roman" w:cs="Times New Roman"/>
                <w:b/>
                <w:sz w:val="22"/>
                <w:szCs w:val="22"/>
                <w:highlight w:val="yellow"/>
                <w:shd w:val="clear" w:color="auto" w:fill="FFFFFF"/>
                <w:lang w:val="en-US"/>
                <w:rPrChange w:id="31" w:author="Felix阿星" w:date="2026-06-17T14:13:13Z">
                  <w:rPr>
                    <w:rFonts w:ascii="Times New Roman" w:hAnsi="Times New Roman" w:cs="Times New Roman"/>
                    <w:b/>
                    <w:sz w:val="22"/>
                    <w:szCs w:val="22"/>
                    <w:shd w:val="clear" w:color="auto" w:fill="FFFFFF"/>
                    <w:lang w:val="en-US"/>
                  </w:rPr>
                </w:rPrChange>
              </w:rPr>
              <w:t>AIRFLOT TECHNICS TH Ltd.,</w:t>
            </w:r>
            <w:r>
              <w:rPr>
                <w:rFonts w:ascii="Times New Roman" w:hAnsi="Times New Roman" w:cs="Times New Roman"/>
                <w:sz w:val="22"/>
                <w:szCs w:val="22"/>
                <w:shd w:val="clear" w:color="auto" w:fill="FFFFFF"/>
                <w:lang w:val="en-US"/>
              </w:rPr>
              <w:t xml:space="preserve"> established and operating under the laws of the Russian Federation, hereinafter referred to as </w:t>
            </w:r>
            <w:r>
              <w:rPr>
                <w:rFonts w:ascii="Times New Roman" w:hAnsi="Times New Roman" w:cs="Times New Roman"/>
                <w:b/>
                <w:sz w:val="22"/>
                <w:szCs w:val="22"/>
                <w:shd w:val="clear" w:color="auto" w:fill="FFFFFF"/>
                <w:lang w:val="en-US"/>
              </w:rPr>
              <w:t xml:space="preserve">the «Buyer», </w:t>
            </w:r>
            <w:r>
              <w:rPr>
                <w:rFonts w:ascii="Times New Roman" w:hAnsi="Times New Roman" w:cs="Times New Roman"/>
                <w:sz w:val="22"/>
                <w:szCs w:val="22"/>
                <w:shd w:val="clear" w:color="auto" w:fill="FFFFFF"/>
                <w:lang w:val="en-US"/>
              </w:rPr>
              <w:t xml:space="preserve">represented in the person of </w:t>
            </w:r>
            <w:r>
              <w:rPr>
                <w:rFonts w:ascii="Times New Roman" w:hAnsi="Times New Roman" w:cs="Times New Roman"/>
                <w:b/>
                <w:bCs/>
                <w:sz w:val="22"/>
                <w:szCs w:val="22"/>
                <w:shd w:val="clear" w:color="auto" w:fill="FFFFFF"/>
                <w:lang w:val="en-US"/>
              </w:rPr>
              <w:t>General Director</w:t>
            </w:r>
            <w:r>
              <w:rPr>
                <w:rFonts w:ascii="Times New Roman" w:hAnsi="Times New Roman" w:cs="Times New Roman"/>
                <w:sz w:val="22"/>
                <w:szCs w:val="22"/>
                <w:shd w:val="clear" w:color="auto" w:fill="FFFFFF"/>
                <w:lang w:val="en-US"/>
              </w:rPr>
              <w:t xml:space="preserve"> </w:t>
            </w:r>
            <w:r>
              <w:rPr>
                <w:rFonts w:ascii="Times New Roman" w:hAnsi="Times New Roman" w:cs="Times New Roman"/>
                <w:b/>
                <w:sz w:val="22"/>
                <w:szCs w:val="22"/>
                <w:highlight w:val="yellow"/>
                <w:shd w:val="clear" w:color="auto" w:fill="FFFFFF"/>
                <w:lang w:val="en-US"/>
                <w:rPrChange w:id="32" w:author="Felix阿星" w:date="2026-06-17T14:13:19Z">
                  <w:rPr>
                    <w:rFonts w:ascii="Times New Roman" w:hAnsi="Times New Roman" w:cs="Times New Roman"/>
                    <w:b/>
                    <w:sz w:val="22"/>
                    <w:szCs w:val="22"/>
                    <w:shd w:val="clear" w:color="auto" w:fill="FFFFFF"/>
                    <w:lang w:val="en-US"/>
                  </w:rPr>
                </w:rPrChange>
              </w:rPr>
              <w:t>Sergey ZHURAVLEV</w:t>
            </w:r>
            <w:r>
              <w:rPr>
                <w:rFonts w:ascii="Times New Roman" w:hAnsi="Times New Roman" w:cs="Times New Roman"/>
                <w:sz w:val="22"/>
                <w:szCs w:val="22"/>
                <w:shd w:val="clear" w:color="auto" w:fill="FFFFFF"/>
                <w:lang w:val="en-US"/>
              </w:rPr>
              <w:t xml:space="preserve">, acting on the base of the Charter, on the other part, together referred to as the «Parties» </w:t>
            </w:r>
            <w:r>
              <w:rPr>
                <w:rStyle w:val="12"/>
                <w:rFonts w:ascii="Times New Roman" w:hAnsi="Times New Roman" w:cs="Times New Roman"/>
                <w:sz w:val="22"/>
                <w:szCs w:val="22"/>
                <w:shd w:val="clear" w:color="auto" w:fill="FFFFFF"/>
                <w:lang w:val="en-US"/>
              </w:rPr>
              <w:t xml:space="preserve">have </w:t>
            </w:r>
            <w:r>
              <w:rPr>
                <w:rFonts w:ascii="Times New Roman" w:hAnsi="Times New Roman" w:cs="Times New Roman"/>
                <w:sz w:val="22"/>
                <w:szCs w:val="22"/>
                <w:lang w:val="en-US"/>
              </w:rPr>
              <w:t>concluded the present Appendix №</w:t>
            </w:r>
            <w:r>
              <w:rPr>
                <w:rFonts w:ascii="Times New Roman" w:hAnsi="Times New Roman" w:cs="Times New Roman"/>
                <w:sz w:val="22"/>
                <w:szCs w:val="22"/>
                <w:highlight w:val="yellow"/>
                <w:lang w:val="en-US"/>
                <w:rPrChange w:id="33" w:author="Felix阿星" w:date="2026-06-17T14:14:35Z">
                  <w:rPr>
                    <w:rFonts w:ascii="Times New Roman" w:hAnsi="Times New Roman" w:cs="Times New Roman"/>
                    <w:sz w:val="22"/>
                    <w:szCs w:val="22"/>
                    <w:lang w:val="en-US"/>
                  </w:rPr>
                </w:rPrChange>
              </w:rPr>
              <w:t>2</w:t>
            </w:r>
            <w:r>
              <w:rPr>
                <w:rFonts w:ascii="Times New Roman" w:hAnsi="Times New Roman" w:cs="Times New Roman"/>
                <w:sz w:val="22"/>
                <w:szCs w:val="22"/>
                <w:lang w:val="en-US"/>
              </w:rPr>
              <w:t xml:space="preserve"> </w:t>
            </w:r>
            <w:r>
              <w:rPr>
                <w:rFonts w:ascii="Times New Roman" w:hAnsi="Times New Roman" w:cs="Times New Roman"/>
                <w:sz w:val="22"/>
                <w:szCs w:val="22"/>
                <w:lang w:val="en-US" w:eastAsia="de-DE"/>
              </w:rPr>
              <w:t>(hereinafter – «</w:t>
            </w:r>
            <w:r>
              <w:rPr>
                <w:rFonts w:ascii="Times New Roman" w:hAnsi="Times New Roman" w:cs="Times New Roman"/>
                <w:sz w:val="22"/>
                <w:szCs w:val="22"/>
                <w:lang w:val="en-US"/>
              </w:rPr>
              <w:t>Appendix»)</w:t>
            </w:r>
            <w:r>
              <w:rPr>
                <w:rFonts w:ascii="Times New Roman" w:hAnsi="Times New Roman" w:cs="Times New Roman"/>
                <w:sz w:val="22"/>
                <w:szCs w:val="22"/>
                <w:lang w:val="en-US" w:eastAsia="de-DE"/>
              </w:rPr>
              <w:t xml:space="preserve"> </w:t>
            </w:r>
            <w:r>
              <w:rPr>
                <w:rFonts w:ascii="Times New Roman" w:hAnsi="Times New Roman" w:cs="Times New Roman"/>
                <w:sz w:val="22"/>
                <w:szCs w:val="22"/>
                <w:lang w:val="en-US"/>
              </w:rPr>
              <w:t xml:space="preserve">to the Contract </w:t>
            </w:r>
            <w:r>
              <w:rPr>
                <w:rFonts w:ascii="Times New Roman" w:hAnsi="Times New Roman"/>
                <w:sz w:val="22"/>
                <w:szCs w:val="22"/>
                <w:lang w:val="en-US"/>
              </w:rPr>
              <w:t>№</w:t>
            </w:r>
            <w:r>
              <w:rPr>
                <w:rFonts w:ascii="Times New Roman" w:hAnsi="Times New Roman" w:cs="Times New Roman"/>
                <w:sz w:val="22"/>
                <w:szCs w:val="22"/>
                <w:lang w:val="en-US"/>
              </w:rPr>
              <w:t xml:space="preserve"> </w:t>
            </w:r>
            <w:r>
              <w:rPr>
                <w:rFonts w:ascii="Times New Roman" w:hAnsi="Times New Roman"/>
                <w:color w:val="000000"/>
                <w:sz w:val="22"/>
                <w:szCs w:val="22"/>
                <w:highlight w:val="yellow"/>
                <w:lang w:val="en-US"/>
                <w:rPrChange w:id="34" w:author="Felix阿星" w:date="2026-06-17T14:14:40Z">
                  <w:rPr>
                    <w:rFonts w:ascii="Times New Roman" w:hAnsi="Times New Roman"/>
                    <w:color w:val="000000"/>
                    <w:sz w:val="22"/>
                    <w:szCs w:val="22"/>
                    <w:lang w:val="en-US"/>
                  </w:rPr>
                </w:rPrChange>
              </w:rPr>
              <w:t>GOF-04/06-26-CHN</w:t>
            </w:r>
            <w:r>
              <w:rPr>
                <w:rFonts w:ascii="Times New Roman" w:hAnsi="Times New Roman" w:cs="Times New Roman"/>
                <w:sz w:val="22"/>
                <w:szCs w:val="22"/>
                <w:highlight w:val="yellow"/>
                <w:lang w:val="en-US"/>
                <w:rPrChange w:id="35" w:author="Felix阿星" w:date="2026-06-17T14:14:40Z">
                  <w:rPr>
                    <w:rFonts w:ascii="Times New Roman" w:hAnsi="Times New Roman" w:cs="Times New Roman"/>
                    <w:sz w:val="22"/>
                    <w:szCs w:val="22"/>
                    <w:lang w:val="en-US"/>
                  </w:rPr>
                </w:rPrChange>
              </w:rPr>
              <w:t xml:space="preserve"> dated 4th of June 2026</w:t>
            </w:r>
            <w:r>
              <w:rPr>
                <w:rFonts w:ascii="Times New Roman" w:hAnsi="Times New Roman" w:cs="Times New Roman"/>
                <w:b/>
                <w:sz w:val="22"/>
                <w:szCs w:val="22"/>
                <w:lang w:val="en-US"/>
              </w:rPr>
              <w:t xml:space="preserve"> </w:t>
            </w:r>
            <w:r>
              <w:rPr>
                <w:rFonts w:ascii="Times New Roman" w:hAnsi="Times New Roman" w:cs="Times New Roman"/>
                <w:sz w:val="22"/>
                <w:szCs w:val="22"/>
                <w:shd w:val="clear" w:color="auto" w:fill="FFFFFF"/>
                <w:lang w:val="en-US"/>
              </w:rPr>
              <w:t>(hereinafter - the</w:t>
            </w:r>
            <w:r>
              <w:rPr>
                <w:rFonts w:ascii="Times New Roman" w:hAnsi="Times New Roman" w:cs="Times New Roman"/>
                <w:b/>
                <w:sz w:val="22"/>
                <w:szCs w:val="22"/>
                <w:shd w:val="clear" w:color="auto" w:fill="FFFFFF"/>
                <w:lang w:val="en-US"/>
              </w:rPr>
              <w:t xml:space="preserve"> «</w:t>
            </w:r>
            <w:r>
              <w:rPr>
                <w:rFonts w:ascii="Times New Roman" w:hAnsi="Times New Roman" w:cs="Times New Roman"/>
                <w:sz w:val="22"/>
                <w:szCs w:val="22"/>
                <w:shd w:val="clear" w:color="auto" w:fill="FFFFFF"/>
                <w:lang w:val="en-US"/>
              </w:rPr>
              <w:t>Contract</w:t>
            </w:r>
            <w:r>
              <w:rPr>
                <w:rFonts w:ascii="Times New Roman" w:hAnsi="Times New Roman" w:cs="Times New Roman"/>
                <w:b/>
                <w:sz w:val="22"/>
                <w:szCs w:val="22"/>
                <w:shd w:val="clear" w:color="auto" w:fill="FFFFFF"/>
                <w:lang w:val="en-US"/>
              </w:rPr>
              <w:t>»</w:t>
            </w:r>
            <w:r>
              <w:rPr>
                <w:rFonts w:ascii="Times New Roman" w:hAnsi="Times New Roman" w:cs="Times New Roman"/>
                <w:sz w:val="22"/>
                <w:szCs w:val="22"/>
                <w:shd w:val="clear" w:color="auto" w:fill="FFFFFF"/>
                <w:lang w:val="en-US"/>
              </w:rPr>
              <w:t>)</w:t>
            </w:r>
            <w:r>
              <w:rPr>
                <w:rFonts w:ascii="Times New Roman" w:hAnsi="Times New Roman" w:cs="Times New Roman"/>
                <w:sz w:val="22"/>
                <w:szCs w:val="22"/>
                <w:lang w:val="en-US"/>
              </w:rPr>
              <w:t xml:space="preserve">: </w:t>
            </w:r>
          </w:p>
        </w:tc>
      </w:tr>
      <w:tr w14:paraId="4A20C643">
        <w:tblPrEx>
          <w:tblCellMar>
            <w:top w:w="0" w:type="dxa"/>
            <w:left w:w="108" w:type="dxa"/>
            <w:bottom w:w="0" w:type="dxa"/>
            <w:right w:w="108" w:type="dxa"/>
          </w:tblCellMar>
        </w:tblPrEx>
        <w:tc>
          <w:tcPr>
            <w:tcW w:w="5132" w:type="dxa"/>
            <w:gridSpan w:val="4"/>
            <w:tcBorders>
              <w:top w:val="single" w:color="auto" w:sz="4" w:space="0"/>
              <w:left w:val="single" w:color="auto" w:sz="4" w:space="0"/>
              <w:bottom w:val="single" w:color="auto" w:sz="4" w:space="0"/>
              <w:right w:val="single" w:color="auto" w:sz="4" w:space="0"/>
            </w:tcBorders>
          </w:tcPr>
          <w:p w14:paraId="21099C71">
            <w:pPr>
              <w:pStyle w:val="13"/>
              <w:keepNext/>
              <w:keepLines/>
              <w:ind w:left="0"/>
              <w:rPr>
                <w:rFonts w:ascii="Times New Roman" w:hAnsi="Times New Roman" w:cs="Times New Roman"/>
                <w:b/>
                <w:snapToGrid w:val="0"/>
                <w:sz w:val="22"/>
                <w:szCs w:val="22"/>
                <w:u w:val="single"/>
              </w:rPr>
            </w:pPr>
            <w:r>
              <w:rPr>
                <w:rFonts w:ascii="Times New Roman" w:hAnsi="Times New Roman" w:cs="Times New Roman"/>
                <w:b/>
                <w:snapToGrid w:val="0"/>
                <w:sz w:val="22"/>
                <w:szCs w:val="22"/>
                <w:u w:val="single"/>
              </w:rPr>
              <w:t>1. Спецификация:</w:t>
            </w:r>
          </w:p>
        </w:tc>
        <w:tc>
          <w:tcPr>
            <w:tcW w:w="5176" w:type="dxa"/>
            <w:gridSpan w:val="5"/>
            <w:tcBorders>
              <w:top w:val="single" w:color="auto" w:sz="4" w:space="0"/>
              <w:left w:val="single" w:color="auto" w:sz="4" w:space="0"/>
              <w:bottom w:val="single" w:color="auto" w:sz="4" w:space="0"/>
              <w:right w:val="single" w:color="auto" w:sz="4" w:space="0"/>
            </w:tcBorders>
          </w:tcPr>
          <w:p w14:paraId="08C35F04">
            <w:pPr>
              <w:pStyle w:val="13"/>
              <w:keepNext/>
              <w:keepLines/>
              <w:ind w:left="0"/>
              <w:rPr>
                <w:rFonts w:ascii="Times New Roman" w:hAnsi="Times New Roman" w:cs="Times New Roman"/>
                <w:b/>
                <w:sz w:val="22"/>
                <w:szCs w:val="22"/>
                <w:u w:val="single"/>
              </w:rPr>
            </w:pPr>
            <w:r>
              <w:rPr>
                <w:rFonts w:ascii="Times New Roman" w:hAnsi="Times New Roman" w:cs="Times New Roman"/>
                <w:b/>
                <w:sz w:val="22"/>
                <w:szCs w:val="22"/>
                <w:u w:val="single"/>
              </w:rPr>
              <w:t xml:space="preserve">1. </w:t>
            </w:r>
            <w:r>
              <w:rPr>
                <w:rFonts w:ascii="Times New Roman" w:hAnsi="Times New Roman" w:cs="Times New Roman"/>
                <w:b/>
                <w:sz w:val="22"/>
                <w:szCs w:val="22"/>
                <w:u w:val="single"/>
                <w:lang w:val="en-US"/>
              </w:rPr>
              <w:t>Specification</w:t>
            </w:r>
            <w:r>
              <w:rPr>
                <w:rFonts w:ascii="Times New Roman" w:hAnsi="Times New Roman" w:cs="Times New Roman"/>
                <w:b/>
                <w:sz w:val="22"/>
                <w:szCs w:val="22"/>
                <w:u w:val="single"/>
              </w:rPr>
              <w:t>:</w:t>
            </w:r>
          </w:p>
        </w:tc>
      </w:tr>
      <w:tr w14:paraId="71F76576">
        <w:tblPrEx>
          <w:tblCellMar>
            <w:top w:w="0" w:type="dxa"/>
            <w:left w:w="108" w:type="dxa"/>
            <w:bottom w:w="0" w:type="dxa"/>
            <w:right w:w="108" w:type="dxa"/>
          </w:tblCellMar>
        </w:tblPrEx>
        <w:trPr>
          <w:trHeight w:val="667" w:hRule="atLeast"/>
        </w:trPr>
        <w:tc>
          <w:tcPr>
            <w:tcW w:w="1849" w:type="dxa"/>
            <w:tcBorders>
              <w:top w:val="single" w:color="auto" w:sz="4" w:space="0"/>
              <w:left w:val="single" w:color="auto" w:sz="4" w:space="0"/>
              <w:bottom w:val="single" w:color="auto" w:sz="4" w:space="0"/>
              <w:right w:val="single" w:color="auto" w:sz="4" w:space="0"/>
            </w:tcBorders>
          </w:tcPr>
          <w:p w14:paraId="6662DFD0">
            <w:pPr>
              <w:pStyle w:val="14"/>
              <w:keepNext/>
              <w:keepLines/>
              <w:spacing w:after="0" w:line="240" w:lineRule="auto"/>
              <w:ind w:left="0"/>
              <w:rPr>
                <w:rFonts w:ascii="Times New Roman" w:hAnsi="Times New Roman"/>
                <w:b/>
                <w:bCs/>
              </w:rPr>
            </w:pPr>
            <w:r>
              <w:rPr>
                <w:rFonts w:ascii="Times New Roman" w:hAnsi="Times New Roman"/>
                <w:b/>
                <w:bCs/>
              </w:rPr>
              <w:t xml:space="preserve">Наименование Товара, модель </w:t>
            </w:r>
          </w:p>
        </w:tc>
        <w:tc>
          <w:tcPr>
            <w:tcW w:w="590" w:type="dxa"/>
            <w:tcBorders>
              <w:top w:val="single" w:color="auto" w:sz="4" w:space="0"/>
              <w:left w:val="single" w:color="auto" w:sz="4" w:space="0"/>
              <w:bottom w:val="single" w:color="auto" w:sz="4" w:space="0"/>
              <w:right w:val="single" w:color="auto" w:sz="4" w:space="0"/>
            </w:tcBorders>
          </w:tcPr>
          <w:p w14:paraId="7A3128D8">
            <w:pPr>
              <w:keepNext/>
              <w:keepLines/>
              <w:ind w:left="-108"/>
              <w:jc w:val="center"/>
              <w:rPr>
                <w:rFonts w:ascii="Times New Roman" w:hAnsi="Times New Roman" w:eastAsia="Calibri" w:cs="Times New Roman"/>
                <w:b/>
                <w:bCs/>
                <w:sz w:val="22"/>
                <w:szCs w:val="22"/>
                <w:lang w:eastAsia="en-US"/>
              </w:rPr>
            </w:pPr>
            <w:r>
              <w:rPr>
                <w:rFonts w:ascii="Times New Roman" w:hAnsi="Times New Roman" w:eastAsia="Calibri" w:cs="Times New Roman"/>
                <w:b/>
                <w:bCs/>
                <w:sz w:val="22"/>
                <w:szCs w:val="22"/>
                <w:lang w:eastAsia="en-US"/>
              </w:rPr>
              <w:t>Кол-во, ед.</w:t>
            </w:r>
          </w:p>
        </w:tc>
        <w:tc>
          <w:tcPr>
            <w:tcW w:w="1134" w:type="dxa"/>
            <w:tcBorders>
              <w:top w:val="single" w:color="auto" w:sz="4" w:space="0"/>
              <w:left w:val="single" w:color="auto" w:sz="4" w:space="0"/>
              <w:bottom w:val="single" w:color="auto" w:sz="4" w:space="0"/>
              <w:right w:val="single" w:color="auto" w:sz="4" w:space="0"/>
            </w:tcBorders>
          </w:tcPr>
          <w:p w14:paraId="4AF8D117">
            <w:pPr>
              <w:keepNext/>
              <w:keepLines/>
              <w:ind w:left="-108"/>
              <w:jc w:val="center"/>
              <w:rPr>
                <w:rFonts w:ascii="Times New Roman" w:hAnsi="Times New Roman" w:cs="Times New Roman"/>
                <w:b/>
                <w:bCs/>
                <w:sz w:val="22"/>
                <w:szCs w:val="22"/>
                <w:bdr w:val="single" w:color="auto" w:sz="4" w:space="0"/>
              </w:rPr>
            </w:pPr>
            <w:r>
              <w:rPr>
                <w:rFonts w:ascii="Times New Roman" w:hAnsi="Times New Roman" w:cs="Times New Roman"/>
                <w:b/>
                <w:bCs/>
                <w:sz w:val="22"/>
                <w:szCs w:val="22"/>
              </w:rPr>
              <w:t>Цена за ед. (юань)</w:t>
            </w:r>
          </w:p>
        </w:tc>
        <w:tc>
          <w:tcPr>
            <w:tcW w:w="1559" w:type="dxa"/>
            <w:tcBorders>
              <w:top w:val="single" w:color="auto" w:sz="4" w:space="0"/>
              <w:left w:val="single" w:color="auto" w:sz="4" w:space="0"/>
              <w:bottom w:val="single" w:color="auto" w:sz="4" w:space="0"/>
              <w:right w:val="single" w:color="auto" w:sz="4" w:space="0"/>
            </w:tcBorders>
          </w:tcPr>
          <w:p w14:paraId="467A4B7A">
            <w:pPr>
              <w:keepNext/>
              <w:keepLines/>
              <w:jc w:val="center"/>
              <w:rPr>
                <w:rFonts w:ascii="Times New Roman" w:hAnsi="Times New Roman" w:cs="Times New Roman"/>
                <w:b/>
                <w:bCs/>
                <w:sz w:val="22"/>
                <w:szCs w:val="22"/>
              </w:rPr>
            </w:pPr>
            <w:r>
              <w:rPr>
                <w:rFonts w:ascii="Times New Roman" w:hAnsi="Times New Roman" w:cs="Times New Roman"/>
                <w:b/>
                <w:bCs/>
                <w:sz w:val="22"/>
                <w:szCs w:val="22"/>
              </w:rPr>
              <w:t>Итого, (юань)</w:t>
            </w:r>
          </w:p>
        </w:tc>
        <w:tc>
          <w:tcPr>
            <w:tcW w:w="1914" w:type="dxa"/>
            <w:tcBorders>
              <w:top w:val="single" w:color="auto" w:sz="4" w:space="0"/>
              <w:left w:val="single" w:color="auto" w:sz="4" w:space="0"/>
              <w:bottom w:val="single" w:color="auto" w:sz="4" w:space="0"/>
              <w:right w:val="single" w:color="auto" w:sz="4" w:space="0"/>
            </w:tcBorders>
          </w:tcPr>
          <w:p w14:paraId="5CAE6547">
            <w:pPr>
              <w:pStyle w:val="14"/>
              <w:keepNext/>
              <w:keepLines/>
              <w:spacing w:after="0" w:line="240" w:lineRule="auto"/>
              <w:ind w:left="0"/>
              <w:rPr>
                <w:rFonts w:ascii="Times New Roman" w:hAnsi="Times New Roman"/>
                <w:b/>
                <w:bCs/>
                <w:lang w:val="en-US" w:eastAsia="zh-CN"/>
              </w:rPr>
            </w:pPr>
            <w:r>
              <w:rPr>
                <w:rFonts w:ascii="Times New Roman" w:hAnsi="Times New Roman"/>
                <w:b/>
                <w:bCs/>
                <w:lang w:val="en-US" w:eastAsia="zh-CN"/>
              </w:rPr>
              <w:t xml:space="preserve">Designation of Goods, model </w:t>
            </w:r>
          </w:p>
        </w:tc>
        <w:tc>
          <w:tcPr>
            <w:tcW w:w="638" w:type="dxa"/>
            <w:tcBorders>
              <w:top w:val="single" w:color="auto" w:sz="4" w:space="0"/>
              <w:left w:val="single" w:color="auto" w:sz="4" w:space="0"/>
              <w:bottom w:val="single" w:color="auto" w:sz="4" w:space="0"/>
              <w:right w:val="single" w:color="auto" w:sz="4" w:space="0"/>
            </w:tcBorders>
          </w:tcPr>
          <w:p w14:paraId="29704C75">
            <w:pPr>
              <w:keepNext/>
              <w:keepLines/>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Qty, units</w:t>
            </w:r>
          </w:p>
        </w:tc>
        <w:tc>
          <w:tcPr>
            <w:tcW w:w="1134" w:type="dxa"/>
            <w:tcBorders>
              <w:top w:val="single" w:color="auto" w:sz="4" w:space="0"/>
              <w:left w:val="single" w:color="auto" w:sz="4" w:space="0"/>
              <w:bottom w:val="single" w:color="auto" w:sz="4" w:space="0"/>
              <w:right w:val="single" w:color="auto" w:sz="4" w:space="0"/>
            </w:tcBorders>
          </w:tcPr>
          <w:p w14:paraId="5431DB0D">
            <w:pPr>
              <w:keepNext/>
              <w:keepLines/>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Unit price, (</w:t>
            </w:r>
            <w:r>
              <w:rPr>
                <w:rFonts w:ascii="Times New Roman" w:hAnsi="Times New Roman" w:cs="Times New Roman"/>
                <w:b/>
                <w:bCs/>
                <w:sz w:val="22"/>
                <w:szCs w:val="22"/>
                <w:lang w:val="en-US" w:eastAsia="zh-CN"/>
              </w:rPr>
              <w:t>CNY</w:t>
            </w:r>
            <w:r>
              <w:rPr>
                <w:rFonts w:ascii="Times New Roman" w:hAnsi="Times New Roman" w:cs="Times New Roman"/>
                <w:b/>
                <w:bCs/>
                <w:sz w:val="22"/>
                <w:szCs w:val="22"/>
                <w:lang w:val="en-US"/>
              </w:rPr>
              <w:t>)</w:t>
            </w:r>
          </w:p>
        </w:tc>
        <w:tc>
          <w:tcPr>
            <w:tcW w:w="1490" w:type="dxa"/>
            <w:gridSpan w:val="2"/>
            <w:tcBorders>
              <w:top w:val="single" w:color="auto" w:sz="4" w:space="0"/>
              <w:left w:val="single" w:color="auto" w:sz="4" w:space="0"/>
              <w:bottom w:val="single" w:color="auto" w:sz="4" w:space="0"/>
              <w:right w:val="single" w:color="auto" w:sz="4" w:space="0"/>
            </w:tcBorders>
          </w:tcPr>
          <w:p w14:paraId="17AD648E">
            <w:pPr>
              <w:keepNext/>
              <w:keepLines/>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Total (CNY)</w:t>
            </w:r>
          </w:p>
        </w:tc>
      </w:tr>
      <w:tr w14:paraId="1948EE90">
        <w:tblPrEx>
          <w:tblCellMar>
            <w:top w:w="0" w:type="dxa"/>
            <w:left w:w="108" w:type="dxa"/>
            <w:bottom w:w="0" w:type="dxa"/>
            <w:right w:w="108" w:type="dxa"/>
          </w:tblCellMar>
        </w:tblPrEx>
        <w:tc>
          <w:tcPr>
            <w:tcW w:w="1849" w:type="dxa"/>
            <w:tcBorders>
              <w:top w:val="single" w:color="auto" w:sz="4" w:space="0"/>
              <w:left w:val="single" w:color="auto" w:sz="4" w:space="0"/>
              <w:bottom w:val="single" w:color="auto" w:sz="4" w:space="0"/>
              <w:right w:val="single" w:color="auto" w:sz="4" w:space="0"/>
            </w:tcBorders>
          </w:tcPr>
          <w:p w14:paraId="3AFC63D1">
            <w:pPr>
              <w:pStyle w:val="14"/>
              <w:keepNext/>
              <w:keepLines/>
              <w:spacing w:after="0" w:line="240" w:lineRule="auto"/>
              <w:ind w:left="0"/>
              <w:rPr>
                <w:rFonts w:ascii="Times New Roman" w:hAnsi="Times New Roman"/>
                <w:color w:val="000000" w:themeColor="text1"/>
                <w:highlight w:val="yellow"/>
                <w:rPrChange w:id="36" w:author="Felix阿星" w:date="2026-06-17T14:14:13Z">
                  <w:rPr>
                    <w:rFonts w:ascii="Times New Roman" w:hAnsi="Times New Roman"/>
                    <w:color w:val="000000" w:themeColor="text1"/>
                    <w14:textFill>
                      <w14:solidFill>
                        <w14:schemeClr w14:val="tx1"/>
                      </w14:solidFill>
                    </w14:textFill>
                  </w:rPr>
                </w:rPrChange>
                <w14:textFill>
                  <w14:solidFill>
                    <w14:schemeClr w14:val="tx1"/>
                  </w14:solidFill>
                </w14:textFill>
              </w:rPr>
            </w:pPr>
            <w:r>
              <w:rPr>
                <w:rFonts w:ascii="Times New Roman" w:hAnsi="Times New Roman"/>
                <w:color w:val="000000" w:themeColor="text1"/>
                <w:highlight w:val="yellow"/>
                <w:rPrChange w:id="37" w:author="Felix阿星" w:date="2026-06-17T14:14:13Z">
                  <w:rPr>
                    <w:rFonts w:ascii="Times New Roman" w:hAnsi="Times New Roman"/>
                    <w:color w:val="000000" w:themeColor="text1"/>
                    <w14:textFill>
                      <w14:solidFill>
                        <w14:schemeClr w14:val="tx1"/>
                      </w14:solidFill>
                    </w14:textFill>
                  </w:rPr>
                </w:rPrChange>
                <w14:textFill>
                  <w14:solidFill>
                    <w14:schemeClr w14:val="tx1"/>
                  </w14:solidFill>
                </w14:textFill>
              </w:rPr>
              <w:t>3-местный блок кресел; 4 подлокотника, слитные сиденье и спинка из ПУ габариты (ДШВ) 1938*668*900 мм. Модель SJ608</w:t>
            </w:r>
          </w:p>
        </w:tc>
        <w:tc>
          <w:tcPr>
            <w:tcW w:w="590" w:type="dxa"/>
            <w:tcBorders>
              <w:top w:val="single" w:color="auto" w:sz="4" w:space="0"/>
              <w:left w:val="single" w:color="auto" w:sz="4" w:space="0"/>
              <w:bottom w:val="single" w:color="auto" w:sz="4" w:space="0"/>
              <w:right w:val="single" w:color="auto" w:sz="4" w:space="0"/>
            </w:tcBorders>
            <w:vAlign w:val="center"/>
          </w:tcPr>
          <w:p w14:paraId="7F8E1DD1">
            <w:pPr>
              <w:pStyle w:val="14"/>
              <w:keepNext/>
              <w:keepLines/>
              <w:spacing w:after="0" w:line="240" w:lineRule="auto"/>
              <w:ind w:left="0"/>
              <w:jc w:val="center"/>
              <w:rPr>
                <w:rFonts w:ascii="Times New Roman" w:hAnsi="Times New Roman"/>
                <w:highlight w:val="yellow"/>
                <w:lang w:val="en-US"/>
                <w:rPrChange w:id="38" w:author="Felix阿星" w:date="2026-06-17T14:14:13Z">
                  <w:rPr>
                    <w:rFonts w:ascii="Times New Roman" w:hAnsi="Times New Roman"/>
                    <w:lang w:val="en-US"/>
                  </w:rPr>
                </w:rPrChange>
              </w:rPr>
            </w:pPr>
            <w:r>
              <w:rPr>
                <w:rFonts w:ascii="Times New Roman" w:hAnsi="Times New Roman"/>
                <w:highlight w:val="yellow"/>
                <w:lang w:val="en-US"/>
                <w:rPrChange w:id="39" w:author="Felix阿星" w:date="2026-06-17T14:14:13Z">
                  <w:rPr>
                    <w:rFonts w:ascii="Times New Roman" w:hAnsi="Times New Roman"/>
                    <w:lang w:val="en-US"/>
                  </w:rPr>
                </w:rPrChange>
              </w:rPr>
              <w:t>98</w:t>
            </w:r>
          </w:p>
        </w:tc>
        <w:tc>
          <w:tcPr>
            <w:tcW w:w="1134" w:type="dxa"/>
            <w:tcBorders>
              <w:top w:val="single" w:color="auto" w:sz="4" w:space="0"/>
              <w:left w:val="single" w:color="auto" w:sz="4" w:space="0"/>
              <w:bottom w:val="single" w:color="auto" w:sz="4" w:space="0"/>
              <w:right w:val="single" w:color="auto" w:sz="4" w:space="0"/>
            </w:tcBorders>
            <w:vAlign w:val="center"/>
          </w:tcPr>
          <w:p w14:paraId="0A1AD36A">
            <w:pPr>
              <w:keepNext/>
              <w:keepLines/>
              <w:rPr>
                <w:rFonts w:ascii="Times New Roman" w:hAnsi="Times New Roman" w:cs="Times New Roman"/>
                <w:sz w:val="22"/>
                <w:szCs w:val="22"/>
                <w:highlight w:val="yellow"/>
                <w:rPrChange w:id="40" w:author="Felix阿星" w:date="2026-06-17T14:14:13Z">
                  <w:rPr>
                    <w:rFonts w:ascii="Times New Roman" w:hAnsi="Times New Roman" w:cs="Times New Roman"/>
                    <w:sz w:val="22"/>
                    <w:szCs w:val="22"/>
                  </w:rPr>
                </w:rPrChange>
              </w:rPr>
            </w:pPr>
            <w:r>
              <w:rPr>
                <w:rFonts w:ascii="Times New Roman" w:hAnsi="Times New Roman" w:cs="Times New Roman"/>
                <w:sz w:val="22"/>
                <w:szCs w:val="22"/>
                <w:highlight w:val="yellow"/>
                <w:rPrChange w:id="41" w:author="Felix阿星" w:date="2026-06-17T14:14:13Z">
                  <w:rPr>
                    <w:rFonts w:ascii="Times New Roman" w:hAnsi="Times New Roman" w:cs="Times New Roman"/>
                    <w:sz w:val="22"/>
                    <w:szCs w:val="22"/>
                  </w:rPr>
                </w:rPrChange>
              </w:rPr>
              <w:t>4 650,00</w:t>
            </w:r>
          </w:p>
        </w:tc>
        <w:tc>
          <w:tcPr>
            <w:tcW w:w="1559" w:type="dxa"/>
            <w:tcBorders>
              <w:top w:val="single" w:color="auto" w:sz="4" w:space="0"/>
              <w:left w:val="single" w:color="auto" w:sz="4" w:space="0"/>
              <w:bottom w:val="single" w:color="auto" w:sz="4" w:space="0"/>
              <w:right w:val="single" w:color="auto" w:sz="4" w:space="0"/>
            </w:tcBorders>
            <w:vAlign w:val="center"/>
          </w:tcPr>
          <w:p w14:paraId="422D3FFB">
            <w:pPr>
              <w:keepNext/>
              <w:keepLines/>
              <w:rPr>
                <w:rFonts w:ascii="Times New Roman" w:hAnsi="Times New Roman" w:cs="Times New Roman"/>
                <w:sz w:val="22"/>
                <w:szCs w:val="22"/>
                <w:highlight w:val="yellow"/>
                <w:rPrChange w:id="42" w:author="Felix阿星" w:date="2026-06-17T14:14:13Z">
                  <w:rPr>
                    <w:rFonts w:ascii="Times New Roman" w:hAnsi="Times New Roman" w:cs="Times New Roman"/>
                    <w:sz w:val="22"/>
                    <w:szCs w:val="22"/>
                  </w:rPr>
                </w:rPrChange>
              </w:rPr>
            </w:pPr>
            <w:r>
              <w:rPr>
                <w:rFonts w:ascii="Times New Roman" w:hAnsi="Times New Roman" w:cs="Times New Roman"/>
                <w:sz w:val="22"/>
                <w:szCs w:val="22"/>
                <w:highlight w:val="yellow"/>
                <w:rPrChange w:id="43" w:author="Felix阿星" w:date="2026-06-17T14:14:13Z">
                  <w:rPr>
                    <w:rFonts w:ascii="Times New Roman" w:hAnsi="Times New Roman" w:cs="Times New Roman"/>
                    <w:sz w:val="22"/>
                    <w:szCs w:val="22"/>
                  </w:rPr>
                </w:rPrChange>
              </w:rPr>
              <w:t>4</w:t>
            </w:r>
            <w:r>
              <w:rPr>
                <w:rFonts w:ascii="Times New Roman" w:hAnsi="Times New Roman" w:cs="Times New Roman"/>
                <w:sz w:val="22"/>
                <w:szCs w:val="22"/>
                <w:highlight w:val="yellow"/>
                <w:lang w:val="en-US"/>
                <w:rPrChange w:id="44" w:author="Felix阿星" w:date="2026-06-17T14:14:13Z">
                  <w:rPr>
                    <w:rFonts w:ascii="Times New Roman" w:hAnsi="Times New Roman" w:cs="Times New Roman"/>
                    <w:sz w:val="22"/>
                    <w:szCs w:val="22"/>
                    <w:lang w:val="en-US"/>
                  </w:rPr>
                </w:rPrChange>
              </w:rPr>
              <w:t>55</w:t>
            </w:r>
            <w:r>
              <w:rPr>
                <w:rFonts w:ascii="Times New Roman" w:hAnsi="Times New Roman" w:cs="Times New Roman"/>
                <w:sz w:val="22"/>
                <w:szCs w:val="22"/>
                <w:highlight w:val="yellow"/>
                <w:rPrChange w:id="45" w:author="Felix阿星" w:date="2026-06-17T14:14:13Z">
                  <w:rPr>
                    <w:rFonts w:ascii="Times New Roman" w:hAnsi="Times New Roman" w:cs="Times New Roman"/>
                    <w:sz w:val="22"/>
                    <w:szCs w:val="22"/>
                  </w:rPr>
                </w:rPrChange>
              </w:rPr>
              <w:t> </w:t>
            </w:r>
            <w:r>
              <w:rPr>
                <w:rFonts w:ascii="Times New Roman" w:hAnsi="Times New Roman" w:cs="Times New Roman"/>
                <w:sz w:val="22"/>
                <w:szCs w:val="22"/>
                <w:highlight w:val="yellow"/>
                <w:lang w:val="en-US"/>
                <w:rPrChange w:id="46" w:author="Felix阿星" w:date="2026-06-17T14:14:13Z">
                  <w:rPr>
                    <w:rFonts w:ascii="Times New Roman" w:hAnsi="Times New Roman" w:cs="Times New Roman"/>
                    <w:sz w:val="22"/>
                    <w:szCs w:val="22"/>
                    <w:lang w:val="en-US"/>
                  </w:rPr>
                </w:rPrChange>
              </w:rPr>
              <w:t>70</w:t>
            </w:r>
            <w:r>
              <w:rPr>
                <w:rFonts w:ascii="Times New Roman" w:hAnsi="Times New Roman" w:cs="Times New Roman"/>
                <w:sz w:val="22"/>
                <w:szCs w:val="22"/>
                <w:highlight w:val="yellow"/>
                <w:rPrChange w:id="47" w:author="Felix阿星" w:date="2026-06-17T14:14:13Z">
                  <w:rPr>
                    <w:rFonts w:ascii="Times New Roman" w:hAnsi="Times New Roman" w:cs="Times New Roman"/>
                    <w:sz w:val="22"/>
                    <w:szCs w:val="22"/>
                  </w:rPr>
                </w:rPrChange>
              </w:rPr>
              <w:t>0,00</w:t>
            </w:r>
          </w:p>
        </w:tc>
        <w:tc>
          <w:tcPr>
            <w:tcW w:w="1914" w:type="dxa"/>
            <w:tcBorders>
              <w:top w:val="single" w:color="auto" w:sz="4" w:space="0"/>
              <w:left w:val="single" w:color="auto" w:sz="4" w:space="0"/>
              <w:bottom w:val="single" w:color="auto" w:sz="4" w:space="0"/>
              <w:right w:val="single" w:color="auto" w:sz="4" w:space="0"/>
            </w:tcBorders>
            <w:vAlign w:val="center"/>
          </w:tcPr>
          <w:p w14:paraId="5CFC5C0B">
            <w:pPr>
              <w:keepNext/>
              <w:keepLines/>
              <w:autoSpaceDE w:val="0"/>
              <w:autoSpaceDN w:val="0"/>
              <w:adjustRightInd w:val="0"/>
              <w:contextualSpacing/>
              <w:rPr>
                <w:rFonts w:ascii="Times New Roman" w:hAnsi="Times New Roman" w:cs="Times New Roman"/>
                <w:color w:val="000000" w:themeColor="text1"/>
                <w:sz w:val="22"/>
                <w:szCs w:val="22"/>
                <w:highlight w:val="yellow"/>
                <w:lang w:val="en-US"/>
                <w:rPrChange w:id="48" w:author="Felix阿星" w:date="2026-06-17T14:14:13Z">
                  <w:rPr>
                    <w:rFonts w:ascii="Times New Roman" w:hAnsi="Times New Roman" w:cs="Times New Roman"/>
                    <w:color w:val="000000" w:themeColor="text1"/>
                    <w:sz w:val="22"/>
                    <w:szCs w:val="22"/>
                    <w:lang w:val="en-US"/>
                    <w14:textFill>
                      <w14:solidFill>
                        <w14:schemeClr w14:val="tx1"/>
                      </w14:solidFill>
                    </w14:textFill>
                  </w:rPr>
                </w:rPrChange>
                <w14:textFill>
                  <w14:solidFill>
                    <w14:schemeClr w14:val="tx1"/>
                  </w14:solidFill>
                </w14:textFill>
              </w:rPr>
            </w:pPr>
            <w:r>
              <w:rPr>
                <w:rFonts w:ascii="Times New Roman" w:hAnsi="Times New Roman" w:cs="Times New Roman"/>
                <w:color w:val="000000" w:themeColor="text1"/>
                <w:sz w:val="22"/>
                <w:szCs w:val="22"/>
                <w:highlight w:val="yellow"/>
                <w:lang w:val="en-US"/>
                <w:rPrChange w:id="49" w:author="Felix阿星" w:date="2026-06-17T14:14:13Z">
                  <w:rPr>
                    <w:rFonts w:ascii="Times New Roman" w:hAnsi="Times New Roman" w:cs="Times New Roman"/>
                    <w:color w:val="000000" w:themeColor="text1"/>
                    <w:sz w:val="22"/>
                    <w:szCs w:val="22"/>
                    <w:lang w:val="en-US"/>
                    <w14:textFill>
                      <w14:solidFill>
                        <w14:schemeClr w14:val="tx1"/>
                      </w14:solidFill>
                    </w14:textFill>
                  </w:rPr>
                </w:rPrChange>
                <w14:textFill>
                  <w14:solidFill>
                    <w14:schemeClr w14:val="tx1"/>
                  </w14:solidFill>
                </w14:textFill>
              </w:rPr>
              <w:t xml:space="preserve">3-seater seat unit; 4 armrests, fused seat and backrest made of PU, dimensions (L×W×H) 1938*668*900 mm. Model </w:t>
            </w:r>
            <w:r>
              <w:rPr>
                <w:rFonts w:ascii="Times New Roman" w:hAnsi="Times New Roman"/>
                <w:color w:val="000000" w:themeColor="text1"/>
                <w:highlight w:val="yellow"/>
                <w:lang w:val="en-US"/>
                <w:rPrChange w:id="50" w:author="Felix阿星" w:date="2026-06-17T14:14:13Z">
                  <w:rPr>
                    <w:rFonts w:ascii="Times New Roman" w:hAnsi="Times New Roman"/>
                    <w:color w:val="000000" w:themeColor="text1"/>
                    <w:lang w:val="en-US"/>
                    <w14:textFill>
                      <w14:solidFill>
                        <w14:schemeClr w14:val="tx1"/>
                      </w14:solidFill>
                    </w14:textFill>
                  </w:rPr>
                </w:rPrChange>
                <w14:textFill>
                  <w14:solidFill>
                    <w14:schemeClr w14:val="tx1"/>
                  </w14:solidFill>
                </w14:textFill>
              </w:rPr>
              <w:t>SJ608</w:t>
            </w:r>
          </w:p>
        </w:tc>
        <w:tc>
          <w:tcPr>
            <w:tcW w:w="638" w:type="dxa"/>
            <w:tcBorders>
              <w:top w:val="single" w:color="auto" w:sz="4" w:space="0"/>
              <w:left w:val="single" w:color="auto" w:sz="4" w:space="0"/>
              <w:bottom w:val="single" w:color="auto" w:sz="4" w:space="0"/>
              <w:right w:val="single" w:color="auto" w:sz="4" w:space="0"/>
            </w:tcBorders>
            <w:vAlign w:val="center"/>
          </w:tcPr>
          <w:p w14:paraId="5864065C">
            <w:pPr>
              <w:pStyle w:val="14"/>
              <w:keepNext/>
              <w:keepLines/>
              <w:spacing w:after="0" w:line="240" w:lineRule="auto"/>
              <w:ind w:left="0"/>
              <w:jc w:val="center"/>
              <w:rPr>
                <w:rFonts w:ascii="Times New Roman" w:hAnsi="Times New Roman"/>
                <w:highlight w:val="yellow"/>
                <w:rPrChange w:id="51" w:author="Felix阿星" w:date="2026-06-17T14:14:13Z">
                  <w:rPr>
                    <w:rFonts w:ascii="Times New Roman" w:hAnsi="Times New Roman"/>
                  </w:rPr>
                </w:rPrChange>
              </w:rPr>
            </w:pPr>
            <w:r>
              <w:rPr>
                <w:rFonts w:ascii="Times New Roman" w:hAnsi="Times New Roman"/>
                <w:highlight w:val="yellow"/>
                <w:rPrChange w:id="52" w:author="Felix阿星" w:date="2026-06-17T14:14:13Z">
                  <w:rPr>
                    <w:rFonts w:ascii="Times New Roman" w:hAnsi="Times New Roman"/>
                  </w:rPr>
                </w:rPrChange>
              </w:rPr>
              <w:t>98</w:t>
            </w:r>
          </w:p>
        </w:tc>
        <w:tc>
          <w:tcPr>
            <w:tcW w:w="1134" w:type="dxa"/>
            <w:tcBorders>
              <w:top w:val="single" w:color="auto" w:sz="4" w:space="0"/>
              <w:left w:val="single" w:color="auto" w:sz="4" w:space="0"/>
              <w:bottom w:val="single" w:color="auto" w:sz="4" w:space="0"/>
              <w:right w:val="single" w:color="auto" w:sz="4" w:space="0"/>
            </w:tcBorders>
            <w:vAlign w:val="center"/>
          </w:tcPr>
          <w:p w14:paraId="1054D4A3">
            <w:pPr>
              <w:keepNext/>
              <w:keepLines/>
              <w:rPr>
                <w:rFonts w:ascii="Times New Roman" w:hAnsi="Times New Roman" w:cs="Times New Roman"/>
                <w:sz w:val="22"/>
                <w:szCs w:val="22"/>
                <w:highlight w:val="yellow"/>
                <w:rPrChange w:id="53" w:author="Felix阿星" w:date="2026-06-17T14:14:13Z">
                  <w:rPr>
                    <w:rFonts w:ascii="Times New Roman" w:hAnsi="Times New Roman" w:cs="Times New Roman"/>
                    <w:sz w:val="22"/>
                    <w:szCs w:val="22"/>
                  </w:rPr>
                </w:rPrChange>
              </w:rPr>
            </w:pPr>
            <w:r>
              <w:rPr>
                <w:rFonts w:ascii="Times New Roman" w:hAnsi="Times New Roman" w:cs="Times New Roman"/>
                <w:sz w:val="22"/>
                <w:szCs w:val="22"/>
                <w:highlight w:val="yellow"/>
                <w:rPrChange w:id="54" w:author="Felix阿星" w:date="2026-06-17T14:14:13Z">
                  <w:rPr>
                    <w:rFonts w:ascii="Times New Roman" w:hAnsi="Times New Roman" w:cs="Times New Roman"/>
                    <w:sz w:val="22"/>
                    <w:szCs w:val="22"/>
                  </w:rPr>
                </w:rPrChange>
              </w:rPr>
              <w:t>4 650,00</w:t>
            </w:r>
          </w:p>
        </w:tc>
        <w:tc>
          <w:tcPr>
            <w:tcW w:w="1490" w:type="dxa"/>
            <w:gridSpan w:val="2"/>
            <w:tcBorders>
              <w:top w:val="single" w:color="auto" w:sz="4" w:space="0"/>
              <w:left w:val="single" w:color="auto" w:sz="4" w:space="0"/>
              <w:bottom w:val="single" w:color="auto" w:sz="4" w:space="0"/>
              <w:right w:val="single" w:color="auto" w:sz="4" w:space="0"/>
            </w:tcBorders>
            <w:vAlign w:val="center"/>
          </w:tcPr>
          <w:p w14:paraId="216E2332">
            <w:pPr>
              <w:keepNext/>
              <w:keepLines/>
              <w:rPr>
                <w:rFonts w:ascii="Times New Roman" w:hAnsi="Times New Roman" w:cs="Times New Roman"/>
                <w:sz w:val="22"/>
                <w:szCs w:val="22"/>
                <w:highlight w:val="yellow"/>
                <w:rPrChange w:id="55" w:author="Felix阿星" w:date="2026-06-17T14:14:13Z">
                  <w:rPr>
                    <w:rFonts w:ascii="Times New Roman" w:hAnsi="Times New Roman" w:cs="Times New Roman"/>
                    <w:sz w:val="22"/>
                    <w:szCs w:val="22"/>
                  </w:rPr>
                </w:rPrChange>
              </w:rPr>
            </w:pPr>
            <w:r>
              <w:rPr>
                <w:rFonts w:ascii="Times New Roman" w:hAnsi="Times New Roman" w:cs="Times New Roman"/>
                <w:sz w:val="22"/>
                <w:szCs w:val="22"/>
                <w:highlight w:val="yellow"/>
                <w:rPrChange w:id="56" w:author="Felix阿星" w:date="2026-06-17T14:14:13Z">
                  <w:rPr>
                    <w:rFonts w:ascii="Times New Roman" w:hAnsi="Times New Roman" w:cs="Times New Roman"/>
                    <w:sz w:val="22"/>
                    <w:szCs w:val="22"/>
                  </w:rPr>
                </w:rPrChange>
              </w:rPr>
              <w:t>4</w:t>
            </w:r>
            <w:r>
              <w:rPr>
                <w:rFonts w:ascii="Times New Roman" w:hAnsi="Times New Roman" w:cs="Times New Roman"/>
                <w:sz w:val="22"/>
                <w:szCs w:val="22"/>
                <w:highlight w:val="yellow"/>
                <w:lang w:val="en-US"/>
                <w:rPrChange w:id="57" w:author="Felix阿星" w:date="2026-06-17T14:14:13Z">
                  <w:rPr>
                    <w:rFonts w:ascii="Times New Roman" w:hAnsi="Times New Roman" w:cs="Times New Roman"/>
                    <w:sz w:val="22"/>
                    <w:szCs w:val="22"/>
                    <w:lang w:val="en-US"/>
                  </w:rPr>
                </w:rPrChange>
              </w:rPr>
              <w:t>55</w:t>
            </w:r>
            <w:r>
              <w:rPr>
                <w:rFonts w:ascii="Times New Roman" w:hAnsi="Times New Roman" w:cs="Times New Roman"/>
                <w:sz w:val="22"/>
                <w:szCs w:val="22"/>
                <w:highlight w:val="yellow"/>
                <w:rPrChange w:id="58" w:author="Felix阿星" w:date="2026-06-17T14:14:13Z">
                  <w:rPr>
                    <w:rFonts w:ascii="Times New Roman" w:hAnsi="Times New Roman" w:cs="Times New Roman"/>
                    <w:sz w:val="22"/>
                    <w:szCs w:val="22"/>
                  </w:rPr>
                </w:rPrChange>
              </w:rPr>
              <w:t> </w:t>
            </w:r>
            <w:r>
              <w:rPr>
                <w:rFonts w:ascii="Times New Roman" w:hAnsi="Times New Roman" w:cs="Times New Roman"/>
                <w:sz w:val="22"/>
                <w:szCs w:val="22"/>
                <w:highlight w:val="yellow"/>
                <w:lang w:val="en-US"/>
                <w:rPrChange w:id="59" w:author="Felix阿星" w:date="2026-06-17T14:14:13Z">
                  <w:rPr>
                    <w:rFonts w:ascii="Times New Roman" w:hAnsi="Times New Roman" w:cs="Times New Roman"/>
                    <w:sz w:val="22"/>
                    <w:szCs w:val="22"/>
                    <w:lang w:val="en-US"/>
                  </w:rPr>
                </w:rPrChange>
              </w:rPr>
              <w:t>70</w:t>
            </w:r>
            <w:r>
              <w:rPr>
                <w:rFonts w:ascii="Times New Roman" w:hAnsi="Times New Roman" w:cs="Times New Roman"/>
                <w:sz w:val="22"/>
                <w:szCs w:val="22"/>
                <w:highlight w:val="yellow"/>
                <w:rPrChange w:id="60" w:author="Felix阿星" w:date="2026-06-17T14:14:13Z">
                  <w:rPr>
                    <w:rFonts w:ascii="Times New Roman" w:hAnsi="Times New Roman" w:cs="Times New Roman"/>
                    <w:sz w:val="22"/>
                    <w:szCs w:val="22"/>
                  </w:rPr>
                </w:rPrChange>
              </w:rPr>
              <w:t>0,00</w:t>
            </w:r>
          </w:p>
        </w:tc>
      </w:tr>
      <w:tr w14:paraId="3250F0AD">
        <w:tblPrEx>
          <w:tblCellMar>
            <w:top w:w="0" w:type="dxa"/>
            <w:left w:w="108" w:type="dxa"/>
            <w:bottom w:w="0" w:type="dxa"/>
            <w:right w:w="108" w:type="dxa"/>
          </w:tblCellMar>
        </w:tblPrEx>
        <w:tc>
          <w:tcPr>
            <w:tcW w:w="1849" w:type="dxa"/>
            <w:tcBorders>
              <w:top w:val="single" w:color="auto" w:sz="4" w:space="0"/>
              <w:left w:val="single" w:color="auto" w:sz="4" w:space="0"/>
              <w:bottom w:val="single" w:color="auto" w:sz="4" w:space="0"/>
              <w:right w:val="single" w:color="auto" w:sz="4" w:space="0"/>
            </w:tcBorders>
          </w:tcPr>
          <w:p w14:paraId="54365607">
            <w:pPr>
              <w:pStyle w:val="14"/>
              <w:keepNext/>
              <w:keepLines/>
              <w:spacing w:after="0" w:line="240" w:lineRule="auto"/>
              <w:ind w:left="0"/>
              <w:rPr>
                <w:rFonts w:ascii="Times New Roman" w:hAnsi="Times New Roman"/>
                <w:color w:val="000000" w:themeColor="text1"/>
                <w:highlight w:val="yellow"/>
                <w:rPrChange w:id="61" w:author="Felix阿星" w:date="2026-06-17T14:14:13Z">
                  <w:rPr>
                    <w:rFonts w:ascii="Times New Roman" w:hAnsi="Times New Roman"/>
                    <w:color w:val="000000" w:themeColor="text1"/>
                    <w14:textFill>
                      <w14:solidFill>
                        <w14:schemeClr w14:val="tx1"/>
                      </w14:solidFill>
                    </w14:textFill>
                  </w:rPr>
                </w:rPrChange>
                <w14:textFill>
                  <w14:solidFill>
                    <w14:schemeClr w14:val="tx1"/>
                  </w14:solidFill>
                </w14:textFill>
              </w:rPr>
            </w:pPr>
            <w:r>
              <w:rPr>
                <w:rFonts w:ascii="Times New Roman" w:hAnsi="Times New Roman"/>
                <w:color w:val="000000" w:themeColor="text1"/>
                <w:highlight w:val="yellow"/>
                <w:rPrChange w:id="62" w:author="Felix阿星" w:date="2026-06-17T14:14:13Z">
                  <w:rPr>
                    <w:rFonts w:ascii="Times New Roman" w:hAnsi="Times New Roman"/>
                    <w:color w:val="000000" w:themeColor="text1"/>
                    <w14:textFill>
                      <w14:solidFill>
                        <w14:schemeClr w14:val="tx1"/>
                      </w14:solidFill>
                    </w14:textFill>
                  </w:rPr>
                </w:rPrChange>
                <w14:textFill>
                  <w14:solidFill>
                    <w14:schemeClr w14:val="tx1"/>
                  </w14:solidFill>
                </w14:textFill>
              </w:rPr>
              <w:t>3-местный блок кресел; 2 подлокотника, слитные сиденье и спинка из ПУ, габариты (ДШВ) 1938*668*900 мм. Модель SJ708</w:t>
            </w:r>
          </w:p>
        </w:tc>
        <w:tc>
          <w:tcPr>
            <w:tcW w:w="590" w:type="dxa"/>
            <w:tcBorders>
              <w:top w:val="single" w:color="auto" w:sz="4" w:space="0"/>
              <w:left w:val="single" w:color="auto" w:sz="4" w:space="0"/>
              <w:bottom w:val="single" w:color="auto" w:sz="4" w:space="0"/>
              <w:right w:val="single" w:color="auto" w:sz="4" w:space="0"/>
            </w:tcBorders>
            <w:vAlign w:val="center"/>
          </w:tcPr>
          <w:p w14:paraId="438F261B">
            <w:pPr>
              <w:pStyle w:val="14"/>
              <w:keepNext/>
              <w:keepLines/>
              <w:spacing w:after="0" w:line="240" w:lineRule="auto"/>
              <w:ind w:left="0"/>
              <w:jc w:val="center"/>
              <w:rPr>
                <w:rFonts w:ascii="Times New Roman" w:hAnsi="Times New Roman"/>
                <w:highlight w:val="yellow"/>
                <w:rPrChange w:id="63" w:author="Felix阿星" w:date="2026-06-17T14:14:13Z">
                  <w:rPr>
                    <w:rFonts w:ascii="Times New Roman" w:hAnsi="Times New Roman"/>
                  </w:rPr>
                </w:rPrChange>
              </w:rPr>
            </w:pPr>
            <w:r>
              <w:rPr>
                <w:rFonts w:ascii="Times New Roman" w:hAnsi="Times New Roman"/>
                <w:highlight w:val="yellow"/>
                <w:rPrChange w:id="64" w:author="Felix阿星" w:date="2026-06-17T14:14:13Z">
                  <w:rPr>
                    <w:rFonts w:ascii="Times New Roman" w:hAnsi="Times New Roman"/>
                  </w:rPr>
                </w:rPrChange>
              </w:rPr>
              <w:t>26</w:t>
            </w:r>
          </w:p>
        </w:tc>
        <w:tc>
          <w:tcPr>
            <w:tcW w:w="1134" w:type="dxa"/>
            <w:tcBorders>
              <w:top w:val="single" w:color="auto" w:sz="4" w:space="0"/>
              <w:left w:val="single" w:color="auto" w:sz="4" w:space="0"/>
              <w:bottom w:val="single" w:color="auto" w:sz="4" w:space="0"/>
              <w:right w:val="single" w:color="auto" w:sz="4" w:space="0"/>
            </w:tcBorders>
            <w:vAlign w:val="center"/>
          </w:tcPr>
          <w:p w14:paraId="65B5B24C">
            <w:pPr>
              <w:keepNext/>
              <w:keepLines/>
              <w:rPr>
                <w:rFonts w:ascii="Times New Roman" w:hAnsi="Times New Roman" w:cs="Times New Roman"/>
                <w:sz w:val="22"/>
                <w:szCs w:val="22"/>
                <w:highlight w:val="yellow"/>
                <w:rPrChange w:id="65" w:author="Felix阿星" w:date="2026-06-17T14:14:13Z">
                  <w:rPr>
                    <w:rFonts w:ascii="Times New Roman" w:hAnsi="Times New Roman" w:cs="Times New Roman"/>
                    <w:sz w:val="22"/>
                    <w:szCs w:val="22"/>
                  </w:rPr>
                </w:rPrChange>
              </w:rPr>
            </w:pPr>
            <w:r>
              <w:rPr>
                <w:rFonts w:ascii="Times New Roman" w:hAnsi="Times New Roman" w:cs="Times New Roman"/>
                <w:sz w:val="22"/>
                <w:szCs w:val="22"/>
                <w:highlight w:val="yellow"/>
                <w:rPrChange w:id="66" w:author="Felix阿星" w:date="2026-06-17T14:14:13Z">
                  <w:rPr>
                    <w:rFonts w:ascii="Times New Roman" w:hAnsi="Times New Roman" w:cs="Times New Roman"/>
                    <w:sz w:val="22"/>
                    <w:szCs w:val="22"/>
                  </w:rPr>
                </w:rPrChange>
              </w:rPr>
              <w:t>4 300,00</w:t>
            </w:r>
          </w:p>
        </w:tc>
        <w:tc>
          <w:tcPr>
            <w:tcW w:w="1559" w:type="dxa"/>
            <w:tcBorders>
              <w:top w:val="single" w:color="auto" w:sz="4" w:space="0"/>
              <w:left w:val="single" w:color="auto" w:sz="4" w:space="0"/>
              <w:bottom w:val="single" w:color="auto" w:sz="4" w:space="0"/>
              <w:right w:val="single" w:color="auto" w:sz="4" w:space="0"/>
            </w:tcBorders>
            <w:vAlign w:val="center"/>
          </w:tcPr>
          <w:p w14:paraId="0685FB4F">
            <w:pPr>
              <w:keepNext/>
              <w:keepLines/>
              <w:rPr>
                <w:rFonts w:ascii="Times New Roman" w:hAnsi="Times New Roman" w:cs="Times New Roman"/>
                <w:sz w:val="22"/>
                <w:szCs w:val="22"/>
                <w:highlight w:val="yellow"/>
                <w:lang w:val="en-US"/>
                <w:rPrChange w:id="67" w:author="Felix阿星" w:date="2026-06-17T14:14:13Z">
                  <w:rPr>
                    <w:rFonts w:ascii="Times New Roman" w:hAnsi="Times New Roman" w:cs="Times New Roman"/>
                    <w:sz w:val="22"/>
                    <w:szCs w:val="22"/>
                    <w:lang w:val="en-US"/>
                  </w:rPr>
                </w:rPrChange>
              </w:rPr>
            </w:pPr>
            <w:r>
              <w:rPr>
                <w:rFonts w:ascii="Times New Roman" w:hAnsi="Times New Roman" w:cs="Times New Roman"/>
                <w:sz w:val="22"/>
                <w:szCs w:val="22"/>
                <w:highlight w:val="yellow"/>
                <w:rPrChange w:id="68" w:author="Felix阿星" w:date="2026-06-17T14:14:13Z">
                  <w:rPr>
                    <w:rFonts w:ascii="Times New Roman" w:hAnsi="Times New Roman" w:cs="Times New Roman"/>
                    <w:sz w:val="22"/>
                    <w:szCs w:val="22"/>
                  </w:rPr>
                </w:rPrChange>
              </w:rPr>
              <w:t>111</w:t>
            </w:r>
            <w:r>
              <w:rPr>
                <w:rFonts w:ascii="Times New Roman" w:hAnsi="Times New Roman" w:cs="Times New Roman"/>
                <w:sz w:val="22"/>
                <w:szCs w:val="22"/>
                <w:highlight w:val="yellow"/>
                <w:lang w:val="en-US"/>
                <w:rPrChange w:id="69" w:author="Felix阿星" w:date="2026-06-17T14:14:13Z">
                  <w:rPr>
                    <w:rFonts w:ascii="Times New Roman" w:hAnsi="Times New Roman" w:cs="Times New Roman"/>
                    <w:sz w:val="22"/>
                    <w:szCs w:val="22"/>
                    <w:lang w:val="en-US"/>
                  </w:rPr>
                </w:rPrChange>
              </w:rPr>
              <w:t> 8</w:t>
            </w:r>
            <w:r>
              <w:rPr>
                <w:rFonts w:ascii="Times New Roman" w:hAnsi="Times New Roman" w:cs="Times New Roman"/>
                <w:sz w:val="22"/>
                <w:szCs w:val="22"/>
                <w:highlight w:val="yellow"/>
                <w:rPrChange w:id="70" w:author="Felix阿星" w:date="2026-06-17T14:14:13Z">
                  <w:rPr>
                    <w:rFonts w:ascii="Times New Roman" w:hAnsi="Times New Roman" w:cs="Times New Roman"/>
                    <w:sz w:val="22"/>
                    <w:szCs w:val="22"/>
                  </w:rPr>
                </w:rPrChange>
              </w:rPr>
              <w:t>0</w:t>
            </w:r>
            <w:r>
              <w:rPr>
                <w:rFonts w:ascii="Times New Roman" w:hAnsi="Times New Roman" w:cs="Times New Roman"/>
                <w:sz w:val="22"/>
                <w:szCs w:val="22"/>
                <w:highlight w:val="yellow"/>
                <w:lang w:val="en-US"/>
                <w:rPrChange w:id="71" w:author="Felix阿星" w:date="2026-06-17T14:14:13Z">
                  <w:rPr>
                    <w:rFonts w:ascii="Times New Roman" w:hAnsi="Times New Roman" w:cs="Times New Roman"/>
                    <w:sz w:val="22"/>
                    <w:szCs w:val="22"/>
                    <w:lang w:val="en-US"/>
                  </w:rPr>
                </w:rPrChange>
              </w:rPr>
              <w:t>0,00</w:t>
            </w:r>
          </w:p>
        </w:tc>
        <w:tc>
          <w:tcPr>
            <w:tcW w:w="1914" w:type="dxa"/>
            <w:tcBorders>
              <w:top w:val="single" w:color="auto" w:sz="4" w:space="0"/>
              <w:left w:val="single" w:color="auto" w:sz="4" w:space="0"/>
              <w:bottom w:val="single" w:color="auto" w:sz="4" w:space="0"/>
              <w:right w:val="single" w:color="auto" w:sz="4" w:space="0"/>
            </w:tcBorders>
            <w:vAlign w:val="center"/>
          </w:tcPr>
          <w:p w14:paraId="5D06B62D">
            <w:pPr>
              <w:keepNext/>
              <w:keepLines/>
              <w:autoSpaceDE w:val="0"/>
              <w:autoSpaceDN w:val="0"/>
              <w:adjustRightInd w:val="0"/>
              <w:contextualSpacing/>
              <w:rPr>
                <w:rFonts w:ascii="Times New Roman" w:hAnsi="Times New Roman" w:cs="Times New Roman"/>
                <w:color w:val="000000" w:themeColor="text1"/>
                <w:sz w:val="22"/>
                <w:szCs w:val="22"/>
                <w:highlight w:val="yellow"/>
                <w:lang w:val="en-US"/>
                <w:rPrChange w:id="72" w:author="Felix阿星" w:date="2026-06-17T14:14:13Z">
                  <w:rPr>
                    <w:rFonts w:ascii="Times New Roman" w:hAnsi="Times New Roman" w:cs="Times New Roman"/>
                    <w:color w:val="000000" w:themeColor="text1"/>
                    <w:sz w:val="22"/>
                    <w:szCs w:val="22"/>
                    <w:lang w:val="en-US"/>
                    <w14:textFill>
                      <w14:solidFill>
                        <w14:schemeClr w14:val="tx1"/>
                      </w14:solidFill>
                    </w14:textFill>
                  </w:rPr>
                </w:rPrChange>
                <w14:textFill>
                  <w14:solidFill>
                    <w14:schemeClr w14:val="tx1"/>
                  </w14:solidFill>
                </w14:textFill>
              </w:rPr>
            </w:pPr>
            <w:r>
              <w:rPr>
                <w:rFonts w:ascii="Times New Roman" w:hAnsi="Times New Roman" w:cs="Times New Roman"/>
                <w:color w:val="000000" w:themeColor="text1"/>
                <w:sz w:val="22"/>
                <w:szCs w:val="22"/>
                <w:highlight w:val="yellow"/>
                <w:lang w:val="en-US"/>
                <w:rPrChange w:id="73" w:author="Felix阿星" w:date="2026-06-17T14:14:13Z">
                  <w:rPr>
                    <w:rFonts w:ascii="Times New Roman" w:hAnsi="Times New Roman" w:cs="Times New Roman"/>
                    <w:color w:val="000000" w:themeColor="text1"/>
                    <w:sz w:val="22"/>
                    <w:szCs w:val="22"/>
                    <w:lang w:val="en-US"/>
                    <w14:textFill>
                      <w14:solidFill>
                        <w14:schemeClr w14:val="tx1"/>
                      </w14:solidFill>
                    </w14:textFill>
                  </w:rPr>
                </w:rPrChange>
                <w14:textFill>
                  <w14:solidFill>
                    <w14:schemeClr w14:val="tx1"/>
                  </w14:solidFill>
                </w14:textFill>
              </w:rPr>
              <w:t xml:space="preserve">3-seater seat unit; 2 armrests, fused seat and backrest made of PU, dimensions (L×W×H) 1938*668*900 mm. Model </w:t>
            </w:r>
            <w:r>
              <w:rPr>
                <w:rFonts w:ascii="Times New Roman" w:hAnsi="Times New Roman"/>
                <w:color w:val="000000" w:themeColor="text1"/>
                <w:highlight w:val="yellow"/>
                <w:lang w:val="en-US"/>
                <w:rPrChange w:id="74" w:author="Felix阿星" w:date="2026-06-17T14:14:13Z">
                  <w:rPr>
                    <w:rFonts w:ascii="Times New Roman" w:hAnsi="Times New Roman"/>
                    <w:color w:val="000000" w:themeColor="text1"/>
                    <w:lang w:val="en-US"/>
                    <w14:textFill>
                      <w14:solidFill>
                        <w14:schemeClr w14:val="tx1"/>
                      </w14:solidFill>
                    </w14:textFill>
                  </w:rPr>
                </w:rPrChange>
                <w14:textFill>
                  <w14:solidFill>
                    <w14:schemeClr w14:val="tx1"/>
                  </w14:solidFill>
                </w14:textFill>
              </w:rPr>
              <w:t>SJ708</w:t>
            </w:r>
          </w:p>
        </w:tc>
        <w:tc>
          <w:tcPr>
            <w:tcW w:w="638" w:type="dxa"/>
            <w:tcBorders>
              <w:top w:val="single" w:color="auto" w:sz="4" w:space="0"/>
              <w:left w:val="single" w:color="auto" w:sz="4" w:space="0"/>
              <w:bottom w:val="single" w:color="auto" w:sz="4" w:space="0"/>
              <w:right w:val="single" w:color="auto" w:sz="4" w:space="0"/>
            </w:tcBorders>
            <w:vAlign w:val="center"/>
          </w:tcPr>
          <w:p w14:paraId="6587CA31">
            <w:pPr>
              <w:pStyle w:val="14"/>
              <w:keepNext/>
              <w:keepLines/>
              <w:spacing w:after="0" w:line="240" w:lineRule="auto"/>
              <w:ind w:left="0"/>
              <w:jc w:val="center"/>
              <w:rPr>
                <w:rFonts w:ascii="Times New Roman" w:hAnsi="Times New Roman"/>
                <w:highlight w:val="yellow"/>
                <w:lang w:val="en-US"/>
                <w:rPrChange w:id="75" w:author="Felix阿星" w:date="2026-06-17T14:14:13Z">
                  <w:rPr>
                    <w:rFonts w:ascii="Times New Roman" w:hAnsi="Times New Roman"/>
                    <w:lang w:val="en-US"/>
                  </w:rPr>
                </w:rPrChange>
              </w:rPr>
            </w:pPr>
            <w:r>
              <w:rPr>
                <w:rFonts w:ascii="Times New Roman" w:hAnsi="Times New Roman"/>
                <w:highlight w:val="yellow"/>
                <w:lang w:val="en-US"/>
                <w:rPrChange w:id="76" w:author="Felix阿星" w:date="2026-06-17T14:14:13Z">
                  <w:rPr>
                    <w:rFonts w:ascii="Times New Roman" w:hAnsi="Times New Roman"/>
                    <w:lang w:val="en-US"/>
                  </w:rPr>
                </w:rPrChange>
              </w:rPr>
              <w:t>26</w:t>
            </w:r>
          </w:p>
        </w:tc>
        <w:tc>
          <w:tcPr>
            <w:tcW w:w="1134" w:type="dxa"/>
            <w:tcBorders>
              <w:top w:val="single" w:color="auto" w:sz="4" w:space="0"/>
              <w:left w:val="single" w:color="auto" w:sz="4" w:space="0"/>
              <w:bottom w:val="single" w:color="auto" w:sz="4" w:space="0"/>
              <w:right w:val="single" w:color="auto" w:sz="4" w:space="0"/>
            </w:tcBorders>
            <w:vAlign w:val="center"/>
          </w:tcPr>
          <w:p w14:paraId="25649E95">
            <w:pPr>
              <w:keepNext/>
              <w:keepLines/>
              <w:rPr>
                <w:rFonts w:ascii="Times New Roman" w:hAnsi="Times New Roman" w:cs="Times New Roman"/>
                <w:sz w:val="22"/>
                <w:szCs w:val="22"/>
                <w:highlight w:val="yellow"/>
                <w:lang w:val="en-US"/>
                <w:rPrChange w:id="77" w:author="Felix阿星" w:date="2026-06-17T14:14:13Z">
                  <w:rPr>
                    <w:rFonts w:ascii="Times New Roman" w:hAnsi="Times New Roman" w:cs="Times New Roman"/>
                    <w:sz w:val="22"/>
                    <w:szCs w:val="22"/>
                    <w:lang w:val="en-US"/>
                  </w:rPr>
                </w:rPrChange>
              </w:rPr>
            </w:pPr>
            <w:r>
              <w:rPr>
                <w:rFonts w:ascii="Times New Roman" w:hAnsi="Times New Roman" w:cs="Times New Roman"/>
                <w:sz w:val="22"/>
                <w:szCs w:val="22"/>
                <w:highlight w:val="yellow"/>
                <w:rPrChange w:id="78" w:author="Felix阿星" w:date="2026-06-17T14:14:13Z">
                  <w:rPr>
                    <w:rFonts w:ascii="Times New Roman" w:hAnsi="Times New Roman" w:cs="Times New Roman"/>
                    <w:sz w:val="22"/>
                    <w:szCs w:val="22"/>
                  </w:rPr>
                </w:rPrChange>
              </w:rPr>
              <w:t>4 300,00</w:t>
            </w:r>
          </w:p>
        </w:tc>
        <w:tc>
          <w:tcPr>
            <w:tcW w:w="1490" w:type="dxa"/>
            <w:gridSpan w:val="2"/>
            <w:tcBorders>
              <w:top w:val="single" w:color="auto" w:sz="4" w:space="0"/>
              <w:left w:val="single" w:color="auto" w:sz="4" w:space="0"/>
              <w:bottom w:val="single" w:color="auto" w:sz="4" w:space="0"/>
              <w:right w:val="single" w:color="auto" w:sz="4" w:space="0"/>
            </w:tcBorders>
            <w:vAlign w:val="center"/>
          </w:tcPr>
          <w:p w14:paraId="2024795F">
            <w:pPr>
              <w:keepNext/>
              <w:keepLines/>
              <w:rPr>
                <w:rFonts w:ascii="Times New Roman" w:hAnsi="Times New Roman" w:cs="Times New Roman"/>
                <w:sz w:val="22"/>
                <w:szCs w:val="22"/>
                <w:highlight w:val="yellow"/>
                <w:lang w:val="en-US"/>
                <w:rPrChange w:id="79" w:author="Felix阿星" w:date="2026-06-17T14:14:13Z">
                  <w:rPr>
                    <w:rFonts w:ascii="Times New Roman" w:hAnsi="Times New Roman" w:cs="Times New Roman"/>
                    <w:sz w:val="22"/>
                    <w:szCs w:val="22"/>
                    <w:lang w:val="en-US"/>
                  </w:rPr>
                </w:rPrChange>
              </w:rPr>
            </w:pPr>
            <w:r>
              <w:rPr>
                <w:rFonts w:ascii="Times New Roman" w:hAnsi="Times New Roman" w:cs="Times New Roman"/>
                <w:sz w:val="22"/>
                <w:szCs w:val="22"/>
                <w:highlight w:val="yellow"/>
                <w:rPrChange w:id="80" w:author="Felix阿星" w:date="2026-06-17T14:14:13Z">
                  <w:rPr>
                    <w:rFonts w:ascii="Times New Roman" w:hAnsi="Times New Roman" w:cs="Times New Roman"/>
                    <w:sz w:val="22"/>
                    <w:szCs w:val="22"/>
                  </w:rPr>
                </w:rPrChange>
              </w:rPr>
              <w:t>111</w:t>
            </w:r>
            <w:r>
              <w:rPr>
                <w:rFonts w:ascii="Times New Roman" w:hAnsi="Times New Roman" w:cs="Times New Roman"/>
                <w:sz w:val="22"/>
                <w:szCs w:val="22"/>
                <w:highlight w:val="yellow"/>
                <w:lang w:val="en-US"/>
                <w:rPrChange w:id="81" w:author="Felix阿星" w:date="2026-06-17T14:14:13Z">
                  <w:rPr>
                    <w:rFonts w:ascii="Times New Roman" w:hAnsi="Times New Roman" w:cs="Times New Roman"/>
                    <w:sz w:val="22"/>
                    <w:szCs w:val="22"/>
                    <w:lang w:val="en-US"/>
                  </w:rPr>
                </w:rPrChange>
              </w:rPr>
              <w:t> 8</w:t>
            </w:r>
            <w:r>
              <w:rPr>
                <w:rFonts w:ascii="Times New Roman" w:hAnsi="Times New Roman" w:cs="Times New Roman"/>
                <w:sz w:val="22"/>
                <w:szCs w:val="22"/>
                <w:highlight w:val="yellow"/>
                <w:rPrChange w:id="82" w:author="Felix阿星" w:date="2026-06-17T14:14:13Z">
                  <w:rPr>
                    <w:rFonts w:ascii="Times New Roman" w:hAnsi="Times New Roman" w:cs="Times New Roman"/>
                    <w:sz w:val="22"/>
                    <w:szCs w:val="22"/>
                  </w:rPr>
                </w:rPrChange>
              </w:rPr>
              <w:t>0</w:t>
            </w:r>
            <w:r>
              <w:rPr>
                <w:rFonts w:ascii="Times New Roman" w:hAnsi="Times New Roman" w:cs="Times New Roman"/>
                <w:sz w:val="22"/>
                <w:szCs w:val="22"/>
                <w:highlight w:val="yellow"/>
                <w:lang w:val="en-US"/>
                <w:rPrChange w:id="83" w:author="Felix阿星" w:date="2026-06-17T14:14:13Z">
                  <w:rPr>
                    <w:rFonts w:ascii="Times New Roman" w:hAnsi="Times New Roman" w:cs="Times New Roman"/>
                    <w:sz w:val="22"/>
                    <w:szCs w:val="22"/>
                    <w:lang w:val="en-US"/>
                  </w:rPr>
                </w:rPrChange>
              </w:rPr>
              <w:t>0,00</w:t>
            </w:r>
          </w:p>
        </w:tc>
      </w:tr>
      <w:tr w14:paraId="1D2E5C7B">
        <w:tblPrEx>
          <w:tblCellMar>
            <w:top w:w="0" w:type="dxa"/>
            <w:left w:w="108" w:type="dxa"/>
            <w:bottom w:w="0" w:type="dxa"/>
            <w:right w:w="108" w:type="dxa"/>
          </w:tblCellMar>
        </w:tblPrEx>
        <w:tc>
          <w:tcPr>
            <w:tcW w:w="1849" w:type="dxa"/>
            <w:tcBorders>
              <w:top w:val="single" w:color="auto" w:sz="4" w:space="0"/>
              <w:left w:val="single" w:color="auto" w:sz="4" w:space="0"/>
              <w:bottom w:val="single" w:color="auto" w:sz="4" w:space="0"/>
              <w:right w:val="single" w:color="auto" w:sz="4" w:space="0"/>
            </w:tcBorders>
          </w:tcPr>
          <w:p w14:paraId="7D47C18E">
            <w:pPr>
              <w:pStyle w:val="14"/>
              <w:keepNext/>
              <w:keepLines/>
              <w:spacing w:after="0" w:line="240" w:lineRule="auto"/>
              <w:ind w:left="0"/>
              <w:rPr>
                <w:rFonts w:ascii="Times New Roman" w:hAnsi="Times New Roman"/>
                <w:color w:val="000000" w:themeColor="text1"/>
                <w:highlight w:val="yellow"/>
                <w:rPrChange w:id="84" w:author="Felix阿星" w:date="2026-06-17T14:14:13Z">
                  <w:rPr>
                    <w:rFonts w:ascii="Times New Roman" w:hAnsi="Times New Roman"/>
                    <w:color w:val="000000" w:themeColor="text1"/>
                    <w14:textFill>
                      <w14:solidFill>
                        <w14:schemeClr w14:val="tx1"/>
                      </w14:solidFill>
                    </w14:textFill>
                  </w:rPr>
                </w:rPrChange>
                <w14:textFill>
                  <w14:solidFill>
                    <w14:schemeClr w14:val="tx1"/>
                  </w14:solidFill>
                </w14:textFill>
              </w:rPr>
            </w:pPr>
            <w:r>
              <w:rPr>
                <w:rFonts w:ascii="Times New Roman" w:hAnsi="Times New Roman"/>
                <w:color w:val="000000" w:themeColor="text1"/>
                <w:highlight w:val="yellow"/>
                <w:rPrChange w:id="85" w:author="Felix阿星" w:date="2026-06-17T14:14:13Z">
                  <w:rPr>
                    <w:rFonts w:ascii="Times New Roman" w:hAnsi="Times New Roman"/>
                    <w:color w:val="000000" w:themeColor="text1"/>
                    <w14:textFill>
                      <w14:solidFill>
                        <w14:schemeClr w14:val="tx1"/>
                      </w14:solidFill>
                    </w14:textFill>
                  </w:rPr>
                </w:rPrChange>
                <w14:textFill>
                  <w14:solidFill>
                    <w14:schemeClr w14:val="tx1"/>
                  </w14:solidFill>
                </w14:textFill>
              </w:rPr>
              <w:t>3-местный блок кресел со столиком; 4  подлокотника, слитные сиденье и спинка из ПУ,  габариты (ДШВ) 2284*668*900 мм. Модель SJ900</w:t>
            </w:r>
          </w:p>
        </w:tc>
        <w:tc>
          <w:tcPr>
            <w:tcW w:w="590" w:type="dxa"/>
            <w:tcBorders>
              <w:top w:val="single" w:color="auto" w:sz="4" w:space="0"/>
              <w:left w:val="single" w:color="auto" w:sz="4" w:space="0"/>
              <w:bottom w:val="single" w:color="auto" w:sz="4" w:space="0"/>
              <w:right w:val="single" w:color="auto" w:sz="4" w:space="0"/>
            </w:tcBorders>
            <w:vAlign w:val="center"/>
          </w:tcPr>
          <w:p w14:paraId="44D963BD">
            <w:pPr>
              <w:pStyle w:val="14"/>
              <w:keepNext/>
              <w:keepLines/>
              <w:spacing w:after="0" w:line="240" w:lineRule="auto"/>
              <w:ind w:left="0"/>
              <w:jc w:val="center"/>
              <w:rPr>
                <w:rFonts w:ascii="Times New Roman" w:hAnsi="Times New Roman"/>
                <w:highlight w:val="yellow"/>
                <w:rPrChange w:id="86" w:author="Felix阿星" w:date="2026-06-17T14:14:13Z">
                  <w:rPr>
                    <w:rFonts w:ascii="Times New Roman" w:hAnsi="Times New Roman"/>
                  </w:rPr>
                </w:rPrChange>
              </w:rPr>
            </w:pPr>
            <w:r>
              <w:rPr>
                <w:rFonts w:ascii="Times New Roman" w:hAnsi="Times New Roman"/>
                <w:highlight w:val="yellow"/>
                <w:rPrChange w:id="87" w:author="Felix阿星" w:date="2026-06-17T14:14:13Z">
                  <w:rPr>
                    <w:rFonts w:ascii="Times New Roman" w:hAnsi="Times New Roman"/>
                  </w:rPr>
                </w:rPrChange>
              </w:rPr>
              <w:t>10</w:t>
            </w:r>
          </w:p>
        </w:tc>
        <w:tc>
          <w:tcPr>
            <w:tcW w:w="1134" w:type="dxa"/>
            <w:tcBorders>
              <w:top w:val="single" w:color="auto" w:sz="4" w:space="0"/>
              <w:left w:val="single" w:color="auto" w:sz="4" w:space="0"/>
              <w:bottom w:val="single" w:color="auto" w:sz="4" w:space="0"/>
              <w:right w:val="single" w:color="auto" w:sz="4" w:space="0"/>
            </w:tcBorders>
            <w:vAlign w:val="center"/>
          </w:tcPr>
          <w:p w14:paraId="62D42CF0">
            <w:pPr>
              <w:keepNext/>
              <w:keepLines/>
              <w:rPr>
                <w:rFonts w:ascii="Times New Roman" w:hAnsi="Times New Roman" w:cs="Times New Roman"/>
                <w:sz w:val="22"/>
                <w:szCs w:val="22"/>
                <w:highlight w:val="yellow"/>
                <w:rPrChange w:id="88" w:author="Felix阿星" w:date="2026-06-17T14:14:13Z">
                  <w:rPr>
                    <w:rFonts w:ascii="Times New Roman" w:hAnsi="Times New Roman" w:cs="Times New Roman"/>
                    <w:sz w:val="22"/>
                    <w:szCs w:val="22"/>
                  </w:rPr>
                </w:rPrChange>
              </w:rPr>
            </w:pPr>
            <w:r>
              <w:rPr>
                <w:rFonts w:ascii="Times New Roman" w:hAnsi="Times New Roman" w:cs="Times New Roman"/>
                <w:sz w:val="22"/>
                <w:szCs w:val="22"/>
                <w:highlight w:val="yellow"/>
                <w:rPrChange w:id="89" w:author="Felix阿星" w:date="2026-06-17T14:14:13Z">
                  <w:rPr>
                    <w:rFonts w:ascii="Times New Roman" w:hAnsi="Times New Roman" w:cs="Times New Roman"/>
                    <w:sz w:val="22"/>
                    <w:szCs w:val="22"/>
                  </w:rPr>
                </w:rPrChange>
              </w:rPr>
              <w:t>5 150,00</w:t>
            </w:r>
          </w:p>
        </w:tc>
        <w:tc>
          <w:tcPr>
            <w:tcW w:w="1559" w:type="dxa"/>
            <w:tcBorders>
              <w:top w:val="single" w:color="auto" w:sz="4" w:space="0"/>
              <w:left w:val="single" w:color="auto" w:sz="4" w:space="0"/>
              <w:bottom w:val="single" w:color="auto" w:sz="4" w:space="0"/>
              <w:right w:val="single" w:color="auto" w:sz="4" w:space="0"/>
            </w:tcBorders>
            <w:vAlign w:val="center"/>
          </w:tcPr>
          <w:p w14:paraId="00CCE6E2">
            <w:pPr>
              <w:keepNext/>
              <w:keepLines/>
              <w:rPr>
                <w:rFonts w:ascii="Times New Roman" w:hAnsi="Times New Roman" w:cs="Times New Roman"/>
                <w:sz w:val="22"/>
                <w:szCs w:val="22"/>
                <w:highlight w:val="yellow"/>
                <w:rPrChange w:id="90" w:author="Felix阿星" w:date="2026-06-17T14:14:13Z">
                  <w:rPr>
                    <w:rFonts w:ascii="Times New Roman" w:hAnsi="Times New Roman" w:cs="Times New Roman"/>
                    <w:sz w:val="22"/>
                    <w:szCs w:val="22"/>
                  </w:rPr>
                </w:rPrChange>
              </w:rPr>
            </w:pPr>
            <w:r>
              <w:rPr>
                <w:rFonts w:ascii="Times New Roman" w:hAnsi="Times New Roman" w:cs="Times New Roman"/>
                <w:sz w:val="22"/>
                <w:szCs w:val="22"/>
                <w:highlight w:val="yellow"/>
                <w:rPrChange w:id="91" w:author="Felix阿星" w:date="2026-06-17T14:14:13Z">
                  <w:rPr>
                    <w:rFonts w:ascii="Times New Roman" w:hAnsi="Times New Roman" w:cs="Times New Roman"/>
                    <w:sz w:val="22"/>
                    <w:szCs w:val="22"/>
                  </w:rPr>
                </w:rPrChange>
              </w:rPr>
              <w:t>51 500,00</w:t>
            </w:r>
          </w:p>
        </w:tc>
        <w:tc>
          <w:tcPr>
            <w:tcW w:w="1914" w:type="dxa"/>
            <w:tcBorders>
              <w:top w:val="single" w:color="auto" w:sz="4" w:space="0"/>
              <w:left w:val="single" w:color="auto" w:sz="4" w:space="0"/>
              <w:bottom w:val="single" w:color="auto" w:sz="4" w:space="0"/>
              <w:right w:val="single" w:color="auto" w:sz="4" w:space="0"/>
            </w:tcBorders>
            <w:vAlign w:val="center"/>
          </w:tcPr>
          <w:p w14:paraId="4FC20A99">
            <w:pPr>
              <w:keepNext/>
              <w:keepLines/>
              <w:autoSpaceDE w:val="0"/>
              <w:autoSpaceDN w:val="0"/>
              <w:adjustRightInd w:val="0"/>
              <w:contextualSpacing/>
              <w:rPr>
                <w:rFonts w:ascii="Times New Roman" w:hAnsi="Times New Roman" w:cs="Times New Roman"/>
                <w:color w:val="000000" w:themeColor="text1"/>
                <w:sz w:val="22"/>
                <w:szCs w:val="22"/>
                <w:highlight w:val="yellow"/>
                <w:lang w:val="en-US"/>
                <w:rPrChange w:id="92" w:author="Felix阿星" w:date="2026-06-17T14:14:13Z">
                  <w:rPr>
                    <w:rFonts w:ascii="Times New Roman" w:hAnsi="Times New Roman" w:cs="Times New Roman"/>
                    <w:color w:val="000000" w:themeColor="text1"/>
                    <w:sz w:val="22"/>
                    <w:szCs w:val="22"/>
                    <w:lang w:val="en-US"/>
                    <w14:textFill>
                      <w14:solidFill>
                        <w14:schemeClr w14:val="tx1"/>
                      </w14:solidFill>
                    </w14:textFill>
                  </w:rPr>
                </w:rPrChange>
                <w14:textFill>
                  <w14:solidFill>
                    <w14:schemeClr w14:val="tx1"/>
                  </w14:solidFill>
                </w14:textFill>
              </w:rPr>
            </w:pPr>
            <w:r>
              <w:rPr>
                <w:rFonts w:ascii="Times New Roman" w:hAnsi="Times New Roman" w:cs="Times New Roman"/>
                <w:color w:val="000000" w:themeColor="text1"/>
                <w:sz w:val="22"/>
                <w:szCs w:val="22"/>
                <w:highlight w:val="yellow"/>
                <w:lang w:val="en-US"/>
                <w:rPrChange w:id="93" w:author="Felix阿星" w:date="2026-06-17T14:14:13Z">
                  <w:rPr>
                    <w:rFonts w:ascii="Times New Roman" w:hAnsi="Times New Roman" w:cs="Times New Roman"/>
                    <w:color w:val="000000" w:themeColor="text1"/>
                    <w:sz w:val="22"/>
                    <w:szCs w:val="22"/>
                    <w:lang w:val="en-US"/>
                    <w14:textFill>
                      <w14:solidFill>
                        <w14:schemeClr w14:val="tx1"/>
                      </w14:solidFill>
                    </w14:textFill>
                  </w:rPr>
                </w:rPrChange>
                <w14:textFill>
                  <w14:solidFill>
                    <w14:schemeClr w14:val="tx1"/>
                  </w14:solidFill>
                </w14:textFill>
              </w:rPr>
              <w:t xml:space="preserve">3-seater seat unit with a table; 4 armrests, a fused seat and back made of PU, dimensions (L×W×H) 2284 x 668 x 900 mm. Model </w:t>
            </w:r>
            <w:r>
              <w:rPr>
                <w:rFonts w:ascii="Times New Roman" w:hAnsi="Times New Roman"/>
                <w:color w:val="000000" w:themeColor="text1"/>
                <w:highlight w:val="yellow"/>
                <w:lang w:val="en-US"/>
                <w:rPrChange w:id="94" w:author="Felix阿星" w:date="2026-06-17T14:14:13Z">
                  <w:rPr>
                    <w:rFonts w:ascii="Times New Roman" w:hAnsi="Times New Roman"/>
                    <w:color w:val="000000" w:themeColor="text1"/>
                    <w:lang w:val="en-US"/>
                    <w14:textFill>
                      <w14:solidFill>
                        <w14:schemeClr w14:val="tx1"/>
                      </w14:solidFill>
                    </w14:textFill>
                  </w:rPr>
                </w:rPrChange>
                <w14:textFill>
                  <w14:solidFill>
                    <w14:schemeClr w14:val="tx1"/>
                  </w14:solidFill>
                </w14:textFill>
              </w:rPr>
              <w:t>SJ900</w:t>
            </w:r>
          </w:p>
        </w:tc>
        <w:tc>
          <w:tcPr>
            <w:tcW w:w="638" w:type="dxa"/>
            <w:tcBorders>
              <w:top w:val="single" w:color="auto" w:sz="4" w:space="0"/>
              <w:left w:val="single" w:color="auto" w:sz="4" w:space="0"/>
              <w:bottom w:val="single" w:color="auto" w:sz="4" w:space="0"/>
              <w:right w:val="single" w:color="auto" w:sz="4" w:space="0"/>
            </w:tcBorders>
            <w:vAlign w:val="center"/>
          </w:tcPr>
          <w:p w14:paraId="621D66A6">
            <w:pPr>
              <w:pStyle w:val="14"/>
              <w:keepNext/>
              <w:keepLines/>
              <w:spacing w:after="0" w:line="240" w:lineRule="auto"/>
              <w:ind w:left="0"/>
              <w:jc w:val="center"/>
              <w:rPr>
                <w:rFonts w:ascii="Times New Roman" w:hAnsi="Times New Roman"/>
                <w:highlight w:val="yellow"/>
                <w:rPrChange w:id="95" w:author="Felix阿星" w:date="2026-06-17T14:14:13Z">
                  <w:rPr>
                    <w:rFonts w:ascii="Times New Roman" w:hAnsi="Times New Roman"/>
                  </w:rPr>
                </w:rPrChange>
              </w:rPr>
            </w:pPr>
            <w:r>
              <w:rPr>
                <w:rFonts w:ascii="Times New Roman" w:hAnsi="Times New Roman"/>
                <w:highlight w:val="yellow"/>
                <w:rPrChange w:id="96" w:author="Felix阿星" w:date="2026-06-17T14:14:13Z">
                  <w:rPr>
                    <w:rFonts w:ascii="Times New Roman" w:hAnsi="Times New Roman"/>
                  </w:rPr>
                </w:rPrChange>
              </w:rPr>
              <w:t>10</w:t>
            </w:r>
          </w:p>
        </w:tc>
        <w:tc>
          <w:tcPr>
            <w:tcW w:w="1134" w:type="dxa"/>
            <w:tcBorders>
              <w:top w:val="single" w:color="auto" w:sz="4" w:space="0"/>
              <w:left w:val="single" w:color="auto" w:sz="4" w:space="0"/>
              <w:bottom w:val="single" w:color="auto" w:sz="4" w:space="0"/>
              <w:right w:val="single" w:color="auto" w:sz="4" w:space="0"/>
            </w:tcBorders>
            <w:vAlign w:val="center"/>
          </w:tcPr>
          <w:p w14:paraId="1CF7D628">
            <w:pPr>
              <w:keepNext/>
              <w:keepLines/>
              <w:rPr>
                <w:rFonts w:ascii="Times New Roman" w:hAnsi="Times New Roman" w:cs="Times New Roman"/>
                <w:sz w:val="22"/>
                <w:szCs w:val="22"/>
                <w:highlight w:val="yellow"/>
                <w:lang w:val="en-US"/>
                <w:rPrChange w:id="97" w:author="Felix阿星" w:date="2026-06-17T14:14:13Z">
                  <w:rPr>
                    <w:rFonts w:ascii="Times New Roman" w:hAnsi="Times New Roman" w:cs="Times New Roman"/>
                    <w:sz w:val="22"/>
                    <w:szCs w:val="22"/>
                    <w:lang w:val="en-US"/>
                  </w:rPr>
                </w:rPrChange>
              </w:rPr>
            </w:pPr>
            <w:r>
              <w:rPr>
                <w:rFonts w:ascii="Times New Roman" w:hAnsi="Times New Roman" w:cs="Times New Roman"/>
                <w:sz w:val="22"/>
                <w:szCs w:val="22"/>
                <w:highlight w:val="yellow"/>
                <w:rPrChange w:id="98" w:author="Felix阿星" w:date="2026-06-17T14:14:13Z">
                  <w:rPr>
                    <w:rFonts w:ascii="Times New Roman" w:hAnsi="Times New Roman" w:cs="Times New Roman"/>
                    <w:sz w:val="22"/>
                    <w:szCs w:val="22"/>
                  </w:rPr>
                </w:rPrChange>
              </w:rPr>
              <w:t>5 150,00</w:t>
            </w:r>
          </w:p>
        </w:tc>
        <w:tc>
          <w:tcPr>
            <w:tcW w:w="1490" w:type="dxa"/>
            <w:gridSpan w:val="2"/>
            <w:tcBorders>
              <w:top w:val="single" w:color="auto" w:sz="4" w:space="0"/>
              <w:left w:val="single" w:color="auto" w:sz="4" w:space="0"/>
              <w:bottom w:val="single" w:color="auto" w:sz="4" w:space="0"/>
              <w:right w:val="single" w:color="auto" w:sz="4" w:space="0"/>
            </w:tcBorders>
            <w:vAlign w:val="center"/>
          </w:tcPr>
          <w:p w14:paraId="6ADF8CED">
            <w:pPr>
              <w:keepNext/>
              <w:keepLines/>
              <w:rPr>
                <w:rFonts w:ascii="Times New Roman" w:hAnsi="Times New Roman" w:cs="Times New Roman"/>
                <w:sz w:val="22"/>
                <w:szCs w:val="22"/>
                <w:highlight w:val="yellow"/>
                <w:lang w:val="en-US"/>
                <w:rPrChange w:id="99" w:author="Felix阿星" w:date="2026-06-17T14:14:13Z">
                  <w:rPr>
                    <w:rFonts w:ascii="Times New Roman" w:hAnsi="Times New Roman" w:cs="Times New Roman"/>
                    <w:sz w:val="22"/>
                    <w:szCs w:val="22"/>
                    <w:lang w:val="en-US"/>
                  </w:rPr>
                </w:rPrChange>
              </w:rPr>
            </w:pPr>
            <w:r>
              <w:rPr>
                <w:rFonts w:ascii="Times New Roman" w:hAnsi="Times New Roman" w:cs="Times New Roman"/>
                <w:sz w:val="22"/>
                <w:szCs w:val="22"/>
                <w:highlight w:val="yellow"/>
                <w:rPrChange w:id="100" w:author="Felix阿星" w:date="2026-06-17T14:14:13Z">
                  <w:rPr>
                    <w:rFonts w:ascii="Times New Roman" w:hAnsi="Times New Roman" w:cs="Times New Roman"/>
                    <w:sz w:val="22"/>
                    <w:szCs w:val="22"/>
                  </w:rPr>
                </w:rPrChange>
              </w:rPr>
              <w:t>51 500,00</w:t>
            </w:r>
          </w:p>
        </w:tc>
      </w:tr>
      <w:tr w14:paraId="257F1CBB">
        <w:tblPrEx>
          <w:tblCellMar>
            <w:top w:w="0" w:type="dxa"/>
            <w:left w:w="108" w:type="dxa"/>
            <w:bottom w:w="0" w:type="dxa"/>
            <w:right w:w="108" w:type="dxa"/>
          </w:tblCellMar>
        </w:tblPrEx>
        <w:tc>
          <w:tcPr>
            <w:tcW w:w="1849" w:type="dxa"/>
            <w:tcBorders>
              <w:top w:val="single" w:color="auto" w:sz="4" w:space="0"/>
              <w:left w:val="single" w:color="auto" w:sz="4" w:space="0"/>
              <w:bottom w:val="single" w:color="auto" w:sz="4" w:space="0"/>
              <w:right w:val="single" w:color="auto" w:sz="4" w:space="0"/>
            </w:tcBorders>
          </w:tcPr>
          <w:p w14:paraId="3D205D0A">
            <w:pPr>
              <w:pStyle w:val="14"/>
              <w:keepNext/>
              <w:keepLines/>
              <w:spacing w:after="0" w:line="240" w:lineRule="auto"/>
              <w:ind w:left="0"/>
              <w:rPr>
                <w:rFonts w:ascii="Times New Roman" w:hAnsi="Times New Roman"/>
                <w:color w:val="000000" w:themeColor="text1"/>
                <w:highlight w:val="yellow"/>
                <w:rPrChange w:id="101" w:author="Felix阿星" w:date="2026-06-17T14:14:13Z">
                  <w:rPr>
                    <w:rFonts w:ascii="Times New Roman" w:hAnsi="Times New Roman"/>
                    <w:color w:val="000000" w:themeColor="text1"/>
                    <w14:textFill>
                      <w14:solidFill>
                        <w14:schemeClr w14:val="tx1"/>
                      </w14:solidFill>
                    </w14:textFill>
                  </w:rPr>
                </w:rPrChange>
                <w14:textFill>
                  <w14:solidFill>
                    <w14:schemeClr w14:val="tx1"/>
                  </w14:solidFill>
                </w14:textFill>
              </w:rPr>
            </w:pPr>
            <w:r>
              <w:rPr>
                <w:rFonts w:ascii="Times New Roman" w:hAnsi="Times New Roman"/>
                <w:color w:val="000000" w:themeColor="text1"/>
                <w:highlight w:val="yellow"/>
                <w:rPrChange w:id="102" w:author="Felix阿星" w:date="2026-06-17T14:14:13Z">
                  <w:rPr>
                    <w:rFonts w:ascii="Times New Roman" w:hAnsi="Times New Roman"/>
                    <w:color w:val="000000" w:themeColor="text1"/>
                    <w14:textFill>
                      <w14:solidFill>
                        <w14:schemeClr w14:val="tx1"/>
                      </w14:solidFill>
                    </w14:textFill>
                  </w:rPr>
                </w:rPrChange>
                <w14:textFill>
                  <w14:solidFill>
                    <w14:schemeClr w14:val="tx1"/>
                  </w14:solidFill>
                </w14:textFill>
              </w:rPr>
              <w:t>4-местный блок кресел; 5  подлокотников, слитные сиденье и спинка из ПУ,  габариты (ДШВ) 2558*668*900 мм. Модель SJ9082</w:t>
            </w:r>
          </w:p>
        </w:tc>
        <w:tc>
          <w:tcPr>
            <w:tcW w:w="590" w:type="dxa"/>
            <w:tcBorders>
              <w:top w:val="single" w:color="auto" w:sz="4" w:space="0"/>
              <w:left w:val="single" w:color="auto" w:sz="4" w:space="0"/>
              <w:bottom w:val="single" w:color="auto" w:sz="4" w:space="0"/>
              <w:right w:val="single" w:color="auto" w:sz="4" w:space="0"/>
            </w:tcBorders>
            <w:vAlign w:val="center"/>
          </w:tcPr>
          <w:p w14:paraId="1D9E24CC">
            <w:pPr>
              <w:pStyle w:val="14"/>
              <w:keepNext/>
              <w:keepLines/>
              <w:spacing w:after="0" w:line="240" w:lineRule="auto"/>
              <w:ind w:left="0"/>
              <w:jc w:val="center"/>
              <w:rPr>
                <w:rFonts w:ascii="Times New Roman" w:hAnsi="Times New Roman"/>
                <w:highlight w:val="yellow"/>
                <w:rPrChange w:id="103" w:author="Felix阿星" w:date="2026-06-17T14:14:13Z">
                  <w:rPr>
                    <w:rFonts w:ascii="Times New Roman" w:hAnsi="Times New Roman"/>
                  </w:rPr>
                </w:rPrChange>
              </w:rPr>
            </w:pPr>
            <w:r>
              <w:rPr>
                <w:rFonts w:ascii="Times New Roman" w:hAnsi="Times New Roman"/>
                <w:highlight w:val="yellow"/>
                <w:rPrChange w:id="104" w:author="Felix阿星" w:date="2026-06-17T14:14:13Z">
                  <w:rPr>
                    <w:rFonts w:ascii="Times New Roman" w:hAnsi="Times New Roman"/>
                  </w:rPr>
                </w:rPrChange>
              </w:rPr>
              <w:t>103</w:t>
            </w:r>
          </w:p>
        </w:tc>
        <w:tc>
          <w:tcPr>
            <w:tcW w:w="1134" w:type="dxa"/>
            <w:tcBorders>
              <w:top w:val="single" w:color="auto" w:sz="4" w:space="0"/>
              <w:left w:val="single" w:color="auto" w:sz="4" w:space="0"/>
              <w:bottom w:val="single" w:color="auto" w:sz="4" w:space="0"/>
              <w:right w:val="single" w:color="auto" w:sz="4" w:space="0"/>
            </w:tcBorders>
            <w:vAlign w:val="center"/>
          </w:tcPr>
          <w:p w14:paraId="56F6699E">
            <w:pPr>
              <w:rPr>
                <w:rFonts w:ascii="Calibri" w:hAnsi="Calibri" w:eastAsia="Times New Roman" w:cs="Calibri"/>
                <w:sz w:val="22"/>
                <w:szCs w:val="22"/>
                <w:highlight w:val="yellow"/>
                <w:lang w:eastAsia="zh-CN"/>
                <w:rPrChange w:id="105" w:author="Felix阿星" w:date="2026-06-17T14:14:13Z">
                  <w:rPr>
                    <w:rFonts w:ascii="Calibri" w:hAnsi="Calibri" w:eastAsia="Times New Roman" w:cs="Calibri"/>
                    <w:sz w:val="22"/>
                    <w:szCs w:val="22"/>
                    <w:lang w:eastAsia="zh-CN"/>
                  </w:rPr>
                </w:rPrChange>
              </w:rPr>
            </w:pPr>
            <w:r>
              <w:rPr>
                <w:rFonts w:ascii="Times New Roman" w:hAnsi="Times New Roman" w:cs="Times New Roman"/>
                <w:sz w:val="22"/>
                <w:szCs w:val="22"/>
                <w:highlight w:val="yellow"/>
                <w:rPrChange w:id="106" w:author="Felix阿星" w:date="2026-06-17T14:14:13Z">
                  <w:rPr>
                    <w:rFonts w:ascii="Times New Roman" w:hAnsi="Times New Roman" w:cs="Times New Roman"/>
                    <w:sz w:val="22"/>
                    <w:szCs w:val="22"/>
                  </w:rPr>
                </w:rPrChange>
              </w:rPr>
              <w:t>6 440,00</w:t>
            </w:r>
          </w:p>
        </w:tc>
        <w:tc>
          <w:tcPr>
            <w:tcW w:w="1559" w:type="dxa"/>
            <w:tcBorders>
              <w:top w:val="single" w:color="auto" w:sz="4" w:space="0"/>
              <w:left w:val="single" w:color="auto" w:sz="4" w:space="0"/>
              <w:bottom w:val="single" w:color="auto" w:sz="4" w:space="0"/>
              <w:right w:val="single" w:color="auto" w:sz="4" w:space="0"/>
            </w:tcBorders>
            <w:vAlign w:val="center"/>
          </w:tcPr>
          <w:p w14:paraId="463EC57D">
            <w:pPr>
              <w:keepNext/>
              <w:keepLines/>
              <w:rPr>
                <w:rFonts w:ascii="Times New Roman" w:hAnsi="Times New Roman" w:cs="Times New Roman"/>
                <w:sz w:val="22"/>
                <w:szCs w:val="22"/>
                <w:highlight w:val="yellow"/>
                <w:rPrChange w:id="107" w:author="Felix阿星" w:date="2026-06-17T14:14:13Z">
                  <w:rPr>
                    <w:rFonts w:ascii="Times New Roman" w:hAnsi="Times New Roman" w:cs="Times New Roman"/>
                    <w:sz w:val="22"/>
                    <w:szCs w:val="22"/>
                  </w:rPr>
                </w:rPrChange>
              </w:rPr>
            </w:pPr>
            <w:r>
              <w:rPr>
                <w:rFonts w:ascii="Times New Roman" w:hAnsi="Times New Roman" w:cs="Times New Roman"/>
                <w:sz w:val="22"/>
                <w:szCs w:val="22"/>
                <w:highlight w:val="yellow"/>
                <w:rPrChange w:id="108" w:author="Felix阿星" w:date="2026-06-17T14:14:13Z">
                  <w:rPr>
                    <w:rFonts w:ascii="Times New Roman" w:hAnsi="Times New Roman" w:cs="Times New Roman"/>
                    <w:sz w:val="22"/>
                    <w:szCs w:val="22"/>
                  </w:rPr>
                </w:rPrChange>
              </w:rPr>
              <w:t>663 320,00</w:t>
            </w:r>
          </w:p>
        </w:tc>
        <w:tc>
          <w:tcPr>
            <w:tcW w:w="1914" w:type="dxa"/>
            <w:tcBorders>
              <w:top w:val="single" w:color="auto" w:sz="4" w:space="0"/>
              <w:left w:val="single" w:color="auto" w:sz="4" w:space="0"/>
              <w:bottom w:val="single" w:color="auto" w:sz="4" w:space="0"/>
              <w:right w:val="single" w:color="auto" w:sz="4" w:space="0"/>
            </w:tcBorders>
            <w:vAlign w:val="center"/>
          </w:tcPr>
          <w:p w14:paraId="712B263F">
            <w:pPr>
              <w:keepNext/>
              <w:keepLines/>
              <w:autoSpaceDE w:val="0"/>
              <w:autoSpaceDN w:val="0"/>
              <w:adjustRightInd w:val="0"/>
              <w:contextualSpacing/>
              <w:rPr>
                <w:rFonts w:ascii="Times New Roman" w:hAnsi="Times New Roman" w:cs="Times New Roman"/>
                <w:color w:val="000000" w:themeColor="text1"/>
                <w:sz w:val="22"/>
                <w:szCs w:val="22"/>
                <w:highlight w:val="yellow"/>
                <w:lang w:val="en-US"/>
                <w:rPrChange w:id="109" w:author="Felix阿星" w:date="2026-06-17T14:14:13Z">
                  <w:rPr>
                    <w:rFonts w:ascii="Times New Roman" w:hAnsi="Times New Roman" w:cs="Times New Roman"/>
                    <w:color w:val="000000" w:themeColor="text1"/>
                    <w:sz w:val="22"/>
                    <w:szCs w:val="22"/>
                    <w:lang w:val="en-US"/>
                    <w14:textFill>
                      <w14:solidFill>
                        <w14:schemeClr w14:val="tx1"/>
                      </w14:solidFill>
                    </w14:textFill>
                  </w:rPr>
                </w:rPrChange>
                <w14:textFill>
                  <w14:solidFill>
                    <w14:schemeClr w14:val="tx1"/>
                  </w14:solidFill>
                </w14:textFill>
              </w:rPr>
            </w:pPr>
            <w:r>
              <w:rPr>
                <w:rFonts w:ascii="Times New Roman" w:hAnsi="Times New Roman" w:cs="Times New Roman"/>
                <w:color w:val="000000" w:themeColor="text1"/>
                <w:sz w:val="22"/>
                <w:szCs w:val="22"/>
                <w:highlight w:val="yellow"/>
                <w:lang w:val="en-US"/>
                <w:rPrChange w:id="110" w:author="Felix阿星" w:date="2026-06-17T14:14:13Z">
                  <w:rPr>
                    <w:rFonts w:ascii="Times New Roman" w:hAnsi="Times New Roman" w:cs="Times New Roman"/>
                    <w:color w:val="000000" w:themeColor="text1"/>
                    <w:sz w:val="22"/>
                    <w:szCs w:val="22"/>
                    <w:lang w:val="en-US"/>
                    <w14:textFill>
                      <w14:solidFill>
                        <w14:schemeClr w14:val="tx1"/>
                      </w14:solidFill>
                    </w14:textFill>
                  </w:rPr>
                </w:rPrChange>
                <w14:textFill>
                  <w14:solidFill>
                    <w14:schemeClr w14:val="tx1"/>
                  </w14:solidFill>
                </w14:textFill>
              </w:rPr>
              <w:t xml:space="preserve">4-seater seat unit; 5 armrests, fused seat and backrest made of PU, dimensions (L×W×H) 2558 x 668 x 900 mm. Model </w:t>
            </w:r>
            <w:r>
              <w:rPr>
                <w:rFonts w:ascii="Times New Roman" w:hAnsi="Times New Roman"/>
                <w:color w:val="000000" w:themeColor="text1"/>
                <w:highlight w:val="yellow"/>
                <w:lang w:val="en-US"/>
                <w:rPrChange w:id="111" w:author="Felix阿星" w:date="2026-06-17T14:14:13Z">
                  <w:rPr>
                    <w:rFonts w:ascii="Times New Roman" w:hAnsi="Times New Roman"/>
                    <w:color w:val="000000" w:themeColor="text1"/>
                    <w:lang w:val="en-US"/>
                    <w14:textFill>
                      <w14:solidFill>
                        <w14:schemeClr w14:val="tx1"/>
                      </w14:solidFill>
                    </w14:textFill>
                  </w:rPr>
                </w:rPrChange>
                <w14:textFill>
                  <w14:solidFill>
                    <w14:schemeClr w14:val="tx1"/>
                  </w14:solidFill>
                </w14:textFill>
              </w:rPr>
              <w:t>SJ9082</w:t>
            </w:r>
          </w:p>
        </w:tc>
        <w:tc>
          <w:tcPr>
            <w:tcW w:w="638" w:type="dxa"/>
            <w:tcBorders>
              <w:top w:val="single" w:color="auto" w:sz="4" w:space="0"/>
              <w:left w:val="single" w:color="auto" w:sz="4" w:space="0"/>
              <w:bottom w:val="single" w:color="auto" w:sz="4" w:space="0"/>
              <w:right w:val="single" w:color="auto" w:sz="4" w:space="0"/>
            </w:tcBorders>
            <w:vAlign w:val="center"/>
          </w:tcPr>
          <w:p w14:paraId="1F6736ED">
            <w:pPr>
              <w:pStyle w:val="14"/>
              <w:keepNext/>
              <w:keepLines/>
              <w:spacing w:after="0" w:line="240" w:lineRule="auto"/>
              <w:ind w:left="0"/>
              <w:jc w:val="center"/>
              <w:rPr>
                <w:rFonts w:ascii="Times New Roman" w:hAnsi="Times New Roman"/>
                <w:highlight w:val="yellow"/>
                <w:lang w:val="en-US"/>
                <w:rPrChange w:id="112" w:author="Felix阿星" w:date="2026-06-17T14:14:13Z">
                  <w:rPr>
                    <w:rFonts w:ascii="Times New Roman" w:hAnsi="Times New Roman"/>
                    <w:lang w:val="en-US"/>
                  </w:rPr>
                </w:rPrChange>
              </w:rPr>
            </w:pPr>
            <w:r>
              <w:rPr>
                <w:rFonts w:ascii="Times New Roman" w:hAnsi="Times New Roman"/>
                <w:highlight w:val="yellow"/>
                <w:rPrChange w:id="113" w:author="Felix阿星" w:date="2026-06-17T14:14:13Z">
                  <w:rPr>
                    <w:rFonts w:ascii="Times New Roman" w:hAnsi="Times New Roman"/>
                  </w:rPr>
                </w:rPrChange>
              </w:rPr>
              <w:t>103</w:t>
            </w:r>
          </w:p>
        </w:tc>
        <w:tc>
          <w:tcPr>
            <w:tcW w:w="1134" w:type="dxa"/>
            <w:tcBorders>
              <w:top w:val="single" w:color="auto" w:sz="4" w:space="0"/>
              <w:left w:val="single" w:color="auto" w:sz="4" w:space="0"/>
              <w:bottom w:val="single" w:color="auto" w:sz="4" w:space="0"/>
              <w:right w:val="single" w:color="auto" w:sz="4" w:space="0"/>
            </w:tcBorders>
            <w:vAlign w:val="center"/>
          </w:tcPr>
          <w:p w14:paraId="55B2D546">
            <w:pPr>
              <w:keepNext/>
              <w:keepLines/>
              <w:rPr>
                <w:rFonts w:ascii="Times New Roman" w:hAnsi="Times New Roman" w:cs="Times New Roman"/>
                <w:sz w:val="22"/>
                <w:szCs w:val="22"/>
                <w:highlight w:val="yellow"/>
                <w:lang w:val="en-US"/>
                <w:rPrChange w:id="114" w:author="Felix阿星" w:date="2026-06-17T14:14:13Z">
                  <w:rPr>
                    <w:rFonts w:ascii="Times New Roman" w:hAnsi="Times New Roman" w:cs="Times New Roman"/>
                    <w:sz w:val="22"/>
                    <w:szCs w:val="22"/>
                    <w:lang w:val="en-US"/>
                  </w:rPr>
                </w:rPrChange>
              </w:rPr>
            </w:pPr>
            <w:r>
              <w:rPr>
                <w:rFonts w:ascii="Times New Roman" w:hAnsi="Times New Roman" w:cs="Times New Roman"/>
                <w:sz w:val="22"/>
                <w:szCs w:val="22"/>
                <w:highlight w:val="yellow"/>
                <w:rPrChange w:id="115" w:author="Felix阿星" w:date="2026-06-17T14:14:13Z">
                  <w:rPr>
                    <w:rFonts w:ascii="Times New Roman" w:hAnsi="Times New Roman" w:cs="Times New Roman"/>
                    <w:sz w:val="22"/>
                    <w:szCs w:val="22"/>
                  </w:rPr>
                </w:rPrChange>
              </w:rPr>
              <w:t>6 440,00</w:t>
            </w:r>
          </w:p>
        </w:tc>
        <w:tc>
          <w:tcPr>
            <w:tcW w:w="1490" w:type="dxa"/>
            <w:gridSpan w:val="2"/>
            <w:tcBorders>
              <w:top w:val="single" w:color="auto" w:sz="4" w:space="0"/>
              <w:left w:val="single" w:color="auto" w:sz="4" w:space="0"/>
              <w:bottom w:val="single" w:color="auto" w:sz="4" w:space="0"/>
              <w:right w:val="single" w:color="auto" w:sz="4" w:space="0"/>
            </w:tcBorders>
            <w:vAlign w:val="center"/>
          </w:tcPr>
          <w:p w14:paraId="48ACBA97">
            <w:pPr>
              <w:keepNext/>
              <w:keepLines/>
              <w:rPr>
                <w:rFonts w:ascii="Times New Roman" w:hAnsi="Times New Roman" w:cs="Times New Roman"/>
                <w:sz w:val="22"/>
                <w:szCs w:val="22"/>
                <w:highlight w:val="yellow"/>
                <w:lang w:val="en-US"/>
                <w:rPrChange w:id="116" w:author="Felix阿星" w:date="2026-06-17T14:14:13Z">
                  <w:rPr>
                    <w:rFonts w:ascii="Times New Roman" w:hAnsi="Times New Roman" w:cs="Times New Roman"/>
                    <w:sz w:val="22"/>
                    <w:szCs w:val="22"/>
                    <w:lang w:val="en-US"/>
                  </w:rPr>
                </w:rPrChange>
              </w:rPr>
            </w:pPr>
            <w:r>
              <w:rPr>
                <w:rFonts w:ascii="Times New Roman" w:hAnsi="Times New Roman" w:cs="Times New Roman"/>
                <w:sz w:val="22"/>
                <w:szCs w:val="22"/>
                <w:highlight w:val="yellow"/>
                <w:rPrChange w:id="117" w:author="Felix阿星" w:date="2026-06-17T14:14:13Z">
                  <w:rPr>
                    <w:rFonts w:ascii="Times New Roman" w:hAnsi="Times New Roman" w:cs="Times New Roman"/>
                    <w:sz w:val="22"/>
                    <w:szCs w:val="22"/>
                  </w:rPr>
                </w:rPrChange>
              </w:rPr>
              <w:t>663 320,00</w:t>
            </w:r>
          </w:p>
        </w:tc>
      </w:tr>
      <w:tr w14:paraId="1CCB5B7B">
        <w:tblPrEx>
          <w:tblCellMar>
            <w:top w:w="0" w:type="dxa"/>
            <w:left w:w="108" w:type="dxa"/>
            <w:bottom w:w="0" w:type="dxa"/>
            <w:right w:w="108" w:type="dxa"/>
          </w:tblCellMar>
        </w:tblPrEx>
        <w:tc>
          <w:tcPr>
            <w:tcW w:w="1849" w:type="dxa"/>
            <w:tcBorders>
              <w:top w:val="single" w:color="auto" w:sz="4" w:space="0"/>
              <w:left w:val="single" w:color="auto" w:sz="4" w:space="0"/>
              <w:bottom w:val="single" w:color="auto" w:sz="4" w:space="0"/>
              <w:right w:val="single" w:color="auto" w:sz="4" w:space="0"/>
            </w:tcBorders>
          </w:tcPr>
          <w:p w14:paraId="75249982">
            <w:pPr>
              <w:pStyle w:val="14"/>
              <w:keepNext/>
              <w:keepLines/>
              <w:spacing w:after="0" w:line="240" w:lineRule="auto"/>
              <w:ind w:left="0"/>
              <w:rPr>
                <w:rFonts w:ascii="Times New Roman" w:hAnsi="Times New Roman"/>
                <w:b/>
                <w:color w:val="000000" w:themeColor="text1"/>
                <w:highlight w:val="yellow"/>
                <w:rPrChange w:id="118" w:author="Felix阿星" w:date="2026-06-17T14:14:13Z">
                  <w:rPr>
                    <w:rFonts w:ascii="Times New Roman" w:hAnsi="Times New Roman"/>
                    <w:b/>
                    <w:color w:val="000000" w:themeColor="text1"/>
                    <w14:textFill>
                      <w14:solidFill>
                        <w14:schemeClr w14:val="tx1"/>
                      </w14:solidFill>
                    </w14:textFill>
                  </w:rPr>
                </w:rPrChange>
                <w14:textFill>
                  <w14:solidFill>
                    <w14:schemeClr w14:val="tx1"/>
                  </w14:solidFill>
                </w14:textFill>
              </w:rPr>
            </w:pPr>
            <w:r>
              <w:rPr>
                <w:rFonts w:ascii="Times New Roman" w:hAnsi="Times New Roman"/>
                <w:color w:val="000000" w:themeColor="text1"/>
                <w:highlight w:val="yellow"/>
                <w:rPrChange w:id="119" w:author="Felix阿星" w:date="2026-06-17T14:14:13Z">
                  <w:rPr>
                    <w:rFonts w:ascii="Times New Roman" w:hAnsi="Times New Roman"/>
                    <w:color w:val="000000" w:themeColor="text1"/>
                    <w14:textFill>
                      <w14:solidFill>
                        <w14:schemeClr w14:val="tx1"/>
                      </w14:solidFill>
                    </w14:textFill>
                  </w:rPr>
                </w:rPrChange>
                <w14:textFill>
                  <w14:solidFill>
                    <w14:schemeClr w14:val="tx1"/>
                  </w14:solidFill>
                </w14:textFill>
              </w:rPr>
              <w:t>4-местный блок кресел со столиком; 5  подлокотников, слитные сиденье и спинка из ПУ,  габариты (ДШВ) 2904*668*900 мм. Модель SJ9101</w:t>
            </w:r>
          </w:p>
        </w:tc>
        <w:tc>
          <w:tcPr>
            <w:tcW w:w="590" w:type="dxa"/>
            <w:tcBorders>
              <w:top w:val="single" w:color="auto" w:sz="4" w:space="0"/>
              <w:left w:val="single" w:color="auto" w:sz="4" w:space="0"/>
              <w:bottom w:val="single" w:color="auto" w:sz="4" w:space="0"/>
              <w:right w:val="single" w:color="auto" w:sz="4" w:space="0"/>
            </w:tcBorders>
            <w:vAlign w:val="center"/>
          </w:tcPr>
          <w:p w14:paraId="18221501">
            <w:pPr>
              <w:pStyle w:val="14"/>
              <w:keepNext/>
              <w:keepLines/>
              <w:spacing w:after="0" w:line="240" w:lineRule="auto"/>
              <w:ind w:left="0"/>
              <w:jc w:val="center"/>
              <w:rPr>
                <w:rFonts w:ascii="Times New Roman" w:hAnsi="Times New Roman"/>
                <w:highlight w:val="yellow"/>
                <w:rPrChange w:id="120" w:author="Felix阿星" w:date="2026-06-17T14:14:13Z">
                  <w:rPr>
                    <w:rFonts w:ascii="Times New Roman" w:hAnsi="Times New Roman"/>
                  </w:rPr>
                </w:rPrChange>
              </w:rPr>
            </w:pPr>
            <w:r>
              <w:rPr>
                <w:rFonts w:ascii="Times New Roman" w:hAnsi="Times New Roman"/>
                <w:highlight w:val="yellow"/>
                <w:rPrChange w:id="121" w:author="Felix阿星" w:date="2026-06-17T14:14:13Z">
                  <w:rPr>
                    <w:rFonts w:ascii="Times New Roman" w:hAnsi="Times New Roman"/>
                  </w:rPr>
                </w:rPrChange>
              </w:rPr>
              <w:t>58</w:t>
            </w:r>
          </w:p>
        </w:tc>
        <w:tc>
          <w:tcPr>
            <w:tcW w:w="1134" w:type="dxa"/>
            <w:tcBorders>
              <w:top w:val="single" w:color="auto" w:sz="4" w:space="0"/>
              <w:left w:val="single" w:color="auto" w:sz="4" w:space="0"/>
              <w:bottom w:val="single" w:color="auto" w:sz="4" w:space="0"/>
              <w:right w:val="single" w:color="auto" w:sz="4" w:space="0"/>
            </w:tcBorders>
            <w:vAlign w:val="center"/>
          </w:tcPr>
          <w:p w14:paraId="6E8C75BE">
            <w:pPr>
              <w:keepNext/>
              <w:keepLines/>
              <w:rPr>
                <w:rFonts w:ascii="Times New Roman" w:hAnsi="Times New Roman" w:cs="Times New Roman"/>
                <w:sz w:val="22"/>
                <w:szCs w:val="22"/>
                <w:highlight w:val="yellow"/>
                <w:rPrChange w:id="122" w:author="Felix阿星" w:date="2026-06-17T14:14:13Z">
                  <w:rPr>
                    <w:rFonts w:ascii="Times New Roman" w:hAnsi="Times New Roman" w:cs="Times New Roman"/>
                    <w:sz w:val="22"/>
                    <w:szCs w:val="22"/>
                  </w:rPr>
                </w:rPrChange>
              </w:rPr>
            </w:pPr>
            <w:r>
              <w:rPr>
                <w:rFonts w:ascii="Times New Roman" w:hAnsi="Times New Roman" w:cs="Times New Roman"/>
                <w:sz w:val="22"/>
                <w:szCs w:val="22"/>
                <w:highlight w:val="yellow"/>
                <w:rPrChange w:id="123" w:author="Felix阿星" w:date="2026-06-17T14:14:13Z">
                  <w:rPr>
                    <w:rFonts w:ascii="Times New Roman" w:hAnsi="Times New Roman" w:cs="Times New Roman"/>
                    <w:sz w:val="22"/>
                    <w:szCs w:val="22"/>
                  </w:rPr>
                </w:rPrChange>
              </w:rPr>
              <w:t>6 940,00</w:t>
            </w:r>
          </w:p>
        </w:tc>
        <w:tc>
          <w:tcPr>
            <w:tcW w:w="1559" w:type="dxa"/>
            <w:tcBorders>
              <w:top w:val="single" w:color="auto" w:sz="4" w:space="0"/>
              <w:left w:val="single" w:color="auto" w:sz="4" w:space="0"/>
              <w:bottom w:val="single" w:color="auto" w:sz="4" w:space="0"/>
              <w:right w:val="single" w:color="auto" w:sz="4" w:space="0"/>
            </w:tcBorders>
            <w:vAlign w:val="center"/>
          </w:tcPr>
          <w:p w14:paraId="1D8DE493">
            <w:pPr>
              <w:keepNext/>
              <w:keepLines/>
              <w:rPr>
                <w:rFonts w:ascii="Times New Roman" w:hAnsi="Times New Roman" w:cs="Times New Roman"/>
                <w:sz w:val="22"/>
                <w:szCs w:val="22"/>
                <w:highlight w:val="yellow"/>
                <w:rPrChange w:id="124" w:author="Felix阿星" w:date="2026-06-17T14:14:13Z">
                  <w:rPr>
                    <w:rFonts w:ascii="Times New Roman" w:hAnsi="Times New Roman" w:cs="Times New Roman"/>
                    <w:sz w:val="22"/>
                    <w:szCs w:val="22"/>
                  </w:rPr>
                </w:rPrChange>
              </w:rPr>
            </w:pPr>
            <w:r>
              <w:rPr>
                <w:rFonts w:ascii="Times New Roman" w:hAnsi="Times New Roman" w:cs="Times New Roman"/>
                <w:sz w:val="22"/>
                <w:szCs w:val="22"/>
                <w:highlight w:val="yellow"/>
                <w:rPrChange w:id="125" w:author="Felix阿星" w:date="2026-06-17T14:14:13Z">
                  <w:rPr>
                    <w:rFonts w:ascii="Times New Roman" w:hAnsi="Times New Roman" w:cs="Times New Roman"/>
                    <w:sz w:val="22"/>
                    <w:szCs w:val="22"/>
                  </w:rPr>
                </w:rPrChange>
              </w:rPr>
              <w:t>402 520,00</w:t>
            </w:r>
          </w:p>
        </w:tc>
        <w:tc>
          <w:tcPr>
            <w:tcW w:w="1914" w:type="dxa"/>
            <w:tcBorders>
              <w:top w:val="single" w:color="auto" w:sz="4" w:space="0"/>
              <w:left w:val="single" w:color="auto" w:sz="4" w:space="0"/>
              <w:bottom w:val="single" w:color="auto" w:sz="4" w:space="0"/>
              <w:right w:val="single" w:color="auto" w:sz="4" w:space="0"/>
            </w:tcBorders>
            <w:vAlign w:val="center"/>
          </w:tcPr>
          <w:p w14:paraId="67869A44">
            <w:pPr>
              <w:keepNext/>
              <w:keepLines/>
              <w:autoSpaceDE w:val="0"/>
              <w:autoSpaceDN w:val="0"/>
              <w:adjustRightInd w:val="0"/>
              <w:contextualSpacing/>
              <w:rPr>
                <w:rFonts w:ascii="Times New Roman" w:hAnsi="Times New Roman" w:cs="Times New Roman"/>
                <w:color w:val="000000" w:themeColor="text1"/>
                <w:sz w:val="22"/>
                <w:szCs w:val="22"/>
                <w:highlight w:val="yellow"/>
                <w:lang w:val="en-US"/>
                <w:rPrChange w:id="126" w:author="Felix阿星" w:date="2026-06-17T14:14:13Z">
                  <w:rPr>
                    <w:rFonts w:ascii="Times New Roman" w:hAnsi="Times New Roman" w:cs="Times New Roman"/>
                    <w:color w:val="000000" w:themeColor="text1"/>
                    <w:sz w:val="22"/>
                    <w:szCs w:val="22"/>
                    <w:lang w:val="en-US"/>
                    <w14:textFill>
                      <w14:solidFill>
                        <w14:schemeClr w14:val="tx1"/>
                      </w14:solidFill>
                    </w14:textFill>
                  </w:rPr>
                </w:rPrChange>
                <w14:textFill>
                  <w14:solidFill>
                    <w14:schemeClr w14:val="tx1"/>
                  </w14:solidFill>
                </w14:textFill>
              </w:rPr>
            </w:pPr>
            <w:r>
              <w:rPr>
                <w:rFonts w:ascii="Times New Roman" w:hAnsi="Times New Roman" w:cs="Times New Roman"/>
                <w:color w:val="000000" w:themeColor="text1"/>
                <w:sz w:val="22"/>
                <w:szCs w:val="22"/>
                <w:highlight w:val="yellow"/>
                <w:lang w:val="en-US"/>
                <w:rPrChange w:id="127" w:author="Felix阿星" w:date="2026-06-17T14:14:13Z">
                  <w:rPr>
                    <w:rFonts w:ascii="Times New Roman" w:hAnsi="Times New Roman" w:cs="Times New Roman"/>
                    <w:color w:val="000000" w:themeColor="text1"/>
                    <w:sz w:val="22"/>
                    <w:szCs w:val="22"/>
                    <w:lang w:val="en-US"/>
                    <w14:textFill>
                      <w14:solidFill>
                        <w14:schemeClr w14:val="tx1"/>
                      </w14:solidFill>
                    </w14:textFill>
                  </w:rPr>
                </w:rPrChange>
                <w14:textFill>
                  <w14:solidFill>
                    <w14:schemeClr w14:val="tx1"/>
                  </w14:solidFill>
                </w14:textFill>
              </w:rPr>
              <w:t xml:space="preserve">4-seater seat unit with a table; 5 armrests, one-piece seat and backrest made of PU, dimensions (L×W×H) 2904 x 668 x 900 mm. Model </w:t>
            </w:r>
            <w:r>
              <w:rPr>
                <w:rFonts w:ascii="Times New Roman" w:hAnsi="Times New Roman"/>
                <w:color w:val="000000" w:themeColor="text1"/>
                <w:highlight w:val="yellow"/>
                <w:lang w:val="en-US"/>
                <w:rPrChange w:id="128" w:author="Felix阿星" w:date="2026-06-17T14:14:13Z">
                  <w:rPr>
                    <w:rFonts w:ascii="Times New Roman" w:hAnsi="Times New Roman"/>
                    <w:color w:val="000000" w:themeColor="text1"/>
                    <w:lang w:val="en-US"/>
                    <w14:textFill>
                      <w14:solidFill>
                        <w14:schemeClr w14:val="tx1"/>
                      </w14:solidFill>
                    </w14:textFill>
                  </w:rPr>
                </w:rPrChange>
                <w14:textFill>
                  <w14:solidFill>
                    <w14:schemeClr w14:val="tx1"/>
                  </w14:solidFill>
                </w14:textFill>
              </w:rPr>
              <w:t>SJ9101</w:t>
            </w:r>
          </w:p>
        </w:tc>
        <w:tc>
          <w:tcPr>
            <w:tcW w:w="638" w:type="dxa"/>
            <w:tcBorders>
              <w:top w:val="single" w:color="auto" w:sz="4" w:space="0"/>
              <w:left w:val="single" w:color="auto" w:sz="4" w:space="0"/>
              <w:bottom w:val="single" w:color="auto" w:sz="4" w:space="0"/>
              <w:right w:val="single" w:color="auto" w:sz="4" w:space="0"/>
            </w:tcBorders>
            <w:vAlign w:val="center"/>
          </w:tcPr>
          <w:p w14:paraId="31D90BC1">
            <w:pPr>
              <w:pStyle w:val="14"/>
              <w:keepNext/>
              <w:keepLines/>
              <w:spacing w:after="0" w:line="240" w:lineRule="auto"/>
              <w:ind w:left="0"/>
              <w:jc w:val="center"/>
              <w:rPr>
                <w:rFonts w:ascii="Times New Roman" w:hAnsi="Times New Roman"/>
                <w:highlight w:val="yellow"/>
                <w:rPrChange w:id="129" w:author="Felix阿星" w:date="2026-06-17T14:14:13Z">
                  <w:rPr>
                    <w:rFonts w:ascii="Times New Roman" w:hAnsi="Times New Roman"/>
                  </w:rPr>
                </w:rPrChange>
              </w:rPr>
            </w:pPr>
            <w:r>
              <w:rPr>
                <w:rFonts w:ascii="Times New Roman" w:hAnsi="Times New Roman"/>
                <w:highlight w:val="yellow"/>
                <w:rPrChange w:id="130" w:author="Felix阿星" w:date="2026-06-17T14:14:13Z">
                  <w:rPr>
                    <w:rFonts w:ascii="Times New Roman" w:hAnsi="Times New Roman"/>
                  </w:rPr>
                </w:rPrChange>
              </w:rPr>
              <w:t>58</w:t>
            </w:r>
          </w:p>
        </w:tc>
        <w:tc>
          <w:tcPr>
            <w:tcW w:w="1134" w:type="dxa"/>
            <w:tcBorders>
              <w:top w:val="single" w:color="auto" w:sz="4" w:space="0"/>
              <w:left w:val="single" w:color="auto" w:sz="4" w:space="0"/>
              <w:bottom w:val="single" w:color="auto" w:sz="4" w:space="0"/>
              <w:right w:val="single" w:color="auto" w:sz="4" w:space="0"/>
            </w:tcBorders>
            <w:vAlign w:val="center"/>
          </w:tcPr>
          <w:p w14:paraId="6EA4B7EA">
            <w:pPr>
              <w:keepNext/>
              <w:keepLines/>
              <w:rPr>
                <w:rFonts w:ascii="Times New Roman" w:hAnsi="Times New Roman" w:cs="Times New Roman"/>
                <w:sz w:val="22"/>
                <w:szCs w:val="22"/>
                <w:highlight w:val="yellow"/>
                <w:lang w:val="en-US"/>
                <w:rPrChange w:id="131" w:author="Felix阿星" w:date="2026-06-17T14:14:13Z">
                  <w:rPr>
                    <w:rFonts w:ascii="Times New Roman" w:hAnsi="Times New Roman" w:cs="Times New Roman"/>
                    <w:sz w:val="22"/>
                    <w:szCs w:val="22"/>
                    <w:lang w:val="en-US"/>
                  </w:rPr>
                </w:rPrChange>
              </w:rPr>
            </w:pPr>
            <w:r>
              <w:rPr>
                <w:rFonts w:ascii="Times New Roman" w:hAnsi="Times New Roman" w:cs="Times New Roman"/>
                <w:sz w:val="22"/>
                <w:szCs w:val="22"/>
                <w:highlight w:val="yellow"/>
                <w:rPrChange w:id="132" w:author="Felix阿星" w:date="2026-06-17T14:14:13Z">
                  <w:rPr>
                    <w:rFonts w:ascii="Times New Roman" w:hAnsi="Times New Roman" w:cs="Times New Roman"/>
                    <w:sz w:val="22"/>
                    <w:szCs w:val="22"/>
                  </w:rPr>
                </w:rPrChange>
              </w:rPr>
              <w:t>6 940,00</w:t>
            </w:r>
          </w:p>
        </w:tc>
        <w:tc>
          <w:tcPr>
            <w:tcW w:w="1490" w:type="dxa"/>
            <w:gridSpan w:val="2"/>
            <w:tcBorders>
              <w:top w:val="single" w:color="auto" w:sz="4" w:space="0"/>
              <w:left w:val="single" w:color="auto" w:sz="4" w:space="0"/>
              <w:bottom w:val="single" w:color="auto" w:sz="4" w:space="0"/>
              <w:right w:val="single" w:color="auto" w:sz="4" w:space="0"/>
            </w:tcBorders>
            <w:vAlign w:val="center"/>
          </w:tcPr>
          <w:p w14:paraId="40306CD1">
            <w:pPr>
              <w:keepNext/>
              <w:keepLines/>
              <w:rPr>
                <w:rFonts w:ascii="Times New Roman" w:hAnsi="Times New Roman" w:cs="Times New Roman"/>
                <w:sz w:val="22"/>
                <w:szCs w:val="22"/>
                <w:highlight w:val="yellow"/>
                <w:lang w:val="en-US"/>
                <w:rPrChange w:id="133" w:author="Felix阿星" w:date="2026-06-17T14:14:13Z">
                  <w:rPr>
                    <w:rFonts w:ascii="Times New Roman" w:hAnsi="Times New Roman" w:cs="Times New Roman"/>
                    <w:sz w:val="22"/>
                    <w:szCs w:val="22"/>
                    <w:lang w:val="en-US"/>
                  </w:rPr>
                </w:rPrChange>
              </w:rPr>
            </w:pPr>
            <w:r>
              <w:rPr>
                <w:rFonts w:ascii="Times New Roman" w:hAnsi="Times New Roman" w:cs="Times New Roman"/>
                <w:sz w:val="22"/>
                <w:szCs w:val="22"/>
                <w:highlight w:val="yellow"/>
                <w:rPrChange w:id="134" w:author="Felix阿星" w:date="2026-06-17T14:14:13Z">
                  <w:rPr>
                    <w:rFonts w:ascii="Times New Roman" w:hAnsi="Times New Roman" w:cs="Times New Roman"/>
                    <w:sz w:val="22"/>
                    <w:szCs w:val="22"/>
                  </w:rPr>
                </w:rPrChange>
              </w:rPr>
              <w:t>402 520,00</w:t>
            </w:r>
          </w:p>
        </w:tc>
      </w:tr>
      <w:tr w14:paraId="788E8A5C">
        <w:tblPrEx>
          <w:tblCellMar>
            <w:top w:w="0" w:type="dxa"/>
            <w:left w:w="108" w:type="dxa"/>
            <w:bottom w:w="0" w:type="dxa"/>
            <w:right w:w="108" w:type="dxa"/>
          </w:tblCellMar>
        </w:tblPrEx>
        <w:tc>
          <w:tcPr>
            <w:tcW w:w="1849" w:type="dxa"/>
            <w:tcBorders>
              <w:top w:val="single" w:color="auto" w:sz="4" w:space="0"/>
              <w:left w:val="single" w:color="auto" w:sz="4" w:space="0"/>
              <w:bottom w:val="single" w:color="auto" w:sz="4" w:space="0"/>
              <w:right w:val="single" w:color="auto" w:sz="4" w:space="0"/>
            </w:tcBorders>
          </w:tcPr>
          <w:p w14:paraId="547CA70C">
            <w:pPr>
              <w:pStyle w:val="14"/>
              <w:keepNext/>
              <w:keepLines/>
              <w:spacing w:after="0" w:line="240" w:lineRule="auto"/>
              <w:ind w:left="0"/>
              <w:rPr>
                <w:rFonts w:ascii="Times New Roman" w:hAnsi="Times New Roman"/>
                <w:color w:val="000000" w:themeColor="text1"/>
                <w:highlight w:val="yellow"/>
                <w:rPrChange w:id="135" w:author="Felix阿星" w:date="2026-06-17T14:14:13Z">
                  <w:rPr>
                    <w:rFonts w:ascii="Times New Roman" w:hAnsi="Times New Roman"/>
                    <w:color w:val="000000" w:themeColor="text1"/>
                    <w14:textFill>
                      <w14:solidFill>
                        <w14:schemeClr w14:val="tx1"/>
                      </w14:solidFill>
                    </w14:textFill>
                  </w:rPr>
                </w:rPrChange>
                <w14:textFill>
                  <w14:solidFill>
                    <w14:schemeClr w14:val="tx1"/>
                  </w14:solidFill>
                </w14:textFill>
              </w:rPr>
            </w:pPr>
            <w:r>
              <w:rPr>
                <w:rFonts w:ascii="Times New Roman" w:hAnsi="Times New Roman"/>
                <w:color w:val="000000" w:themeColor="text1"/>
                <w:highlight w:val="yellow"/>
                <w:rPrChange w:id="136" w:author="Felix阿星" w:date="2026-06-17T14:14:13Z">
                  <w:rPr>
                    <w:rFonts w:ascii="Times New Roman" w:hAnsi="Times New Roman"/>
                    <w:color w:val="000000" w:themeColor="text1"/>
                    <w14:textFill>
                      <w14:solidFill>
                        <w14:schemeClr w14:val="tx1"/>
                      </w14:solidFill>
                    </w14:textFill>
                  </w:rPr>
                </w:rPrChange>
                <w14:textFill>
                  <w14:solidFill>
                    <w14:schemeClr w14:val="tx1"/>
                  </w14:solidFill>
                </w14:textFill>
              </w:rPr>
              <w:t>5-местный блок кресел; 6  подлокотников, слитные сиденье и спинка из ПУ,  габариты (ДШВ)3178*668*900 мм. Модель SJ9063</w:t>
            </w:r>
          </w:p>
        </w:tc>
        <w:tc>
          <w:tcPr>
            <w:tcW w:w="590" w:type="dxa"/>
            <w:tcBorders>
              <w:top w:val="single" w:color="auto" w:sz="4" w:space="0"/>
              <w:left w:val="single" w:color="auto" w:sz="4" w:space="0"/>
              <w:bottom w:val="single" w:color="auto" w:sz="4" w:space="0"/>
              <w:right w:val="single" w:color="auto" w:sz="4" w:space="0"/>
            </w:tcBorders>
            <w:vAlign w:val="center"/>
          </w:tcPr>
          <w:p w14:paraId="4D215F0F">
            <w:pPr>
              <w:pStyle w:val="14"/>
              <w:keepNext/>
              <w:keepLines/>
              <w:spacing w:after="0" w:line="240" w:lineRule="auto"/>
              <w:ind w:left="0"/>
              <w:jc w:val="center"/>
              <w:rPr>
                <w:rFonts w:ascii="Times New Roman" w:hAnsi="Times New Roman"/>
                <w:highlight w:val="yellow"/>
                <w:rPrChange w:id="137" w:author="Felix阿星" w:date="2026-06-17T14:14:13Z">
                  <w:rPr>
                    <w:rFonts w:ascii="Times New Roman" w:hAnsi="Times New Roman"/>
                  </w:rPr>
                </w:rPrChange>
              </w:rPr>
            </w:pPr>
            <w:r>
              <w:rPr>
                <w:rFonts w:ascii="Times New Roman" w:hAnsi="Times New Roman"/>
                <w:highlight w:val="yellow"/>
                <w:rPrChange w:id="138" w:author="Felix阿星" w:date="2026-06-17T14:14:13Z">
                  <w:rPr>
                    <w:rFonts w:ascii="Times New Roman" w:hAnsi="Times New Roman"/>
                  </w:rPr>
                </w:rPrChange>
              </w:rPr>
              <w:t>1</w:t>
            </w:r>
          </w:p>
        </w:tc>
        <w:tc>
          <w:tcPr>
            <w:tcW w:w="1134" w:type="dxa"/>
            <w:tcBorders>
              <w:top w:val="single" w:color="auto" w:sz="4" w:space="0"/>
              <w:left w:val="single" w:color="auto" w:sz="4" w:space="0"/>
              <w:bottom w:val="single" w:color="auto" w:sz="4" w:space="0"/>
              <w:right w:val="single" w:color="auto" w:sz="4" w:space="0"/>
            </w:tcBorders>
            <w:vAlign w:val="center"/>
          </w:tcPr>
          <w:p w14:paraId="1448AB47">
            <w:pPr>
              <w:keepNext/>
              <w:keepLines/>
              <w:rPr>
                <w:rFonts w:ascii="Times New Roman" w:hAnsi="Times New Roman" w:cs="Times New Roman"/>
                <w:sz w:val="22"/>
                <w:szCs w:val="22"/>
                <w:highlight w:val="yellow"/>
                <w:rPrChange w:id="139" w:author="Felix阿星" w:date="2026-06-17T14:14:13Z">
                  <w:rPr>
                    <w:rFonts w:ascii="Times New Roman" w:hAnsi="Times New Roman" w:cs="Times New Roman"/>
                    <w:sz w:val="22"/>
                    <w:szCs w:val="22"/>
                  </w:rPr>
                </w:rPrChange>
              </w:rPr>
            </w:pPr>
            <w:r>
              <w:rPr>
                <w:rFonts w:ascii="Times New Roman" w:hAnsi="Times New Roman" w:cs="Times New Roman"/>
                <w:sz w:val="22"/>
                <w:szCs w:val="22"/>
                <w:highlight w:val="yellow"/>
                <w:rPrChange w:id="140" w:author="Felix阿星" w:date="2026-06-17T14:14:13Z">
                  <w:rPr>
                    <w:rFonts w:ascii="Times New Roman" w:hAnsi="Times New Roman" w:cs="Times New Roman"/>
                    <w:sz w:val="22"/>
                    <w:szCs w:val="22"/>
                  </w:rPr>
                </w:rPrChange>
              </w:rPr>
              <w:t>8 100,00</w:t>
            </w:r>
          </w:p>
        </w:tc>
        <w:tc>
          <w:tcPr>
            <w:tcW w:w="1559" w:type="dxa"/>
            <w:tcBorders>
              <w:top w:val="single" w:color="auto" w:sz="4" w:space="0"/>
              <w:left w:val="single" w:color="auto" w:sz="4" w:space="0"/>
              <w:bottom w:val="single" w:color="auto" w:sz="4" w:space="0"/>
              <w:right w:val="single" w:color="auto" w:sz="4" w:space="0"/>
            </w:tcBorders>
            <w:vAlign w:val="center"/>
          </w:tcPr>
          <w:p w14:paraId="42DF7AB1">
            <w:pPr>
              <w:keepNext/>
              <w:keepLines/>
              <w:rPr>
                <w:rFonts w:ascii="Times New Roman" w:hAnsi="Times New Roman" w:cs="Times New Roman"/>
                <w:sz w:val="22"/>
                <w:szCs w:val="22"/>
                <w:highlight w:val="yellow"/>
                <w:rPrChange w:id="141" w:author="Felix阿星" w:date="2026-06-17T14:14:13Z">
                  <w:rPr>
                    <w:rFonts w:ascii="Times New Roman" w:hAnsi="Times New Roman" w:cs="Times New Roman"/>
                    <w:sz w:val="22"/>
                    <w:szCs w:val="22"/>
                  </w:rPr>
                </w:rPrChange>
              </w:rPr>
            </w:pPr>
            <w:r>
              <w:rPr>
                <w:rFonts w:ascii="Times New Roman" w:hAnsi="Times New Roman" w:cs="Times New Roman"/>
                <w:sz w:val="22"/>
                <w:szCs w:val="22"/>
                <w:highlight w:val="yellow"/>
                <w:rPrChange w:id="142" w:author="Felix阿星" w:date="2026-06-17T14:14:13Z">
                  <w:rPr>
                    <w:rFonts w:ascii="Times New Roman" w:hAnsi="Times New Roman" w:cs="Times New Roman"/>
                    <w:sz w:val="22"/>
                    <w:szCs w:val="22"/>
                  </w:rPr>
                </w:rPrChange>
              </w:rPr>
              <w:t>8 100,00</w:t>
            </w:r>
          </w:p>
        </w:tc>
        <w:tc>
          <w:tcPr>
            <w:tcW w:w="1914" w:type="dxa"/>
            <w:tcBorders>
              <w:top w:val="single" w:color="auto" w:sz="4" w:space="0"/>
              <w:left w:val="single" w:color="auto" w:sz="4" w:space="0"/>
              <w:bottom w:val="single" w:color="auto" w:sz="4" w:space="0"/>
              <w:right w:val="single" w:color="auto" w:sz="4" w:space="0"/>
            </w:tcBorders>
            <w:vAlign w:val="center"/>
          </w:tcPr>
          <w:p w14:paraId="12729F1C">
            <w:pPr>
              <w:keepNext/>
              <w:keepLines/>
              <w:autoSpaceDE w:val="0"/>
              <w:autoSpaceDN w:val="0"/>
              <w:adjustRightInd w:val="0"/>
              <w:contextualSpacing/>
              <w:rPr>
                <w:rFonts w:ascii="Times New Roman" w:hAnsi="Times New Roman" w:cs="Times New Roman"/>
                <w:color w:val="000000" w:themeColor="text1"/>
                <w:sz w:val="22"/>
                <w:szCs w:val="22"/>
                <w:highlight w:val="yellow"/>
                <w:lang w:val="en-US"/>
                <w:rPrChange w:id="143" w:author="Felix阿星" w:date="2026-06-17T14:14:13Z">
                  <w:rPr>
                    <w:rFonts w:ascii="Times New Roman" w:hAnsi="Times New Roman" w:cs="Times New Roman"/>
                    <w:color w:val="000000" w:themeColor="text1"/>
                    <w:sz w:val="22"/>
                    <w:szCs w:val="22"/>
                    <w:lang w:val="en-US"/>
                    <w14:textFill>
                      <w14:solidFill>
                        <w14:schemeClr w14:val="tx1"/>
                      </w14:solidFill>
                    </w14:textFill>
                  </w:rPr>
                </w:rPrChange>
                <w14:textFill>
                  <w14:solidFill>
                    <w14:schemeClr w14:val="tx1"/>
                  </w14:solidFill>
                </w14:textFill>
              </w:rPr>
            </w:pPr>
            <w:r>
              <w:rPr>
                <w:rFonts w:ascii="Times New Roman" w:hAnsi="Times New Roman" w:cs="Times New Roman"/>
                <w:color w:val="000000" w:themeColor="text1"/>
                <w:sz w:val="22"/>
                <w:szCs w:val="22"/>
                <w:highlight w:val="yellow"/>
                <w:lang w:val="en-US"/>
                <w:rPrChange w:id="144" w:author="Felix阿星" w:date="2026-06-17T14:14:13Z">
                  <w:rPr>
                    <w:rFonts w:ascii="Times New Roman" w:hAnsi="Times New Roman" w:cs="Times New Roman"/>
                    <w:color w:val="000000" w:themeColor="text1"/>
                    <w:sz w:val="22"/>
                    <w:szCs w:val="22"/>
                    <w:lang w:val="en-US"/>
                    <w14:textFill>
                      <w14:solidFill>
                        <w14:schemeClr w14:val="tx1"/>
                      </w14:solidFill>
                    </w14:textFill>
                  </w:rPr>
                </w:rPrChange>
                <w14:textFill>
                  <w14:solidFill>
                    <w14:schemeClr w14:val="tx1"/>
                  </w14:solidFill>
                </w14:textFill>
              </w:rPr>
              <w:t xml:space="preserve">5-seater seat unit; 6 armrests, fused seat and backrest made of PU, dimensions (L×W×H) 3178 x 668 x 900 mm. Model </w:t>
            </w:r>
            <w:r>
              <w:rPr>
                <w:rFonts w:ascii="Times New Roman" w:hAnsi="Times New Roman"/>
                <w:color w:val="000000" w:themeColor="text1"/>
                <w:highlight w:val="yellow"/>
                <w:lang w:val="en-US"/>
                <w:rPrChange w:id="145" w:author="Felix阿星" w:date="2026-06-17T14:14:13Z">
                  <w:rPr>
                    <w:rFonts w:ascii="Times New Roman" w:hAnsi="Times New Roman"/>
                    <w:color w:val="000000" w:themeColor="text1"/>
                    <w:lang w:val="en-US"/>
                    <w14:textFill>
                      <w14:solidFill>
                        <w14:schemeClr w14:val="tx1"/>
                      </w14:solidFill>
                    </w14:textFill>
                  </w:rPr>
                </w:rPrChange>
                <w14:textFill>
                  <w14:solidFill>
                    <w14:schemeClr w14:val="tx1"/>
                  </w14:solidFill>
                </w14:textFill>
              </w:rPr>
              <w:t>SJ9063</w:t>
            </w:r>
          </w:p>
        </w:tc>
        <w:tc>
          <w:tcPr>
            <w:tcW w:w="638" w:type="dxa"/>
            <w:tcBorders>
              <w:top w:val="single" w:color="auto" w:sz="4" w:space="0"/>
              <w:left w:val="single" w:color="auto" w:sz="4" w:space="0"/>
              <w:bottom w:val="single" w:color="auto" w:sz="4" w:space="0"/>
              <w:right w:val="single" w:color="auto" w:sz="4" w:space="0"/>
            </w:tcBorders>
            <w:vAlign w:val="center"/>
          </w:tcPr>
          <w:p w14:paraId="524EC199">
            <w:pPr>
              <w:pStyle w:val="14"/>
              <w:keepNext/>
              <w:keepLines/>
              <w:spacing w:after="0" w:line="240" w:lineRule="auto"/>
              <w:ind w:left="0"/>
              <w:jc w:val="center"/>
              <w:rPr>
                <w:rFonts w:ascii="Times New Roman" w:hAnsi="Times New Roman"/>
                <w:highlight w:val="yellow"/>
                <w:rPrChange w:id="146" w:author="Felix阿星" w:date="2026-06-17T14:14:13Z">
                  <w:rPr>
                    <w:rFonts w:ascii="Times New Roman" w:hAnsi="Times New Roman"/>
                  </w:rPr>
                </w:rPrChange>
              </w:rPr>
            </w:pPr>
            <w:r>
              <w:rPr>
                <w:rFonts w:ascii="Times New Roman" w:hAnsi="Times New Roman"/>
                <w:highlight w:val="yellow"/>
                <w:rPrChange w:id="147" w:author="Felix阿星" w:date="2026-06-17T14:14:13Z">
                  <w:rPr>
                    <w:rFonts w:ascii="Times New Roman" w:hAnsi="Times New Roman"/>
                  </w:rPr>
                </w:rPrChange>
              </w:rPr>
              <w:t>1</w:t>
            </w:r>
          </w:p>
        </w:tc>
        <w:tc>
          <w:tcPr>
            <w:tcW w:w="1134" w:type="dxa"/>
            <w:tcBorders>
              <w:top w:val="single" w:color="auto" w:sz="4" w:space="0"/>
              <w:left w:val="single" w:color="auto" w:sz="4" w:space="0"/>
              <w:bottom w:val="single" w:color="auto" w:sz="4" w:space="0"/>
              <w:right w:val="single" w:color="auto" w:sz="4" w:space="0"/>
            </w:tcBorders>
            <w:vAlign w:val="center"/>
          </w:tcPr>
          <w:p w14:paraId="3265EEEA">
            <w:pPr>
              <w:keepNext/>
              <w:keepLines/>
              <w:rPr>
                <w:rFonts w:ascii="Times New Roman" w:hAnsi="Times New Roman" w:cs="Times New Roman"/>
                <w:sz w:val="22"/>
                <w:szCs w:val="22"/>
                <w:highlight w:val="yellow"/>
                <w:lang w:val="en-US"/>
                <w:rPrChange w:id="148" w:author="Felix阿星" w:date="2026-06-17T14:14:13Z">
                  <w:rPr>
                    <w:rFonts w:ascii="Times New Roman" w:hAnsi="Times New Roman" w:cs="Times New Roman"/>
                    <w:sz w:val="22"/>
                    <w:szCs w:val="22"/>
                    <w:lang w:val="en-US"/>
                  </w:rPr>
                </w:rPrChange>
              </w:rPr>
            </w:pPr>
            <w:r>
              <w:rPr>
                <w:rFonts w:ascii="Times New Roman" w:hAnsi="Times New Roman" w:cs="Times New Roman"/>
                <w:sz w:val="22"/>
                <w:szCs w:val="22"/>
                <w:highlight w:val="yellow"/>
                <w:rPrChange w:id="149" w:author="Felix阿星" w:date="2026-06-17T14:14:13Z">
                  <w:rPr>
                    <w:rFonts w:ascii="Times New Roman" w:hAnsi="Times New Roman" w:cs="Times New Roman"/>
                    <w:sz w:val="22"/>
                    <w:szCs w:val="22"/>
                  </w:rPr>
                </w:rPrChange>
              </w:rPr>
              <w:t>8 100,00</w:t>
            </w:r>
          </w:p>
        </w:tc>
        <w:tc>
          <w:tcPr>
            <w:tcW w:w="1490" w:type="dxa"/>
            <w:gridSpan w:val="2"/>
            <w:tcBorders>
              <w:top w:val="single" w:color="auto" w:sz="4" w:space="0"/>
              <w:left w:val="single" w:color="auto" w:sz="4" w:space="0"/>
              <w:bottom w:val="single" w:color="auto" w:sz="4" w:space="0"/>
              <w:right w:val="single" w:color="auto" w:sz="4" w:space="0"/>
            </w:tcBorders>
            <w:vAlign w:val="center"/>
          </w:tcPr>
          <w:p w14:paraId="0B8B42CE">
            <w:pPr>
              <w:keepNext/>
              <w:keepLines/>
              <w:rPr>
                <w:rFonts w:ascii="Times New Roman" w:hAnsi="Times New Roman" w:cs="Times New Roman"/>
                <w:sz w:val="22"/>
                <w:szCs w:val="22"/>
                <w:highlight w:val="yellow"/>
                <w:lang w:val="en-US"/>
                <w:rPrChange w:id="150" w:author="Felix阿星" w:date="2026-06-17T14:14:13Z">
                  <w:rPr>
                    <w:rFonts w:ascii="Times New Roman" w:hAnsi="Times New Roman" w:cs="Times New Roman"/>
                    <w:sz w:val="22"/>
                    <w:szCs w:val="22"/>
                    <w:lang w:val="en-US"/>
                  </w:rPr>
                </w:rPrChange>
              </w:rPr>
            </w:pPr>
            <w:r>
              <w:rPr>
                <w:rFonts w:ascii="Times New Roman" w:hAnsi="Times New Roman" w:cs="Times New Roman"/>
                <w:sz w:val="22"/>
                <w:szCs w:val="22"/>
                <w:highlight w:val="yellow"/>
                <w:rPrChange w:id="151" w:author="Felix阿星" w:date="2026-06-17T14:14:13Z">
                  <w:rPr>
                    <w:rFonts w:ascii="Times New Roman" w:hAnsi="Times New Roman" w:cs="Times New Roman"/>
                    <w:sz w:val="22"/>
                    <w:szCs w:val="22"/>
                  </w:rPr>
                </w:rPrChange>
              </w:rPr>
              <w:t>8 100,00</w:t>
            </w:r>
          </w:p>
        </w:tc>
      </w:tr>
      <w:tr w14:paraId="64931486">
        <w:tblPrEx>
          <w:tblCellMar>
            <w:top w:w="0" w:type="dxa"/>
            <w:left w:w="108" w:type="dxa"/>
            <w:bottom w:w="0" w:type="dxa"/>
            <w:right w:w="108" w:type="dxa"/>
          </w:tblCellMar>
        </w:tblPrEx>
        <w:tc>
          <w:tcPr>
            <w:tcW w:w="1849" w:type="dxa"/>
            <w:tcBorders>
              <w:top w:val="single" w:color="auto" w:sz="4" w:space="0"/>
              <w:left w:val="single" w:color="auto" w:sz="4" w:space="0"/>
              <w:bottom w:val="single" w:color="auto" w:sz="4" w:space="0"/>
              <w:right w:val="single" w:color="auto" w:sz="4" w:space="0"/>
            </w:tcBorders>
          </w:tcPr>
          <w:p w14:paraId="4132A946">
            <w:pPr>
              <w:pStyle w:val="14"/>
              <w:keepNext/>
              <w:keepLines/>
              <w:spacing w:after="0" w:line="240" w:lineRule="auto"/>
              <w:ind w:left="0"/>
              <w:rPr>
                <w:rFonts w:ascii="Times New Roman" w:hAnsi="Times New Roman"/>
                <w:color w:val="000000" w:themeColor="text1"/>
                <w:highlight w:val="yellow"/>
                <w:rPrChange w:id="152" w:author="Felix阿星" w:date="2026-06-17T14:14:13Z">
                  <w:rPr>
                    <w:rFonts w:ascii="Times New Roman" w:hAnsi="Times New Roman"/>
                    <w:color w:val="000000" w:themeColor="text1"/>
                    <w14:textFill>
                      <w14:solidFill>
                        <w14:schemeClr w14:val="tx1"/>
                      </w14:solidFill>
                    </w14:textFill>
                  </w:rPr>
                </w:rPrChange>
                <w14:textFill>
                  <w14:solidFill>
                    <w14:schemeClr w14:val="tx1"/>
                  </w14:solidFill>
                </w14:textFill>
              </w:rPr>
            </w:pPr>
            <w:r>
              <w:rPr>
                <w:rFonts w:ascii="Times New Roman" w:hAnsi="Times New Roman"/>
                <w:color w:val="000000" w:themeColor="text1"/>
                <w:highlight w:val="yellow"/>
                <w:rPrChange w:id="153" w:author="Felix阿星" w:date="2026-06-17T14:14:13Z">
                  <w:rPr>
                    <w:rFonts w:ascii="Times New Roman" w:hAnsi="Times New Roman"/>
                    <w:color w:val="000000" w:themeColor="text1"/>
                    <w14:textFill>
                      <w14:solidFill>
                        <w14:schemeClr w14:val="tx1"/>
                      </w14:solidFill>
                    </w14:textFill>
                  </w:rPr>
                </w:rPrChange>
                <w14:textFill>
                  <w14:solidFill>
                    <w14:schemeClr w14:val="tx1"/>
                  </w14:solidFill>
                </w14:textFill>
              </w:rPr>
              <w:t>5-местный блок кресел со столиком; 6  подлокотников, слитные сиденье и спинка из ПУ,  габариты (ДШВ) 3524*668*900 мм. Модель SJ9071</w:t>
            </w:r>
          </w:p>
        </w:tc>
        <w:tc>
          <w:tcPr>
            <w:tcW w:w="590" w:type="dxa"/>
            <w:tcBorders>
              <w:top w:val="single" w:color="auto" w:sz="4" w:space="0"/>
              <w:left w:val="single" w:color="auto" w:sz="4" w:space="0"/>
              <w:bottom w:val="single" w:color="auto" w:sz="4" w:space="0"/>
              <w:right w:val="single" w:color="auto" w:sz="4" w:space="0"/>
            </w:tcBorders>
            <w:vAlign w:val="center"/>
          </w:tcPr>
          <w:p w14:paraId="4F94BAD8">
            <w:pPr>
              <w:pStyle w:val="14"/>
              <w:keepNext/>
              <w:keepLines/>
              <w:spacing w:after="0" w:line="240" w:lineRule="auto"/>
              <w:ind w:left="0"/>
              <w:jc w:val="center"/>
              <w:rPr>
                <w:rFonts w:ascii="Times New Roman" w:hAnsi="Times New Roman"/>
                <w:highlight w:val="yellow"/>
                <w:rPrChange w:id="154" w:author="Felix阿星" w:date="2026-06-17T14:14:13Z">
                  <w:rPr>
                    <w:rFonts w:ascii="Times New Roman" w:hAnsi="Times New Roman"/>
                  </w:rPr>
                </w:rPrChange>
              </w:rPr>
            </w:pPr>
            <w:r>
              <w:rPr>
                <w:rFonts w:ascii="Times New Roman" w:hAnsi="Times New Roman"/>
                <w:highlight w:val="yellow"/>
                <w:rPrChange w:id="155" w:author="Felix阿星" w:date="2026-06-17T14:14:13Z">
                  <w:rPr>
                    <w:rFonts w:ascii="Times New Roman" w:hAnsi="Times New Roman"/>
                  </w:rPr>
                </w:rPrChange>
              </w:rPr>
              <w:t>19</w:t>
            </w:r>
          </w:p>
        </w:tc>
        <w:tc>
          <w:tcPr>
            <w:tcW w:w="1134" w:type="dxa"/>
            <w:tcBorders>
              <w:top w:val="single" w:color="auto" w:sz="4" w:space="0"/>
              <w:left w:val="single" w:color="auto" w:sz="4" w:space="0"/>
              <w:bottom w:val="single" w:color="auto" w:sz="4" w:space="0"/>
              <w:right w:val="single" w:color="auto" w:sz="4" w:space="0"/>
            </w:tcBorders>
            <w:vAlign w:val="center"/>
          </w:tcPr>
          <w:p w14:paraId="17D0D733">
            <w:pPr>
              <w:keepNext/>
              <w:keepLines/>
              <w:rPr>
                <w:rFonts w:ascii="Times New Roman" w:hAnsi="Times New Roman" w:cs="Times New Roman"/>
                <w:sz w:val="22"/>
                <w:szCs w:val="22"/>
                <w:highlight w:val="yellow"/>
                <w:rPrChange w:id="156" w:author="Felix阿星" w:date="2026-06-17T14:14:13Z">
                  <w:rPr>
                    <w:rFonts w:ascii="Times New Roman" w:hAnsi="Times New Roman" w:cs="Times New Roman"/>
                    <w:sz w:val="22"/>
                    <w:szCs w:val="22"/>
                  </w:rPr>
                </w:rPrChange>
              </w:rPr>
            </w:pPr>
            <w:r>
              <w:rPr>
                <w:rFonts w:ascii="Times New Roman" w:hAnsi="Times New Roman" w:cs="Times New Roman"/>
                <w:sz w:val="22"/>
                <w:szCs w:val="22"/>
                <w:highlight w:val="yellow"/>
                <w:rPrChange w:id="157" w:author="Felix阿星" w:date="2026-06-17T14:14:13Z">
                  <w:rPr>
                    <w:rFonts w:ascii="Times New Roman" w:hAnsi="Times New Roman" w:cs="Times New Roman"/>
                    <w:sz w:val="22"/>
                    <w:szCs w:val="22"/>
                  </w:rPr>
                </w:rPrChange>
              </w:rPr>
              <w:t>8 600,00</w:t>
            </w:r>
          </w:p>
        </w:tc>
        <w:tc>
          <w:tcPr>
            <w:tcW w:w="1559" w:type="dxa"/>
            <w:tcBorders>
              <w:top w:val="single" w:color="auto" w:sz="4" w:space="0"/>
              <w:left w:val="single" w:color="auto" w:sz="4" w:space="0"/>
              <w:bottom w:val="single" w:color="auto" w:sz="4" w:space="0"/>
              <w:right w:val="single" w:color="auto" w:sz="4" w:space="0"/>
            </w:tcBorders>
            <w:vAlign w:val="center"/>
          </w:tcPr>
          <w:p w14:paraId="41DC7421">
            <w:pPr>
              <w:keepNext/>
              <w:keepLines/>
              <w:rPr>
                <w:rFonts w:ascii="Times New Roman" w:hAnsi="Times New Roman" w:cs="Times New Roman"/>
                <w:sz w:val="22"/>
                <w:szCs w:val="22"/>
                <w:highlight w:val="yellow"/>
                <w:rPrChange w:id="158" w:author="Felix阿星" w:date="2026-06-17T14:14:13Z">
                  <w:rPr>
                    <w:rFonts w:ascii="Times New Roman" w:hAnsi="Times New Roman" w:cs="Times New Roman"/>
                    <w:sz w:val="22"/>
                    <w:szCs w:val="22"/>
                  </w:rPr>
                </w:rPrChange>
              </w:rPr>
            </w:pPr>
            <w:r>
              <w:rPr>
                <w:rFonts w:ascii="Times New Roman" w:hAnsi="Times New Roman" w:cs="Times New Roman"/>
                <w:sz w:val="22"/>
                <w:szCs w:val="22"/>
                <w:highlight w:val="yellow"/>
                <w:rPrChange w:id="159" w:author="Felix阿星" w:date="2026-06-17T14:14:13Z">
                  <w:rPr>
                    <w:rFonts w:ascii="Times New Roman" w:hAnsi="Times New Roman" w:cs="Times New Roman"/>
                    <w:sz w:val="22"/>
                    <w:szCs w:val="22"/>
                  </w:rPr>
                </w:rPrChange>
              </w:rPr>
              <w:t>163 400,00</w:t>
            </w:r>
          </w:p>
        </w:tc>
        <w:tc>
          <w:tcPr>
            <w:tcW w:w="1914" w:type="dxa"/>
            <w:tcBorders>
              <w:top w:val="single" w:color="auto" w:sz="4" w:space="0"/>
              <w:left w:val="single" w:color="auto" w:sz="4" w:space="0"/>
              <w:bottom w:val="single" w:color="auto" w:sz="4" w:space="0"/>
              <w:right w:val="single" w:color="auto" w:sz="4" w:space="0"/>
            </w:tcBorders>
            <w:vAlign w:val="center"/>
          </w:tcPr>
          <w:p w14:paraId="415FDD18">
            <w:pPr>
              <w:keepNext/>
              <w:keepLines/>
              <w:autoSpaceDE w:val="0"/>
              <w:autoSpaceDN w:val="0"/>
              <w:adjustRightInd w:val="0"/>
              <w:contextualSpacing/>
              <w:rPr>
                <w:rFonts w:ascii="Times New Roman" w:hAnsi="Times New Roman" w:cs="Times New Roman"/>
                <w:color w:val="000000" w:themeColor="text1"/>
                <w:sz w:val="22"/>
                <w:szCs w:val="22"/>
                <w:highlight w:val="yellow"/>
                <w:lang w:val="en-US"/>
                <w:rPrChange w:id="160" w:author="Felix阿星" w:date="2026-06-17T14:14:13Z">
                  <w:rPr>
                    <w:rFonts w:ascii="Times New Roman" w:hAnsi="Times New Roman" w:cs="Times New Roman"/>
                    <w:color w:val="000000" w:themeColor="text1"/>
                    <w:sz w:val="22"/>
                    <w:szCs w:val="22"/>
                    <w:lang w:val="en-US"/>
                    <w14:textFill>
                      <w14:solidFill>
                        <w14:schemeClr w14:val="tx1"/>
                      </w14:solidFill>
                    </w14:textFill>
                  </w:rPr>
                </w:rPrChange>
                <w14:textFill>
                  <w14:solidFill>
                    <w14:schemeClr w14:val="tx1"/>
                  </w14:solidFill>
                </w14:textFill>
              </w:rPr>
            </w:pPr>
            <w:r>
              <w:rPr>
                <w:rFonts w:ascii="Times New Roman" w:hAnsi="Times New Roman" w:cs="Times New Roman"/>
                <w:color w:val="000000" w:themeColor="text1"/>
                <w:sz w:val="22"/>
                <w:szCs w:val="22"/>
                <w:highlight w:val="yellow"/>
                <w:lang w:val="en-US"/>
                <w:rPrChange w:id="161" w:author="Felix阿星" w:date="2026-06-17T14:14:13Z">
                  <w:rPr>
                    <w:rFonts w:ascii="Times New Roman" w:hAnsi="Times New Roman" w:cs="Times New Roman"/>
                    <w:color w:val="000000" w:themeColor="text1"/>
                    <w:sz w:val="22"/>
                    <w:szCs w:val="22"/>
                    <w:lang w:val="en-US"/>
                    <w14:textFill>
                      <w14:solidFill>
                        <w14:schemeClr w14:val="tx1"/>
                      </w14:solidFill>
                    </w14:textFill>
                  </w:rPr>
                </w:rPrChange>
                <w14:textFill>
                  <w14:solidFill>
                    <w14:schemeClr w14:val="tx1"/>
                  </w14:solidFill>
                </w14:textFill>
              </w:rPr>
              <w:t xml:space="preserve">5-seater seat unit with a table; 6 armrests, one-piece seat and backrest made of PU, dimensions (LxWxH) 3524 x 668 x 900 mm. Model </w:t>
            </w:r>
            <w:r>
              <w:rPr>
                <w:rFonts w:ascii="Times New Roman" w:hAnsi="Times New Roman"/>
                <w:color w:val="000000" w:themeColor="text1"/>
                <w:highlight w:val="yellow"/>
                <w:lang w:val="en-US"/>
                <w:rPrChange w:id="162" w:author="Felix阿星" w:date="2026-06-17T14:14:13Z">
                  <w:rPr>
                    <w:rFonts w:ascii="Times New Roman" w:hAnsi="Times New Roman"/>
                    <w:color w:val="000000" w:themeColor="text1"/>
                    <w:lang w:val="en-US"/>
                    <w14:textFill>
                      <w14:solidFill>
                        <w14:schemeClr w14:val="tx1"/>
                      </w14:solidFill>
                    </w14:textFill>
                  </w:rPr>
                </w:rPrChange>
                <w14:textFill>
                  <w14:solidFill>
                    <w14:schemeClr w14:val="tx1"/>
                  </w14:solidFill>
                </w14:textFill>
              </w:rPr>
              <w:t>SJ9071</w:t>
            </w:r>
          </w:p>
        </w:tc>
        <w:tc>
          <w:tcPr>
            <w:tcW w:w="638" w:type="dxa"/>
            <w:tcBorders>
              <w:top w:val="single" w:color="auto" w:sz="4" w:space="0"/>
              <w:left w:val="single" w:color="auto" w:sz="4" w:space="0"/>
              <w:bottom w:val="single" w:color="auto" w:sz="4" w:space="0"/>
              <w:right w:val="single" w:color="auto" w:sz="4" w:space="0"/>
            </w:tcBorders>
            <w:vAlign w:val="center"/>
          </w:tcPr>
          <w:p w14:paraId="15B1CA06">
            <w:pPr>
              <w:pStyle w:val="14"/>
              <w:keepNext/>
              <w:keepLines/>
              <w:spacing w:after="0" w:line="240" w:lineRule="auto"/>
              <w:ind w:left="0"/>
              <w:jc w:val="center"/>
              <w:rPr>
                <w:rFonts w:ascii="Times New Roman" w:hAnsi="Times New Roman"/>
                <w:highlight w:val="yellow"/>
                <w:rPrChange w:id="163" w:author="Felix阿星" w:date="2026-06-17T14:14:13Z">
                  <w:rPr>
                    <w:rFonts w:ascii="Times New Roman" w:hAnsi="Times New Roman"/>
                  </w:rPr>
                </w:rPrChange>
              </w:rPr>
            </w:pPr>
            <w:r>
              <w:rPr>
                <w:rFonts w:ascii="Times New Roman" w:hAnsi="Times New Roman"/>
                <w:highlight w:val="yellow"/>
                <w:rPrChange w:id="164" w:author="Felix阿星" w:date="2026-06-17T14:14:13Z">
                  <w:rPr>
                    <w:rFonts w:ascii="Times New Roman" w:hAnsi="Times New Roman"/>
                  </w:rPr>
                </w:rPrChange>
              </w:rPr>
              <w:t>19</w:t>
            </w:r>
          </w:p>
        </w:tc>
        <w:tc>
          <w:tcPr>
            <w:tcW w:w="1134" w:type="dxa"/>
            <w:tcBorders>
              <w:top w:val="single" w:color="auto" w:sz="4" w:space="0"/>
              <w:left w:val="single" w:color="auto" w:sz="4" w:space="0"/>
              <w:bottom w:val="single" w:color="auto" w:sz="4" w:space="0"/>
              <w:right w:val="single" w:color="auto" w:sz="4" w:space="0"/>
            </w:tcBorders>
            <w:vAlign w:val="center"/>
          </w:tcPr>
          <w:p w14:paraId="609FF5A9">
            <w:pPr>
              <w:keepNext/>
              <w:keepLines/>
              <w:rPr>
                <w:rFonts w:ascii="Times New Roman" w:hAnsi="Times New Roman" w:cs="Times New Roman"/>
                <w:sz w:val="22"/>
                <w:szCs w:val="22"/>
                <w:highlight w:val="yellow"/>
                <w:lang w:val="en-US"/>
                <w:rPrChange w:id="165" w:author="Felix阿星" w:date="2026-06-17T14:14:13Z">
                  <w:rPr>
                    <w:rFonts w:ascii="Times New Roman" w:hAnsi="Times New Roman" w:cs="Times New Roman"/>
                    <w:sz w:val="22"/>
                    <w:szCs w:val="22"/>
                    <w:lang w:val="en-US"/>
                  </w:rPr>
                </w:rPrChange>
              </w:rPr>
            </w:pPr>
            <w:r>
              <w:rPr>
                <w:rFonts w:ascii="Times New Roman" w:hAnsi="Times New Roman" w:cs="Times New Roman"/>
                <w:sz w:val="22"/>
                <w:szCs w:val="22"/>
                <w:highlight w:val="yellow"/>
                <w:rPrChange w:id="166" w:author="Felix阿星" w:date="2026-06-17T14:14:13Z">
                  <w:rPr>
                    <w:rFonts w:ascii="Times New Roman" w:hAnsi="Times New Roman" w:cs="Times New Roman"/>
                    <w:sz w:val="22"/>
                    <w:szCs w:val="22"/>
                  </w:rPr>
                </w:rPrChange>
              </w:rPr>
              <w:t>8 600,00</w:t>
            </w:r>
          </w:p>
        </w:tc>
        <w:tc>
          <w:tcPr>
            <w:tcW w:w="1490" w:type="dxa"/>
            <w:gridSpan w:val="2"/>
            <w:tcBorders>
              <w:top w:val="single" w:color="auto" w:sz="4" w:space="0"/>
              <w:left w:val="single" w:color="auto" w:sz="4" w:space="0"/>
              <w:bottom w:val="single" w:color="auto" w:sz="4" w:space="0"/>
              <w:right w:val="single" w:color="auto" w:sz="4" w:space="0"/>
            </w:tcBorders>
            <w:vAlign w:val="center"/>
          </w:tcPr>
          <w:p w14:paraId="73A0380C">
            <w:pPr>
              <w:keepNext/>
              <w:keepLines/>
              <w:rPr>
                <w:rFonts w:ascii="Times New Roman" w:hAnsi="Times New Roman" w:cs="Times New Roman"/>
                <w:sz w:val="22"/>
                <w:szCs w:val="22"/>
                <w:highlight w:val="yellow"/>
                <w:lang w:val="en-US" w:eastAsia="zh-CN"/>
                <w:rPrChange w:id="167" w:author="Felix阿星" w:date="2026-06-17T14:14:13Z">
                  <w:rPr>
                    <w:rFonts w:ascii="Times New Roman" w:hAnsi="Times New Roman" w:cs="Times New Roman"/>
                    <w:sz w:val="22"/>
                    <w:szCs w:val="22"/>
                    <w:lang w:val="en-US" w:eastAsia="zh-CN"/>
                  </w:rPr>
                </w:rPrChange>
              </w:rPr>
            </w:pPr>
            <w:r>
              <w:rPr>
                <w:rFonts w:ascii="Times New Roman" w:hAnsi="Times New Roman" w:cs="Times New Roman"/>
                <w:sz w:val="22"/>
                <w:szCs w:val="22"/>
                <w:highlight w:val="yellow"/>
                <w:rPrChange w:id="168" w:author="Felix阿星" w:date="2026-06-17T14:14:13Z">
                  <w:rPr>
                    <w:rFonts w:ascii="Times New Roman" w:hAnsi="Times New Roman" w:cs="Times New Roman"/>
                    <w:sz w:val="22"/>
                    <w:szCs w:val="22"/>
                  </w:rPr>
                </w:rPrChange>
              </w:rPr>
              <w:t>163 400,00</w:t>
            </w:r>
          </w:p>
        </w:tc>
      </w:tr>
      <w:tr w14:paraId="2C8B9119">
        <w:tblPrEx>
          <w:tblCellMar>
            <w:top w:w="0" w:type="dxa"/>
            <w:left w:w="108" w:type="dxa"/>
            <w:bottom w:w="0" w:type="dxa"/>
            <w:right w:w="108" w:type="dxa"/>
          </w:tblCellMar>
        </w:tblPrEx>
        <w:tc>
          <w:tcPr>
            <w:tcW w:w="1849" w:type="dxa"/>
            <w:tcBorders>
              <w:top w:val="single" w:color="auto" w:sz="4" w:space="0"/>
              <w:left w:val="single" w:color="auto" w:sz="4" w:space="0"/>
              <w:bottom w:val="single" w:color="auto" w:sz="4" w:space="0"/>
              <w:right w:val="single" w:color="auto" w:sz="4" w:space="0"/>
            </w:tcBorders>
          </w:tcPr>
          <w:p w14:paraId="0FFB1654">
            <w:pPr>
              <w:pStyle w:val="14"/>
              <w:keepNext/>
              <w:keepLines/>
              <w:spacing w:after="0" w:line="240" w:lineRule="auto"/>
              <w:ind w:left="0"/>
              <w:rPr>
                <w:rFonts w:ascii="Times New Roman" w:hAnsi="Times New Roman"/>
                <w:color w:val="000000" w:themeColor="text1"/>
                <w:highlight w:val="yellow"/>
                <w:rPrChange w:id="169" w:author="Felix阿星" w:date="2026-06-17T14:14:13Z">
                  <w:rPr>
                    <w:rFonts w:ascii="Times New Roman" w:hAnsi="Times New Roman"/>
                    <w:color w:val="000000" w:themeColor="text1"/>
                    <w14:textFill>
                      <w14:solidFill>
                        <w14:schemeClr w14:val="tx1"/>
                      </w14:solidFill>
                    </w14:textFill>
                  </w:rPr>
                </w:rPrChange>
                <w14:textFill>
                  <w14:solidFill>
                    <w14:schemeClr w14:val="tx1"/>
                  </w14:solidFill>
                </w14:textFill>
              </w:rPr>
            </w:pPr>
            <w:r>
              <w:rPr>
                <w:rFonts w:ascii="Times New Roman" w:hAnsi="Times New Roman"/>
                <w:color w:val="000000" w:themeColor="text1"/>
                <w:highlight w:val="yellow"/>
                <w:rPrChange w:id="170" w:author="Felix阿星" w:date="2026-06-17T14:14:13Z">
                  <w:rPr>
                    <w:rFonts w:ascii="Times New Roman" w:hAnsi="Times New Roman"/>
                    <w:color w:val="000000" w:themeColor="text1"/>
                    <w14:textFill>
                      <w14:solidFill>
                        <w14:schemeClr w14:val="tx1"/>
                      </w14:solidFill>
                    </w14:textFill>
                  </w:rPr>
                </w:rPrChange>
                <w14:textFill>
                  <w14:solidFill>
                    <w14:schemeClr w14:val="tx1"/>
                  </w14:solidFill>
                </w14:textFill>
              </w:rPr>
              <w:t>3-местный блок шезлонгов; 4 подлокотника, сиденье и спинка из ПУ, габариты (ДШВ) 1600*1920*1010 мм. Модель SJ9072</w:t>
            </w:r>
          </w:p>
        </w:tc>
        <w:tc>
          <w:tcPr>
            <w:tcW w:w="590" w:type="dxa"/>
            <w:tcBorders>
              <w:top w:val="single" w:color="auto" w:sz="4" w:space="0"/>
              <w:left w:val="single" w:color="auto" w:sz="4" w:space="0"/>
              <w:bottom w:val="single" w:color="auto" w:sz="4" w:space="0"/>
              <w:right w:val="single" w:color="auto" w:sz="4" w:space="0"/>
            </w:tcBorders>
            <w:vAlign w:val="center"/>
          </w:tcPr>
          <w:p w14:paraId="2E945F85">
            <w:pPr>
              <w:pStyle w:val="14"/>
              <w:keepNext/>
              <w:keepLines/>
              <w:spacing w:after="0" w:line="240" w:lineRule="auto"/>
              <w:ind w:left="0"/>
              <w:jc w:val="center"/>
              <w:rPr>
                <w:rFonts w:ascii="Times New Roman" w:hAnsi="Times New Roman" w:eastAsiaTheme="minorEastAsia"/>
                <w:highlight w:val="yellow"/>
                <w:lang w:eastAsia="zh-CN"/>
                <w:rPrChange w:id="171" w:author="Felix阿星" w:date="2026-06-17T14:14:13Z">
                  <w:rPr>
                    <w:rFonts w:ascii="Times New Roman" w:hAnsi="Times New Roman" w:eastAsiaTheme="minorEastAsia"/>
                    <w:lang w:eastAsia="zh-CN"/>
                  </w:rPr>
                </w:rPrChange>
              </w:rPr>
            </w:pPr>
            <w:r>
              <w:rPr>
                <w:rFonts w:hint="eastAsia" w:ascii="Times New Roman" w:hAnsi="Times New Roman" w:eastAsiaTheme="minorEastAsia"/>
                <w:highlight w:val="yellow"/>
                <w:lang w:eastAsia="zh-CN"/>
                <w:rPrChange w:id="172" w:author="Felix阿星" w:date="2026-06-17T14:14:13Z">
                  <w:rPr>
                    <w:rFonts w:hint="eastAsia" w:ascii="Times New Roman" w:hAnsi="Times New Roman" w:eastAsiaTheme="minorEastAsia"/>
                    <w:lang w:eastAsia="zh-CN"/>
                  </w:rPr>
                </w:rPrChange>
              </w:rPr>
              <w:t>27</w:t>
            </w:r>
          </w:p>
        </w:tc>
        <w:tc>
          <w:tcPr>
            <w:tcW w:w="1134" w:type="dxa"/>
            <w:tcBorders>
              <w:top w:val="single" w:color="auto" w:sz="4" w:space="0"/>
              <w:left w:val="single" w:color="auto" w:sz="4" w:space="0"/>
              <w:bottom w:val="single" w:color="auto" w:sz="4" w:space="0"/>
              <w:right w:val="single" w:color="auto" w:sz="4" w:space="0"/>
            </w:tcBorders>
            <w:vAlign w:val="center"/>
          </w:tcPr>
          <w:p w14:paraId="0D214457">
            <w:pPr>
              <w:keepNext/>
              <w:keepLines/>
              <w:rPr>
                <w:rFonts w:ascii="Times New Roman" w:hAnsi="Times New Roman" w:cs="Times New Roman"/>
                <w:sz w:val="22"/>
                <w:szCs w:val="22"/>
                <w:highlight w:val="yellow"/>
                <w:rPrChange w:id="173" w:author="Felix阿星" w:date="2026-06-17T14:14:13Z">
                  <w:rPr>
                    <w:rFonts w:ascii="Times New Roman" w:hAnsi="Times New Roman" w:cs="Times New Roman"/>
                    <w:sz w:val="22"/>
                    <w:szCs w:val="22"/>
                  </w:rPr>
                </w:rPrChange>
              </w:rPr>
            </w:pPr>
            <w:r>
              <w:rPr>
                <w:rFonts w:hint="eastAsia" w:ascii="Times New Roman" w:hAnsi="Times New Roman" w:cs="Times New Roman"/>
                <w:sz w:val="22"/>
                <w:szCs w:val="22"/>
                <w:highlight w:val="yellow"/>
                <w:lang w:eastAsia="zh-CN"/>
                <w:rPrChange w:id="174" w:author="Felix阿星" w:date="2026-06-17T14:14:13Z">
                  <w:rPr>
                    <w:rFonts w:hint="eastAsia" w:ascii="Times New Roman" w:hAnsi="Times New Roman" w:cs="Times New Roman"/>
                    <w:sz w:val="22"/>
                    <w:szCs w:val="22"/>
                    <w:lang w:eastAsia="zh-CN"/>
                  </w:rPr>
                </w:rPrChange>
              </w:rPr>
              <w:t>7</w:t>
            </w:r>
            <w:r>
              <w:rPr>
                <w:rFonts w:ascii="Times New Roman" w:hAnsi="Times New Roman" w:cs="Times New Roman"/>
                <w:sz w:val="22"/>
                <w:szCs w:val="22"/>
                <w:highlight w:val="yellow"/>
                <w:rPrChange w:id="175" w:author="Felix阿星" w:date="2026-06-17T14:14:13Z">
                  <w:rPr>
                    <w:rFonts w:ascii="Times New Roman" w:hAnsi="Times New Roman" w:cs="Times New Roman"/>
                    <w:sz w:val="22"/>
                    <w:szCs w:val="22"/>
                  </w:rPr>
                </w:rPrChange>
              </w:rPr>
              <w:t> </w:t>
            </w:r>
            <w:r>
              <w:rPr>
                <w:rFonts w:hint="eastAsia" w:ascii="Times New Roman" w:hAnsi="Times New Roman" w:cs="Times New Roman"/>
                <w:sz w:val="22"/>
                <w:szCs w:val="22"/>
                <w:highlight w:val="yellow"/>
                <w:lang w:eastAsia="zh-CN"/>
                <w:rPrChange w:id="176" w:author="Felix阿星" w:date="2026-06-17T14:14:13Z">
                  <w:rPr>
                    <w:rFonts w:hint="eastAsia" w:ascii="Times New Roman" w:hAnsi="Times New Roman" w:cs="Times New Roman"/>
                    <w:sz w:val="22"/>
                    <w:szCs w:val="22"/>
                    <w:lang w:eastAsia="zh-CN"/>
                  </w:rPr>
                </w:rPrChange>
              </w:rPr>
              <w:t>28</w:t>
            </w:r>
            <w:r>
              <w:rPr>
                <w:rFonts w:ascii="Times New Roman" w:hAnsi="Times New Roman" w:cs="Times New Roman"/>
                <w:sz w:val="22"/>
                <w:szCs w:val="22"/>
                <w:highlight w:val="yellow"/>
                <w:rPrChange w:id="177" w:author="Felix阿星" w:date="2026-06-17T14:14:13Z">
                  <w:rPr>
                    <w:rFonts w:ascii="Times New Roman" w:hAnsi="Times New Roman" w:cs="Times New Roman"/>
                    <w:sz w:val="22"/>
                    <w:szCs w:val="22"/>
                  </w:rPr>
                </w:rPrChange>
              </w:rPr>
              <w:t>0,00</w:t>
            </w:r>
          </w:p>
        </w:tc>
        <w:tc>
          <w:tcPr>
            <w:tcW w:w="1559" w:type="dxa"/>
            <w:tcBorders>
              <w:top w:val="single" w:color="auto" w:sz="4" w:space="0"/>
              <w:left w:val="single" w:color="auto" w:sz="4" w:space="0"/>
              <w:bottom w:val="single" w:color="auto" w:sz="4" w:space="0"/>
              <w:right w:val="single" w:color="auto" w:sz="4" w:space="0"/>
            </w:tcBorders>
            <w:vAlign w:val="center"/>
          </w:tcPr>
          <w:p w14:paraId="50477AF9">
            <w:pPr>
              <w:keepNext/>
              <w:keepLines/>
              <w:rPr>
                <w:rFonts w:ascii="Times New Roman" w:hAnsi="Times New Roman" w:cs="Times New Roman"/>
                <w:sz w:val="22"/>
                <w:szCs w:val="22"/>
                <w:highlight w:val="yellow"/>
                <w:rPrChange w:id="178" w:author="Felix阿星" w:date="2026-06-17T14:14:13Z">
                  <w:rPr>
                    <w:rFonts w:ascii="Times New Roman" w:hAnsi="Times New Roman" w:cs="Times New Roman"/>
                    <w:sz w:val="22"/>
                    <w:szCs w:val="22"/>
                  </w:rPr>
                </w:rPrChange>
              </w:rPr>
            </w:pPr>
            <w:r>
              <w:rPr>
                <w:rFonts w:hint="eastAsia" w:ascii="Times New Roman" w:hAnsi="Times New Roman" w:cs="Times New Roman"/>
                <w:sz w:val="22"/>
                <w:szCs w:val="22"/>
                <w:highlight w:val="yellow"/>
                <w:lang w:eastAsia="zh-CN"/>
                <w:rPrChange w:id="179" w:author="Felix阿星" w:date="2026-06-17T14:14:13Z">
                  <w:rPr>
                    <w:rFonts w:hint="eastAsia" w:ascii="Times New Roman" w:hAnsi="Times New Roman" w:cs="Times New Roman"/>
                    <w:sz w:val="22"/>
                    <w:szCs w:val="22"/>
                    <w:lang w:eastAsia="zh-CN"/>
                  </w:rPr>
                </w:rPrChange>
              </w:rPr>
              <w:t>196</w:t>
            </w:r>
            <w:r>
              <w:rPr>
                <w:rFonts w:ascii="Times New Roman" w:hAnsi="Times New Roman" w:cs="Times New Roman"/>
                <w:sz w:val="22"/>
                <w:szCs w:val="22"/>
                <w:highlight w:val="yellow"/>
                <w:rPrChange w:id="180" w:author="Felix阿星" w:date="2026-06-17T14:14:13Z">
                  <w:rPr>
                    <w:rFonts w:ascii="Times New Roman" w:hAnsi="Times New Roman" w:cs="Times New Roman"/>
                    <w:sz w:val="22"/>
                    <w:szCs w:val="22"/>
                  </w:rPr>
                </w:rPrChange>
              </w:rPr>
              <w:t> </w:t>
            </w:r>
            <w:r>
              <w:rPr>
                <w:rFonts w:hint="eastAsia" w:ascii="Times New Roman" w:hAnsi="Times New Roman" w:cs="Times New Roman"/>
                <w:sz w:val="22"/>
                <w:szCs w:val="22"/>
                <w:highlight w:val="yellow"/>
                <w:lang w:eastAsia="zh-CN"/>
                <w:rPrChange w:id="181" w:author="Felix阿星" w:date="2026-06-17T14:14:13Z">
                  <w:rPr>
                    <w:rFonts w:hint="eastAsia" w:ascii="Times New Roman" w:hAnsi="Times New Roman" w:cs="Times New Roman"/>
                    <w:sz w:val="22"/>
                    <w:szCs w:val="22"/>
                    <w:lang w:eastAsia="zh-CN"/>
                  </w:rPr>
                </w:rPrChange>
              </w:rPr>
              <w:t>56</w:t>
            </w:r>
            <w:r>
              <w:rPr>
                <w:rFonts w:ascii="Times New Roman" w:hAnsi="Times New Roman" w:cs="Times New Roman"/>
                <w:sz w:val="22"/>
                <w:szCs w:val="22"/>
                <w:highlight w:val="yellow"/>
                <w:rPrChange w:id="182" w:author="Felix阿星" w:date="2026-06-17T14:14:13Z">
                  <w:rPr>
                    <w:rFonts w:ascii="Times New Roman" w:hAnsi="Times New Roman" w:cs="Times New Roman"/>
                    <w:sz w:val="22"/>
                    <w:szCs w:val="22"/>
                  </w:rPr>
                </w:rPrChange>
              </w:rPr>
              <w:t>0,00</w:t>
            </w:r>
          </w:p>
        </w:tc>
        <w:tc>
          <w:tcPr>
            <w:tcW w:w="1914" w:type="dxa"/>
            <w:tcBorders>
              <w:top w:val="single" w:color="auto" w:sz="4" w:space="0"/>
              <w:left w:val="single" w:color="auto" w:sz="4" w:space="0"/>
              <w:bottom w:val="single" w:color="auto" w:sz="4" w:space="0"/>
              <w:right w:val="single" w:color="auto" w:sz="4" w:space="0"/>
            </w:tcBorders>
            <w:vAlign w:val="center"/>
          </w:tcPr>
          <w:p w14:paraId="6145733A">
            <w:pPr>
              <w:keepNext/>
              <w:keepLines/>
              <w:autoSpaceDE w:val="0"/>
              <w:autoSpaceDN w:val="0"/>
              <w:adjustRightInd w:val="0"/>
              <w:contextualSpacing/>
              <w:rPr>
                <w:rFonts w:ascii="Times New Roman" w:hAnsi="Times New Roman" w:cs="Times New Roman"/>
                <w:color w:val="000000" w:themeColor="text1"/>
                <w:sz w:val="22"/>
                <w:szCs w:val="22"/>
                <w:highlight w:val="yellow"/>
                <w:lang w:val="en-US"/>
                <w:rPrChange w:id="183" w:author="Felix阿星" w:date="2026-06-17T14:14:13Z">
                  <w:rPr>
                    <w:rFonts w:ascii="Times New Roman" w:hAnsi="Times New Roman" w:cs="Times New Roman"/>
                    <w:color w:val="000000" w:themeColor="text1"/>
                    <w:sz w:val="22"/>
                    <w:szCs w:val="22"/>
                    <w:lang w:val="en-US"/>
                    <w14:textFill>
                      <w14:solidFill>
                        <w14:schemeClr w14:val="tx1"/>
                      </w14:solidFill>
                    </w14:textFill>
                  </w:rPr>
                </w:rPrChange>
                <w14:textFill>
                  <w14:solidFill>
                    <w14:schemeClr w14:val="tx1"/>
                  </w14:solidFill>
                </w14:textFill>
              </w:rPr>
            </w:pPr>
            <w:r>
              <w:rPr>
                <w:rFonts w:ascii="Times New Roman" w:hAnsi="Times New Roman" w:cs="Times New Roman"/>
                <w:color w:val="000000" w:themeColor="text1"/>
                <w:sz w:val="22"/>
                <w:szCs w:val="22"/>
                <w:highlight w:val="yellow"/>
                <w:lang w:val="en-US"/>
                <w:rPrChange w:id="184" w:author="Felix阿星" w:date="2026-06-17T14:14:13Z">
                  <w:rPr>
                    <w:rFonts w:ascii="Times New Roman" w:hAnsi="Times New Roman" w:cs="Times New Roman"/>
                    <w:color w:val="000000" w:themeColor="text1"/>
                    <w:sz w:val="22"/>
                    <w:szCs w:val="22"/>
                    <w:lang w:val="en-US"/>
                    <w14:textFill>
                      <w14:solidFill>
                        <w14:schemeClr w14:val="tx1"/>
                      </w14:solidFill>
                    </w14:textFill>
                  </w:rPr>
                </w:rPrChange>
                <w14:textFill>
                  <w14:solidFill>
                    <w14:schemeClr w14:val="tx1"/>
                  </w14:solidFill>
                </w14:textFill>
              </w:rPr>
              <w:t xml:space="preserve">3-seater chaise lounge unit; 4 armrests, PU seat and backrest, dimensions (L×W×H) 1600*1920*1010 mm. Model </w:t>
            </w:r>
            <w:r>
              <w:rPr>
                <w:rFonts w:ascii="Times New Roman" w:hAnsi="Times New Roman"/>
                <w:color w:val="000000" w:themeColor="text1"/>
                <w:highlight w:val="yellow"/>
                <w:lang w:val="en-US"/>
                <w:rPrChange w:id="185" w:author="Felix阿星" w:date="2026-06-17T14:14:13Z">
                  <w:rPr>
                    <w:rFonts w:ascii="Times New Roman" w:hAnsi="Times New Roman"/>
                    <w:color w:val="000000" w:themeColor="text1"/>
                    <w:lang w:val="en-US"/>
                    <w14:textFill>
                      <w14:solidFill>
                        <w14:schemeClr w14:val="tx1"/>
                      </w14:solidFill>
                    </w14:textFill>
                  </w:rPr>
                </w:rPrChange>
                <w14:textFill>
                  <w14:solidFill>
                    <w14:schemeClr w14:val="tx1"/>
                  </w14:solidFill>
                </w14:textFill>
              </w:rPr>
              <w:t>SJ9072</w:t>
            </w:r>
          </w:p>
        </w:tc>
        <w:tc>
          <w:tcPr>
            <w:tcW w:w="638" w:type="dxa"/>
            <w:tcBorders>
              <w:top w:val="single" w:color="auto" w:sz="4" w:space="0"/>
              <w:left w:val="single" w:color="auto" w:sz="4" w:space="0"/>
              <w:bottom w:val="single" w:color="auto" w:sz="4" w:space="0"/>
              <w:right w:val="single" w:color="auto" w:sz="4" w:space="0"/>
            </w:tcBorders>
            <w:vAlign w:val="center"/>
          </w:tcPr>
          <w:p w14:paraId="406270EE">
            <w:pPr>
              <w:pStyle w:val="14"/>
              <w:keepNext/>
              <w:keepLines/>
              <w:spacing w:after="0" w:line="240" w:lineRule="auto"/>
              <w:ind w:left="0"/>
              <w:jc w:val="center"/>
              <w:rPr>
                <w:rFonts w:ascii="Times New Roman" w:hAnsi="Times New Roman" w:eastAsiaTheme="minorEastAsia"/>
                <w:highlight w:val="yellow"/>
                <w:lang w:val="en-US" w:eastAsia="zh-CN"/>
                <w:rPrChange w:id="186" w:author="Felix阿星" w:date="2026-06-17T14:14:13Z">
                  <w:rPr>
                    <w:rFonts w:ascii="Times New Roman" w:hAnsi="Times New Roman" w:eastAsiaTheme="minorEastAsia"/>
                    <w:lang w:val="en-US" w:eastAsia="zh-CN"/>
                  </w:rPr>
                </w:rPrChange>
              </w:rPr>
            </w:pPr>
            <w:r>
              <w:rPr>
                <w:rFonts w:hint="eastAsia" w:ascii="Times New Roman" w:hAnsi="Times New Roman" w:eastAsiaTheme="minorEastAsia"/>
                <w:highlight w:val="yellow"/>
                <w:lang w:val="en-US" w:eastAsia="zh-CN"/>
                <w:rPrChange w:id="187" w:author="Felix阿星" w:date="2026-06-17T14:14:13Z">
                  <w:rPr>
                    <w:rFonts w:hint="eastAsia" w:ascii="Times New Roman" w:hAnsi="Times New Roman" w:eastAsiaTheme="minorEastAsia"/>
                    <w:lang w:val="en-US" w:eastAsia="zh-CN"/>
                  </w:rPr>
                </w:rPrChange>
              </w:rPr>
              <w:t>27</w:t>
            </w:r>
          </w:p>
        </w:tc>
        <w:tc>
          <w:tcPr>
            <w:tcW w:w="1134" w:type="dxa"/>
            <w:tcBorders>
              <w:top w:val="single" w:color="auto" w:sz="4" w:space="0"/>
              <w:left w:val="single" w:color="auto" w:sz="4" w:space="0"/>
              <w:bottom w:val="single" w:color="auto" w:sz="4" w:space="0"/>
              <w:right w:val="single" w:color="auto" w:sz="4" w:space="0"/>
            </w:tcBorders>
            <w:vAlign w:val="center"/>
          </w:tcPr>
          <w:p w14:paraId="1B9333C7">
            <w:pPr>
              <w:keepNext/>
              <w:keepLines/>
              <w:rPr>
                <w:rFonts w:ascii="Times New Roman" w:hAnsi="Times New Roman" w:cs="Times New Roman"/>
                <w:sz w:val="22"/>
                <w:szCs w:val="22"/>
                <w:highlight w:val="yellow"/>
                <w:lang w:val="en-US"/>
                <w:rPrChange w:id="188" w:author="Felix阿星" w:date="2026-06-17T14:14:13Z">
                  <w:rPr>
                    <w:rFonts w:ascii="Times New Roman" w:hAnsi="Times New Roman" w:cs="Times New Roman"/>
                    <w:sz w:val="22"/>
                    <w:szCs w:val="22"/>
                    <w:lang w:val="en-US"/>
                  </w:rPr>
                </w:rPrChange>
              </w:rPr>
            </w:pPr>
            <w:r>
              <w:rPr>
                <w:rFonts w:hint="eastAsia" w:ascii="Times New Roman" w:hAnsi="Times New Roman" w:cs="Times New Roman"/>
                <w:sz w:val="22"/>
                <w:szCs w:val="22"/>
                <w:highlight w:val="yellow"/>
                <w:lang w:eastAsia="zh-CN"/>
                <w:rPrChange w:id="189" w:author="Felix阿星" w:date="2026-06-17T14:14:13Z">
                  <w:rPr>
                    <w:rFonts w:hint="eastAsia" w:ascii="Times New Roman" w:hAnsi="Times New Roman" w:cs="Times New Roman"/>
                    <w:sz w:val="22"/>
                    <w:szCs w:val="22"/>
                    <w:lang w:eastAsia="zh-CN"/>
                  </w:rPr>
                </w:rPrChange>
              </w:rPr>
              <w:t>7</w:t>
            </w:r>
            <w:r>
              <w:rPr>
                <w:rFonts w:ascii="Times New Roman" w:hAnsi="Times New Roman" w:cs="Times New Roman"/>
                <w:sz w:val="22"/>
                <w:szCs w:val="22"/>
                <w:highlight w:val="yellow"/>
                <w:rPrChange w:id="190" w:author="Felix阿星" w:date="2026-06-17T14:14:13Z">
                  <w:rPr>
                    <w:rFonts w:ascii="Times New Roman" w:hAnsi="Times New Roman" w:cs="Times New Roman"/>
                    <w:sz w:val="22"/>
                    <w:szCs w:val="22"/>
                  </w:rPr>
                </w:rPrChange>
              </w:rPr>
              <w:t> </w:t>
            </w:r>
            <w:r>
              <w:rPr>
                <w:rFonts w:hint="eastAsia" w:ascii="Times New Roman" w:hAnsi="Times New Roman" w:cs="Times New Roman"/>
                <w:sz w:val="22"/>
                <w:szCs w:val="22"/>
                <w:highlight w:val="yellow"/>
                <w:lang w:eastAsia="zh-CN"/>
                <w:rPrChange w:id="191" w:author="Felix阿星" w:date="2026-06-17T14:14:13Z">
                  <w:rPr>
                    <w:rFonts w:hint="eastAsia" w:ascii="Times New Roman" w:hAnsi="Times New Roman" w:cs="Times New Roman"/>
                    <w:sz w:val="22"/>
                    <w:szCs w:val="22"/>
                    <w:lang w:eastAsia="zh-CN"/>
                  </w:rPr>
                </w:rPrChange>
              </w:rPr>
              <w:t>28</w:t>
            </w:r>
            <w:r>
              <w:rPr>
                <w:rFonts w:ascii="Times New Roman" w:hAnsi="Times New Roman" w:cs="Times New Roman"/>
                <w:sz w:val="22"/>
                <w:szCs w:val="22"/>
                <w:highlight w:val="yellow"/>
                <w:rPrChange w:id="192" w:author="Felix阿星" w:date="2026-06-17T14:14:13Z">
                  <w:rPr>
                    <w:rFonts w:ascii="Times New Roman" w:hAnsi="Times New Roman" w:cs="Times New Roman"/>
                    <w:sz w:val="22"/>
                    <w:szCs w:val="22"/>
                  </w:rPr>
                </w:rPrChange>
              </w:rPr>
              <w:t>0,00</w:t>
            </w:r>
          </w:p>
        </w:tc>
        <w:tc>
          <w:tcPr>
            <w:tcW w:w="1490" w:type="dxa"/>
            <w:gridSpan w:val="2"/>
            <w:tcBorders>
              <w:top w:val="single" w:color="auto" w:sz="4" w:space="0"/>
              <w:left w:val="single" w:color="auto" w:sz="4" w:space="0"/>
              <w:bottom w:val="single" w:color="auto" w:sz="4" w:space="0"/>
              <w:right w:val="single" w:color="auto" w:sz="4" w:space="0"/>
            </w:tcBorders>
            <w:vAlign w:val="center"/>
          </w:tcPr>
          <w:p w14:paraId="7936208C">
            <w:pPr>
              <w:keepNext/>
              <w:keepLines/>
              <w:rPr>
                <w:rFonts w:ascii="Times New Roman" w:hAnsi="Times New Roman" w:cs="Times New Roman"/>
                <w:sz w:val="22"/>
                <w:szCs w:val="22"/>
                <w:highlight w:val="yellow"/>
                <w:lang w:val="en-US"/>
                <w:rPrChange w:id="193" w:author="Felix阿星" w:date="2026-06-17T14:14:13Z">
                  <w:rPr>
                    <w:rFonts w:ascii="Times New Roman" w:hAnsi="Times New Roman" w:cs="Times New Roman"/>
                    <w:sz w:val="22"/>
                    <w:szCs w:val="22"/>
                    <w:lang w:val="en-US"/>
                  </w:rPr>
                </w:rPrChange>
              </w:rPr>
            </w:pPr>
            <w:r>
              <w:rPr>
                <w:rFonts w:hint="eastAsia" w:ascii="Times New Roman" w:hAnsi="Times New Roman" w:cs="Times New Roman"/>
                <w:sz w:val="22"/>
                <w:szCs w:val="22"/>
                <w:highlight w:val="yellow"/>
                <w:lang w:eastAsia="zh-CN"/>
                <w:rPrChange w:id="194" w:author="Felix阿星" w:date="2026-06-17T14:14:13Z">
                  <w:rPr>
                    <w:rFonts w:hint="eastAsia" w:ascii="Times New Roman" w:hAnsi="Times New Roman" w:cs="Times New Roman"/>
                    <w:sz w:val="22"/>
                    <w:szCs w:val="22"/>
                    <w:lang w:eastAsia="zh-CN"/>
                  </w:rPr>
                </w:rPrChange>
              </w:rPr>
              <w:t>196</w:t>
            </w:r>
            <w:r>
              <w:rPr>
                <w:rFonts w:ascii="Times New Roman" w:hAnsi="Times New Roman" w:cs="Times New Roman"/>
                <w:sz w:val="22"/>
                <w:szCs w:val="22"/>
                <w:highlight w:val="yellow"/>
                <w:rPrChange w:id="195" w:author="Felix阿星" w:date="2026-06-17T14:14:13Z">
                  <w:rPr>
                    <w:rFonts w:ascii="Times New Roman" w:hAnsi="Times New Roman" w:cs="Times New Roman"/>
                    <w:sz w:val="22"/>
                    <w:szCs w:val="22"/>
                  </w:rPr>
                </w:rPrChange>
              </w:rPr>
              <w:t> </w:t>
            </w:r>
            <w:r>
              <w:rPr>
                <w:rFonts w:hint="eastAsia" w:ascii="Times New Roman" w:hAnsi="Times New Roman" w:cs="Times New Roman"/>
                <w:sz w:val="22"/>
                <w:szCs w:val="22"/>
                <w:highlight w:val="yellow"/>
                <w:lang w:eastAsia="zh-CN"/>
                <w:rPrChange w:id="196" w:author="Felix阿星" w:date="2026-06-17T14:14:13Z">
                  <w:rPr>
                    <w:rFonts w:hint="eastAsia" w:ascii="Times New Roman" w:hAnsi="Times New Roman" w:cs="Times New Roman"/>
                    <w:sz w:val="22"/>
                    <w:szCs w:val="22"/>
                    <w:lang w:eastAsia="zh-CN"/>
                  </w:rPr>
                </w:rPrChange>
              </w:rPr>
              <w:t>56</w:t>
            </w:r>
            <w:r>
              <w:rPr>
                <w:rFonts w:ascii="Times New Roman" w:hAnsi="Times New Roman" w:cs="Times New Roman"/>
                <w:sz w:val="22"/>
                <w:szCs w:val="22"/>
                <w:highlight w:val="yellow"/>
                <w:rPrChange w:id="197" w:author="Felix阿星" w:date="2026-06-17T14:14:13Z">
                  <w:rPr>
                    <w:rFonts w:ascii="Times New Roman" w:hAnsi="Times New Roman" w:cs="Times New Roman"/>
                    <w:sz w:val="22"/>
                    <w:szCs w:val="22"/>
                  </w:rPr>
                </w:rPrChange>
              </w:rPr>
              <w:t>0,00</w:t>
            </w:r>
          </w:p>
        </w:tc>
      </w:tr>
      <w:tr w14:paraId="514C2067">
        <w:tblPrEx>
          <w:tblCellMar>
            <w:top w:w="0" w:type="dxa"/>
            <w:left w:w="108" w:type="dxa"/>
            <w:bottom w:w="0" w:type="dxa"/>
            <w:right w:w="108" w:type="dxa"/>
          </w:tblCellMar>
        </w:tblPrEx>
        <w:tc>
          <w:tcPr>
            <w:tcW w:w="1849" w:type="dxa"/>
            <w:tcBorders>
              <w:top w:val="single" w:color="auto" w:sz="4" w:space="0"/>
              <w:left w:val="single" w:color="auto" w:sz="4" w:space="0"/>
              <w:bottom w:val="single" w:color="auto" w:sz="4" w:space="0"/>
              <w:right w:val="single" w:color="auto" w:sz="4" w:space="0"/>
            </w:tcBorders>
          </w:tcPr>
          <w:p w14:paraId="1DF4C309">
            <w:pPr>
              <w:pStyle w:val="14"/>
              <w:keepNext/>
              <w:keepLines/>
              <w:spacing w:after="0" w:line="240" w:lineRule="auto"/>
              <w:ind w:left="0"/>
              <w:rPr>
                <w:rFonts w:ascii="Times New Roman" w:hAnsi="Times New Roman"/>
                <w:highlight w:val="yellow"/>
                <w:rPrChange w:id="198" w:author="Felix阿星" w:date="2026-06-17T14:14:13Z">
                  <w:rPr>
                    <w:rFonts w:ascii="Times New Roman" w:hAnsi="Times New Roman"/>
                  </w:rPr>
                </w:rPrChange>
              </w:rPr>
            </w:pPr>
            <w:r>
              <w:rPr>
                <w:rFonts w:ascii="Times New Roman" w:hAnsi="Times New Roman"/>
                <w:highlight w:val="yellow"/>
                <w:rPrChange w:id="199" w:author="Felix阿星" w:date="2026-06-17T14:14:13Z">
                  <w:rPr>
                    <w:rFonts w:ascii="Times New Roman" w:hAnsi="Times New Roman"/>
                  </w:rPr>
                </w:rPrChange>
              </w:rPr>
              <w:t>Итого:</w:t>
            </w:r>
          </w:p>
        </w:tc>
        <w:tc>
          <w:tcPr>
            <w:tcW w:w="590" w:type="dxa"/>
            <w:tcBorders>
              <w:top w:val="single" w:color="auto" w:sz="4" w:space="0"/>
              <w:left w:val="single" w:color="auto" w:sz="4" w:space="0"/>
              <w:bottom w:val="single" w:color="auto" w:sz="4" w:space="0"/>
              <w:right w:val="single" w:color="auto" w:sz="4" w:space="0"/>
            </w:tcBorders>
          </w:tcPr>
          <w:p w14:paraId="51EAF700">
            <w:pPr>
              <w:pStyle w:val="14"/>
              <w:keepNext/>
              <w:keepLines/>
              <w:spacing w:after="0" w:line="240" w:lineRule="auto"/>
              <w:ind w:left="0"/>
              <w:rPr>
                <w:rFonts w:ascii="Times New Roman" w:hAnsi="Times New Roman"/>
                <w:highlight w:val="yellow"/>
                <w:rPrChange w:id="200" w:author="Felix阿星" w:date="2026-06-17T14:14:13Z">
                  <w:rPr>
                    <w:rFonts w:ascii="Times New Roman" w:hAnsi="Times New Roman"/>
                  </w:rPr>
                </w:rPrChange>
              </w:rPr>
            </w:pPr>
          </w:p>
        </w:tc>
        <w:tc>
          <w:tcPr>
            <w:tcW w:w="1134" w:type="dxa"/>
            <w:tcBorders>
              <w:top w:val="single" w:color="auto" w:sz="4" w:space="0"/>
              <w:left w:val="single" w:color="auto" w:sz="4" w:space="0"/>
              <w:bottom w:val="single" w:color="auto" w:sz="4" w:space="0"/>
              <w:right w:val="single" w:color="auto" w:sz="4" w:space="0"/>
            </w:tcBorders>
          </w:tcPr>
          <w:p w14:paraId="3E12A6D2">
            <w:pPr>
              <w:keepNext/>
              <w:keepLines/>
              <w:rPr>
                <w:rFonts w:ascii="Times New Roman" w:hAnsi="Times New Roman" w:cs="Times New Roman"/>
                <w:sz w:val="22"/>
                <w:szCs w:val="22"/>
                <w:highlight w:val="yellow"/>
                <w:rPrChange w:id="201" w:author="Felix阿星" w:date="2026-06-17T14:14:13Z">
                  <w:rPr>
                    <w:rFonts w:ascii="Times New Roman" w:hAnsi="Times New Roman" w:cs="Times New Roman"/>
                    <w:sz w:val="22"/>
                    <w:szCs w:val="22"/>
                  </w:rPr>
                </w:rPrChange>
              </w:rPr>
            </w:pPr>
          </w:p>
        </w:tc>
        <w:tc>
          <w:tcPr>
            <w:tcW w:w="1559" w:type="dxa"/>
            <w:tcBorders>
              <w:top w:val="single" w:color="auto" w:sz="4" w:space="0"/>
              <w:left w:val="single" w:color="auto" w:sz="4" w:space="0"/>
              <w:bottom w:val="single" w:color="auto" w:sz="4" w:space="0"/>
              <w:right w:val="single" w:color="auto" w:sz="4" w:space="0"/>
            </w:tcBorders>
          </w:tcPr>
          <w:p w14:paraId="6C96AEBD">
            <w:pPr>
              <w:keepNext/>
              <w:keepLines/>
              <w:jc w:val="center"/>
              <w:rPr>
                <w:rFonts w:ascii="Times New Roman" w:hAnsi="Times New Roman" w:cs="Times New Roman"/>
                <w:sz w:val="22"/>
                <w:szCs w:val="22"/>
                <w:highlight w:val="yellow"/>
                <w:lang w:val="en-US"/>
                <w:rPrChange w:id="202" w:author="Felix阿星" w:date="2026-06-17T14:14:13Z">
                  <w:rPr>
                    <w:rFonts w:ascii="Times New Roman" w:hAnsi="Times New Roman" w:cs="Times New Roman"/>
                    <w:sz w:val="22"/>
                    <w:szCs w:val="22"/>
                    <w:lang w:val="en-US"/>
                  </w:rPr>
                </w:rPrChange>
              </w:rPr>
            </w:pPr>
            <w:r>
              <w:rPr>
                <w:rFonts w:ascii="Times New Roman" w:hAnsi="Times New Roman" w:cs="Times New Roman"/>
                <w:sz w:val="22"/>
                <w:szCs w:val="22"/>
                <w:highlight w:val="yellow"/>
                <w:lang w:val="en-US"/>
                <w:rPrChange w:id="203" w:author="Felix阿星" w:date="2026-06-17T14:14:13Z">
                  <w:rPr>
                    <w:rFonts w:ascii="Times New Roman" w:hAnsi="Times New Roman" w:cs="Times New Roman"/>
                    <w:sz w:val="22"/>
                    <w:szCs w:val="22"/>
                    <w:lang w:val="en-US"/>
                  </w:rPr>
                </w:rPrChange>
              </w:rPr>
              <w:t>2 052</w:t>
            </w:r>
            <w:r>
              <w:rPr>
                <w:rFonts w:ascii="Times New Roman" w:hAnsi="Times New Roman" w:cs="Times New Roman"/>
                <w:sz w:val="22"/>
                <w:szCs w:val="22"/>
                <w:highlight w:val="yellow"/>
                <w:rPrChange w:id="204" w:author="Felix阿星" w:date="2026-06-17T14:14:13Z">
                  <w:rPr>
                    <w:rFonts w:ascii="Times New Roman" w:hAnsi="Times New Roman" w:cs="Times New Roman"/>
                    <w:sz w:val="22"/>
                    <w:szCs w:val="22"/>
                  </w:rPr>
                </w:rPrChange>
              </w:rPr>
              <w:t> </w:t>
            </w:r>
            <w:r>
              <w:rPr>
                <w:rFonts w:ascii="Times New Roman" w:hAnsi="Times New Roman" w:cs="Times New Roman"/>
                <w:sz w:val="22"/>
                <w:szCs w:val="22"/>
                <w:highlight w:val="yellow"/>
                <w:lang w:val="en-US"/>
                <w:rPrChange w:id="205" w:author="Felix阿星" w:date="2026-06-17T14:14:13Z">
                  <w:rPr>
                    <w:rFonts w:ascii="Times New Roman" w:hAnsi="Times New Roman" w:cs="Times New Roman"/>
                    <w:sz w:val="22"/>
                    <w:szCs w:val="22"/>
                    <w:lang w:val="en-US"/>
                  </w:rPr>
                </w:rPrChange>
              </w:rPr>
              <w:t>2</w:t>
            </w:r>
            <w:r>
              <w:rPr>
                <w:rFonts w:ascii="Times New Roman" w:hAnsi="Times New Roman" w:cs="Times New Roman"/>
                <w:sz w:val="22"/>
                <w:szCs w:val="22"/>
                <w:highlight w:val="yellow"/>
                <w:rPrChange w:id="206" w:author="Felix阿星" w:date="2026-06-17T14:14:13Z">
                  <w:rPr>
                    <w:rFonts w:ascii="Times New Roman" w:hAnsi="Times New Roman" w:cs="Times New Roman"/>
                    <w:sz w:val="22"/>
                    <w:szCs w:val="22"/>
                  </w:rPr>
                </w:rPrChange>
              </w:rPr>
              <w:t>00,00</w:t>
            </w:r>
          </w:p>
        </w:tc>
        <w:tc>
          <w:tcPr>
            <w:tcW w:w="1914" w:type="dxa"/>
            <w:tcBorders>
              <w:top w:val="single" w:color="auto" w:sz="4" w:space="0"/>
              <w:left w:val="single" w:color="auto" w:sz="4" w:space="0"/>
              <w:bottom w:val="single" w:color="auto" w:sz="4" w:space="0"/>
              <w:right w:val="single" w:color="auto" w:sz="4" w:space="0"/>
            </w:tcBorders>
          </w:tcPr>
          <w:p w14:paraId="6BBA6A70">
            <w:pPr>
              <w:keepNext/>
              <w:keepLines/>
              <w:autoSpaceDE w:val="0"/>
              <w:autoSpaceDN w:val="0"/>
              <w:adjustRightInd w:val="0"/>
              <w:rPr>
                <w:rFonts w:ascii="Times New Roman" w:hAnsi="Times New Roman" w:cs="Times New Roman"/>
                <w:sz w:val="22"/>
                <w:szCs w:val="22"/>
                <w:highlight w:val="yellow"/>
                <w:lang w:val="en-US"/>
                <w:rPrChange w:id="207" w:author="Felix阿星" w:date="2026-06-17T14:14:13Z">
                  <w:rPr>
                    <w:rFonts w:ascii="Times New Roman" w:hAnsi="Times New Roman" w:cs="Times New Roman"/>
                    <w:sz w:val="22"/>
                    <w:szCs w:val="22"/>
                    <w:lang w:val="en-US"/>
                  </w:rPr>
                </w:rPrChange>
              </w:rPr>
            </w:pPr>
            <w:r>
              <w:rPr>
                <w:rFonts w:ascii="Times New Roman" w:hAnsi="Times New Roman" w:cs="Times New Roman"/>
                <w:sz w:val="22"/>
                <w:szCs w:val="22"/>
                <w:highlight w:val="yellow"/>
                <w:rPrChange w:id="208" w:author="Felix阿星" w:date="2026-06-17T14:14:13Z">
                  <w:rPr>
                    <w:rFonts w:ascii="Times New Roman" w:hAnsi="Times New Roman" w:cs="Times New Roman"/>
                    <w:sz w:val="22"/>
                    <w:szCs w:val="22"/>
                  </w:rPr>
                </w:rPrChange>
              </w:rPr>
              <w:t xml:space="preserve"> </w:t>
            </w:r>
            <w:r>
              <w:rPr>
                <w:rFonts w:ascii="Times New Roman" w:hAnsi="Times New Roman" w:cs="Times New Roman"/>
                <w:sz w:val="22"/>
                <w:szCs w:val="22"/>
                <w:highlight w:val="yellow"/>
                <w:lang w:val="en-US"/>
                <w:rPrChange w:id="209" w:author="Felix阿星" w:date="2026-06-17T14:14:13Z">
                  <w:rPr>
                    <w:rFonts w:ascii="Times New Roman" w:hAnsi="Times New Roman" w:cs="Times New Roman"/>
                    <w:sz w:val="22"/>
                    <w:szCs w:val="22"/>
                    <w:lang w:val="en-US"/>
                  </w:rPr>
                </w:rPrChange>
              </w:rPr>
              <w:t>Total:</w:t>
            </w:r>
          </w:p>
        </w:tc>
        <w:tc>
          <w:tcPr>
            <w:tcW w:w="638" w:type="dxa"/>
            <w:tcBorders>
              <w:top w:val="single" w:color="auto" w:sz="4" w:space="0"/>
              <w:left w:val="single" w:color="auto" w:sz="4" w:space="0"/>
              <w:bottom w:val="single" w:color="auto" w:sz="4" w:space="0"/>
              <w:right w:val="single" w:color="auto" w:sz="4" w:space="0"/>
            </w:tcBorders>
          </w:tcPr>
          <w:p w14:paraId="69924C89">
            <w:pPr>
              <w:pStyle w:val="14"/>
              <w:keepNext/>
              <w:keepLines/>
              <w:spacing w:after="0" w:line="240" w:lineRule="auto"/>
              <w:ind w:left="0"/>
              <w:rPr>
                <w:rFonts w:ascii="Times New Roman" w:hAnsi="Times New Roman"/>
                <w:highlight w:val="yellow"/>
                <w:rPrChange w:id="210" w:author="Felix阿星" w:date="2026-06-17T14:14:13Z">
                  <w:rPr>
                    <w:rFonts w:ascii="Times New Roman" w:hAnsi="Times New Roman"/>
                  </w:rPr>
                </w:rPrChange>
              </w:rPr>
            </w:pPr>
          </w:p>
        </w:tc>
        <w:tc>
          <w:tcPr>
            <w:tcW w:w="1134" w:type="dxa"/>
            <w:tcBorders>
              <w:top w:val="single" w:color="auto" w:sz="4" w:space="0"/>
              <w:left w:val="single" w:color="auto" w:sz="4" w:space="0"/>
              <w:bottom w:val="single" w:color="auto" w:sz="4" w:space="0"/>
              <w:right w:val="single" w:color="auto" w:sz="4" w:space="0"/>
            </w:tcBorders>
          </w:tcPr>
          <w:p w14:paraId="2C8F1BBB">
            <w:pPr>
              <w:keepNext/>
              <w:keepLines/>
              <w:rPr>
                <w:rFonts w:ascii="Times New Roman" w:hAnsi="Times New Roman" w:cs="Times New Roman"/>
                <w:sz w:val="22"/>
                <w:szCs w:val="22"/>
                <w:highlight w:val="yellow"/>
                <w:rPrChange w:id="211" w:author="Felix阿星" w:date="2026-06-17T14:14:13Z">
                  <w:rPr>
                    <w:rFonts w:ascii="Times New Roman" w:hAnsi="Times New Roman" w:cs="Times New Roman"/>
                    <w:sz w:val="22"/>
                    <w:szCs w:val="22"/>
                  </w:rPr>
                </w:rPrChange>
              </w:rPr>
            </w:pPr>
          </w:p>
        </w:tc>
        <w:tc>
          <w:tcPr>
            <w:tcW w:w="1490" w:type="dxa"/>
            <w:gridSpan w:val="2"/>
            <w:tcBorders>
              <w:top w:val="single" w:color="auto" w:sz="4" w:space="0"/>
              <w:left w:val="single" w:color="auto" w:sz="4" w:space="0"/>
              <w:bottom w:val="single" w:color="auto" w:sz="4" w:space="0"/>
              <w:right w:val="single" w:color="auto" w:sz="4" w:space="0"/>
            </w:tcBorders>
          </w:tcPr>
          <w:p w14:paraId="0927A75C">
            <w:pPr>
              <w:keepNext/>
              <w:keepLines/>
              <w:rPr>
                <w:rFonts w:ascii="Times New Roman" w:hAnsi="Times New Roman" w:cs="Times New Roman"/>
                <w:sz w:val="22"/>
                <w:szCs w:val="22"/>
                <w:highlight w:val="yellow"/>
                <w:lang w:val="en-US"/>
                <w:rPrChange w:id="212" w:author="Felix阿星" w:date="2026-06-17T14:14:13Z">
                  <w:rPr>
                    <w:rFonts w:ascii="Times New Roman" w:hAnsi="Times New Roman" w:cs="Times New Roman"/>
                    <w:sz w:val="22"/>
                    <w:szCs w:val="22"/>
                    <w:lang w:val="en-US"/>
                  </w:rPr>
                </w:rPrChange>
              </w:rPr>
            </w:pPr>
            <w:r>
              <w:rPr>
                <w:rFonts w:ascii="Times New Roman" w:hAnsi="Times New Roman" w:cs="Times New Roman"/>
                <w:sz w:val="22"/>
                <w:szCs w:val="22"/>
                <w:highlight w:val="yellow"/>
                <w:lang w:val="en-US"/>
                <w:rPrChange w:id="213" w:author="Felix阿星" w:date="2026-06-17T14:14:13Z">
                  <w:rPr>
                    <w:rFonts w:ascii="Times New Roman" w:hAnsi="Times New Roman" w:cs="Times New Roman"/>
                    <w:sz w:val="22"/>
                    <w:szCs w:val="22"/>
                    <w:lang w:val="en-US"/>
                  </w:rPr>
                </w:rPrChange>
              </w:rPr>
              <w:t>2 052</w:t>
            </w:r>
            <w:r>
              <w:rPr>
                <w:rFonts w:ascii="Times New Roman" w:hAnsi="Times New Roman" w:cs="Times New Roman"/>
                <w:sz w:val="22"/>
                <w:szCs w:val="22"/>
                <w:highlight w:val="yellow"/>
                <w:rPrChange w:id="214" w:author="Felix阿星" w:date="2026-06-17T14:14:13Z">
                  <w:rPr>
                    <w:rFonts w:ascii="Times New Roman" w:hAnsi="Times New Roman" w:cs="Times New Roman"/>
                    <w:sz w:val="22"/>
                    <w:szCs w:val="22"/>
                  </w:rPr>
                </w:rPrChange>
              </w:rPr>
              <w:t> </w:t>
            </w:r>
            <w:r>
              <w:rPr>
                <w:rFonts w:ascii="Times New Roman" w:hAnsi="Times New Roman" w:cs="Times New Roman"/>
                <w:sz w:val="22"/>
                <w:szCs w:val="22"/>
                <w:highlight w:val="yellow"/>
                <w:lang w:val="en-US"/>
                <w:rPrChange w:id="215" w:author="Felix阿星" w:date="2026-06-17T14:14:13Z">
                  <w:rPr>
                    <w:rFonts w:ascii="Times New Roman" w:hAnsi="Times New Roman" w:cs="Times New Roman"/>
                    <w:sz w:val="22"/>
                    <w:szCs w:val="22"/>
                    <w:lang w:val="en-US"/>
                  </w:rPr>
                </w:rPrChange>
              </w:rPr>
              <w:t>2</w:t>
            </w:r>
            <w:r>
              <w:rPr>
                <w:rFonts w:ascii="Times New Roman" w:hAnsi="Times New Roman" w:cs="Times New Roman"/>
                <w:sz w:val="22"/>
                <w:szCs w:val="22"/>
                <w:highlight w:val="yellow"/>
                <w:rPrChange w:id="216" w:author="Felix阿星" w:date="2026-06-17T14:14:13Z">
                  <w:rPr>
                    <w:rFonts w:ascii="Times New Roman" w:hAnsi="Times New Roman" w:cs="Times New Roman"/>
                    <w:sz w:val="22"/>
                    <w:szCs w:val="22"/>
                  </w:rPr>
                </w:rPrChange>
              </w:rPr>
              <w:t>00,00</w:t>
            </w:r>
          </w:p>
        </w:tc>
      </w:tr>
      <w:tr w14:paraId="4C985EE4">
        <w:tblPrEx>
          <w:tblCellMar>
            <w:top w:w="0" w:type="dxa"/>
            <w:left w:w="108" w:type="dxa"/>
            <w:bottom w:w="0" w:type="dxa"/>
            <w:right w:w="108" w:type="dxa"/>
          </w:tblCellMar>
        </w:tblPrEx>
        <w:tc>
          <w:tcPr>
            <w:tcW w:w="5132" w:type="dxa"/>
            <w:gridSpan w:val="4"/>
            <w:tcBorders>
              <w:top w:val="single" w:color="auto" w:sz="4" w:space="0"/>
              <w:left w:val="single" w:color="auto" w:sz="4" w:space="0"/>
              <w:bottom w:val="single" w:color="auto" w:sz="4" w:space="0"/>
              <w:right w:val="single" w:color="auto" w:sz="4" w:space="0"/>
            </w:tcBorders>
          </w:tcPr>
          <w:p w14:paraId="70840128">
            <w:pPr>
              <w:keepNext/>
              <w:keepLines/>
              <w:contextualSpacing/>
              <w:rPr>
                <w:rFonts w:ascii="Times New Roman" w:hAnsi="Times New Roman" w:cs="Times New Roman"/>
                <w:sz w:val="22"/>
                <w:szCs w:val="22"/>
                <w:u w:val="single"/>
              </w:rPr>
            </w:pPr>
            <w:r>
              <w:rPr>
                <w:rFonts w:ascii="Times New Roman" w:hAnsi="Times New Roman" w:cs="Times New Roman"/>
                <w:b/>
                <w:sz w:val="22"/>
                <w:szCs w:val="22"/>
                <w:u w:val="single"/>
              </w:rPr>
              <w:t>2. Комплект поставки (включено в стоимость):</w:t>
            </w:r>
          </w:p>
        </w:tc>
        <w:tc>
          <w:tcPr>
            <w:tcW w:w="5176" w:type="dxa"/>
            <w:gridSpan w:val="5"/>
            <w:tcBorders>
              <w:top w:val="single" w:color="auto" w:sz="4" w:space="0"/>
              <w:left w:val="single" w:color="auto" w:sz="4" w:space="0"/>
              <w:bottom w:val="single" w:color="auto" w:sz="4" w:space="0"/>
              <w:right w:val="single" w:color="auto" w:sz="4" w:space="0"/>
            </w:tcBorders>
          </w:tcPr>
          <w:p w14:paraId="132D5166">
            <w:pPr>
              <w:keepNext/>
              <w:keepLines/>
              <w:ind w:right="96"/>
              <w:contextualSpacing/>
              <w:rPr>
                <w:rFonts w:ascii="Times New Roman" w:hAnsi="Times New Roman" w:cs="Times New Roman"/>
                <w:sz w:val="22"/>
                <w:szCs w:val="22"/>
                <w:u w:val="single"/>
                <w:lang w:val="en-US"/>
              </w:rPr>
            </w:pPr>
            <w:r>
              <w:rPr>
                <w:rFonts w:ascii="Times New Roman" w:hAnsi="Times New Roman" w:eastAsia="MS Mincho" w:cs="Times New Roman"/>
                <w:b/>
                <w:sz w:val="22"/>
                <w:szCs w:val="22"/>
                <w:u w:val="single"/>
                <w:lang w:val="en-US" w:eastAsia="ja-JP"/>
              </w:rPr>
              <w:t>2.Package Includes (included in the amount):</w:t>
            </w:r>
          </w:p>
        </w:tc>
      </w:tr>
      <w:tr w14:paraId="0543FF20">
        <w:tblPrEx>
          <w:tblCellMar>
            <w:top w:w="0" w:type="dxa"/>
            <w:left w:w="108" w:type="dxa"/>
            <w:bottom w:w="0" w:type="dxa"/>
            <w:right w:w="108" w:type="dxa"/>
          </w:tblCellMar>
        </w:tblPrEx>
        <w:tc>
          <w:tcPr>
            <w:tcW w:w="5132" w:type="dxa"/>
            <w:gridSpan w:val="4"/>
            <w:tcBorders>
              <w:top w:val="single" w:color="auto" w:sz="4" w:space="0"/>
              <w:left w:val="single" w:color="auto" w:sz="4" w:space="0"/>
              <w:bottom w:val="single" w:color="auto" w:sz="4" w:space="0"/>
              <w:right w:val="single" w:color="auto" w:sz="4" w:space="0"/>
            </w:tcBorders>
          </w:tcPr>
          <w:p w14:paraId="50451CAB">
            <w:pPr>
              <w:keepNext/>
              <w:keepLines/>
              <w:contextualSpacing/>
              <w:rPr>
                <w:rFonts w:ascii="Times New Roman" w:hAnsi="Times New Roman" w:cs="Times New Roman"/>
                <w:color w:val="auto"/>
                <w:sz w:val="22"/>
                <w:szCs w:val="22"/>
              </w:rPr>
            </w:pPr>
            <w:r>
              <w:rPr>
                <w:rFonts w:ascii="Times New Roman" w:hAnsi="Times New Roman" w:cs="Times New Roman"/>
                <w:color w:val="auto"/>
                <w:sz w:val="22"/>
                <w:szCs w:val="22"/>
              </w:rPr>
              <w:t>В стоимость Товара входят все позиции, перечисленные в п. 1 «Спецификация» настоящего Приложения, в полной комплектации согласно описанию, включая крепёжные элементы, техническую документацию, декоративные панели, заглушки и элементы скрытого монтажа.</w:t>
            </w:r>
          </w:p>
          <w:p w14:paraId="06699E06">
            <w:pPr>
              <w:keepNext/>
              <w:keepLines/>
              <w:contextualSpacing/>
              <w:rPr>
                <w:rFonts w:ascii="Times New Roman" w:hAnsi="Times New Roman" w:cs="Times New Roman"/>
                <w:color w:val="auto"/>
                <w:sz w:val="22"/>
                <w:szCs w:val="22"/>
              </w:rPr>
            </w:pPr>
          </w:p>
          <w:p w14:paraId="55B0A09C">
            <w:pPr>
              <w:keepNext/>
              <w:keepLines/>
              <w:contextualSpacing/>
              <w:rPr>
                <w:rFonts w:ascii="Times New Roman" w:hAnsi="Times New Roman" w:cs="Times New Roman"/>
                <w:color w:val="auto"/>
                <w:sz w:val="22"/>
                <w:szCs w:val="22"/>
              </w:rPr>
            </w:pPr>
            <w:r>
              <w:rPr>
                <w:rFonts w:ascii="Times New Roman" w:hAnsi="Times New Roman" w:cs="Times New Roman"/>
                <w:color w:val="auto"/>
                <w:sz w:val="22"/>
                <w:szCs w:val="22"/>
              </w:rPr>
              <w:t>Особенности поставки:</w:t>
            </w:r>
          </w:p>
          <w:p w14:paraId="6981996B">
            <w:pPr>
              <w:keepNext/>
              <w:keepLines/>
              <w:contextualSpacing/>
              <w:rPr>
                <w:rFonts w:ascii="Times New Roman" w:hAnsi="Times New Roman" w:cs="Times New Roman"/>
                <w:color w:val="auto"/>
                <w:sz w:val="22"/>
                <w:szCs w:val="22"/>
              </w:rPr>
            </w:pPr>
            <w:r>
              <w:rPr>
                <w:rFonts w:ascii="Times New Roman" w:hAnsi="Times New Roman" w:cs="Times New Roman"/>
                <w:color w:val="auto"/>
                <w:sz w:val="22"/>
                <w:szCs w:val="22"/>
              </w:rPr>
              <w:t>Кресла всех типов (разделы 1.1–1.17 Спецификации) поставляются в разобранном виде (столики, сиденья, спинки, подлокотники, балки, крепёж) в заводской упаковке, пригодной для международной перевозки.</w:t>
            </w:r>
          </w:p>
          <w:p w14:paraId="6D356CC4">
            <w:pPr>
              <w:keepNext/>
              <w:keepLines/>
              <w:contextualSpacing/>
              <w:rPr>
                <w:rFonts w:ascii="Times New Roman" w:hAnsi="Times New Roman" w:cs="Times New Roman"/>
                <w:color w:val="auto"/>
                <w:sz w:val="22"/>
                <w:szCs w:val="22"/>
              </w:rPr>
            </w:pPr>
            <w:r>
              <w:rPr>
                <w:rFonts w:ascii="Times New Roman" w:hAnsi="Times New Roman" w:cs="Times New Roman"/>
                <w:color w:val="auto"/>
                <w:sz w:val="22"/>
                <w:szCs w:val="22"/>
              </w:rPr>
              <w:t>Стойки всех типов (разделы 5.1–5.10 Спецификации) поставляются в собранном виде как единое изделие. В комплект каждой стойки входят предусмотренные спецификацией технические ниши, полки, выдвижные платформы.</w:t>
            </w:r>
          </w:p>
          <w:p w14:paraId="03DEDDD9">
            <w:pPr>
              <w:keepNext/>
              <w:keepLines/>
              <w:contextualSpacing/>
              <w:rPr>
                <w:rFonts w:ascii="Times New Roman" w:hAnsi="Times New Roman" w:cs="Times New Roman"/>
                <w:color w:val="auto"/>
                <w:sz w:val="22"/>
                <w:szCs w:val="22"/>
              </w:rPr>
            </w:pPr>
            <w:r>
              <w:rPr>
                <w:rFonts w:ascii="Times New Roman" w:hAnsi="Times New Roman" w:cs="Times New Roman"/>
                <w:color w:val="auto"/>
                <w:sz w:val="22"/>
                <w:szCs w:val="22"/>
              </w:rPr>
              <w:t>Отдельно поставляемые передвижные тумбы (где указано в спецификации) входят в цену.</w:t>
            </w:r>
          </w:p>
          <w:p w14:paraId="25FAB0E2">
            <w:pPr>
              <w:keepNext/>
              <w:keepLines/>
              <w:contextualSpacing/>
              <w:rPr>
                <w:rFonts w:ascii="Times New Roman" w:hAnsi="Times New Roman" w:cs="Times New Roman"/>
                <w:color w:val="auto"/>
                <w:sz w:val="22"/>
                <w:szCs w:val="22"/>
              </w:rPr>
            </w:pPr>
            <w:r>
              <w:rPr>
                <w:rFonts w:ascii="Times New Roman" w:hAnsi="Times New Roman" w:cs="Times New Roman"/>
                <w:color w:val="auto"/>
                <w:sz w:val="22"/>
                <w:szCs w:val="22"/>
              </w:rPr>
              <w:t>Модели без цифрового артикула идентифицируются по наименованию из п. 1.</w:t>
            </w:r>
          </w:p>
          <w:p w14:paraId="06180A89">
            <w:pPr>
              <w:keepNext/>
              <w:keepLines/>
              <w:jc w:val="both"/>
              <w:rPr>
                <w:rFonts w:ascii="Times New Roman" w:hAnsi="Times New Roman" w:cs="Times New Roman"/>
                <w:color w:val="auto"/>
                <w:sz w:val="22"/>
                <w:szCs w:val="22"/>
              </w:rPr>
            </w:pPr>
            <w:r>
              <w:rPr>
                <w:rFonts w:ascii="Times New Roman" w:hAnsi="Times New Roman" w:cs="Times New Roman"/>
                <w:color w:val="auto"/>
                <w:sz w:val="22"/>
                <w:szCs w:val="22"/>
              </w:rPr>
              <w:t>Форма упаковки и маркировка — согласно требованиям п. 7 Контракта.</w:t>
            </w:r>
          </w:p>
        </w:tc>
        <w:tc>
          <w:tcPr>
            <w:tcW w:w="5176" w:type="dxa"/>
            <w:gridSpan w:val="5"/>
            <w:tcBorders>
              <w:top w:val="single" w:color="auto" w:sz="4" w:space="0"/>
              <w:left w:val="single" w:color="auto" w:sz="4" w:space="0"/>
              <w:bottom w:val="single" w:color="auto" w:sz="4" w:space="0"/>
              <w:right w:val="single" w:color="auto" w:sz="4" w:space="0"/>
            </w:tcBorders>
          </w:tcPr>
          <w:p w14:paraId="7FB7793A">
            <w:pPr>
              <w:keepNext/>
              <w:keepLines/>
              <w:rPr>
                <w:rFonts w:ascii="Times New Roman" w:hAnsi="Times New Roman" w:cs="Times New Roman"/>
                <w:bCs/>
                <w:color w:val="auto"/>
                <w:sz w:val="22"/>
                <w:szCs w:val="22"/>
                <w:lang w:val="en-US"/>
              </w:rPr>
            </w:pPr>
            <w:r>
              <w:rPr>
                <w:rFonts w:ascii="Times New Roman" w:hAnsi="Times New Roman" w:cs="Times New Roman"/>
                <w:bCs/>
                <w:color w:val="auto"/>
                <w:sz w:val="22"/>
                <w:szCs w:val="22"/>
                <w:lang w:val="en-US"/>
              </w:rPr>
              <w:t>The price includes all items listed in Clause 1 “Specification” of this Appendix, fully equipped as per the description, including fasteners, technical documentation, decorative panels, end caps, and concealed mounting elements.</w:t>
            </w:r>
          </w:p>
          <w:p w14:paraId="3CB2A812">
            <w:pPr>
              <w:keepNext/>
              <w:keepLines/>
              <w:rPr>
                <w:rFonts w:ascii="Times New Roman" w:hAnsi="Times New Roman" w:cs="Times New Roman"/>
                <w:bCs/>
                <w:color w:val="auto"/>
                <w:sz w:val="22"/>
                <w:szCs w:val="22"/>
                <w:lang w:val="en-US"/>
              </w:rPr>
            </w:pPr>
          </w:p>
          <w:p w14:paraId="2C8AA0D8">
            <w:pPr>
              <w:keepNext/>
              <w:keepLines/>
              <w:rPr>
                <w:rFonts w:ascii="Times New Roman" w:hAnsi="Times New Roman" w:cs="Times New Roman"/>
                <w:bCs/>
                <w:color w:val="auto"/>
                <w:sz w:val="22"/>
                <w:szCs w:val="22"/>
                <w:lang w:val="en-US"/>
              </w:rPr>
            </w:pPr>
          </w:p>
          <w:p w14:paraId="25B19515">
            <w:pPr>
              <w:keepNext/>
              <w:keepLines/>
              <w:rPr>
                <w:rFonts w:ascii="Times New Roman" w:hAnsi="Times New Roman" w:cs="Times New Roman"/>
                <w:bCs/>
                <w:color w:val="auto"/>
                <w:sz w:val="22"/>
                <w:szCs w:val="22"/>
                <w:lang w:val="en-US"/>
              </w:rPr>
            </w:pPr>
            <w:r>
              <w:rPr>
                <w:rFonts w:ascii="Times New Roman" w:hAnsi="Times New Roman" w:cs="Times New Roman"/>
                <w:bCs/>
                <w:color w:val="auto"/>
                <w:sz w:val="22"/>
                <w:szCs w:val="22"/>
                <w:lang w:val="en-US"/>
              </w:rPr>
              <w:t>Delivery specifics:</w:t>
            </w:r>
          </w:p>
          <w:p w14:paraId="2D34B8E8">
            <w:pPr>
              <w:keepNext/>
              <w:keepLines/>
              <w:rPr>
                <w:rFonts w:ascii="Times New Roman" w:hAnsi="Times New Roman" w:cs="Times New Roman"/>
                <w:bCs/>
                <w:color w:val="auto"/>
                <w:sz w:val="22"/>
                <w:szCs w:val="22"/>
                <w:lang w:val="en-US"/>
              </w:rPr>
            </w:pPr>
            <w:r>
              <w:rPr>
                <w:rFonts w:ascii="Times New Roman" w:hAnsi="Times New Roman" w:cs="Times New Roman"/>
                <w:bCs/>
                <w:color w:val="auto"/>
                <w:sz w:val="22"/>
                <w:szCs w:val="22"/>
                <w:lang w:val="en-US"/>
              </w:rPr>
              <w:t>All types of seats (Sections 1.1–1.17 of the Specification) are supplied in a disassembled state (tables, seats, backrests, armrests, beams, fasteners) in factory packaging suitable for international transportation.</w:t>
            </w:r>
          </w:p>
          <w:p w14:paraId="3D146BB2">
            <w:pPr>
              <w:keepNext/>
              <w:keepLines/>
              <w:rPr>
                <w:rFonts w:ascii="Times New Roman" w:hAnsi="Times New Roman" w:cs="Times New Roman"/>
                <w:bCs/>
                <w:color w:val="auto"/>
                <w:sz w:val="22"/>
                <w:szCs w:val="22"/>
                <w:lang w:val="en-US"/>
              </w:rPr>
            </w:pPr>
            <w:r>
              <w:rPr>
                <w:rFonts w:ascii="Times New Roman" w:hAnsi="Times New Roman" w:cs="Times New Roman"/>
                <w:bCs/>
                <w:color w:val="auto"/>
                <w:sz w:val="22"/>
                <w:szCs w:val="22"/>
                <w:lang w:val="en-US"/>
              </w:rPr>
              <w:t>All types of counters/stands (Sections 5.1–5.10 of the Specification) are supplied in an assembled state as a single finished unit. The delivery set for each counter includes technical compartments, shelves, extendable platforms.</w:t>
            </w:r>
          </w:p>
          <w:p w14:paraId="32CB9E85">
            <w:pPr>
              <w:keepNext/>
              <w:keepLines/>
              <w:rPr>
                <w:rFonts w:ascii="Times New Roman" w:hAnsi="Times New Roman" w:cs="Times New Roman"/>
                <w:bCs/>
                <w:color w:val="auto"/>
                <w:sz w:val="22"/>
                <w:szCs w:val="22"/>
                <w:lang w:val="en-US"/>
              </w:rPr>
            </w:pPr>
            <w:r>
              <w:rPr>
                <w:rFonts w:ascii="Times New Roman" w:hAnsi="Times New Roman" w:cs="Times New Roman"/>
                <w:bCs/>
                <w:color w:val="auto"/>
                <w:sz w:val="22"/>
                <w:szCs w:val="22"/>
                <w:lang w:val="en-US"/>
              </w:rPr>
              <w:t>Where indicated in the Specification, separate mobile cabinets are included in the price.</w:t>
            </w:r>
          </w:p>
          <w:p w14:paraId="69FA142B">
            <w:pPr>
              <w:keepNext/>
              <w:keepLines/>
              <w:rPr>
                <w:rFonts w:ascii="Times New Roman" w:hAnsi="Times New Roman" w:cs="Times New Roman"/>
                <w:bCs/>
                <w:color w:val="auto"/>
                <w:sz w:val="22"/>
                <w:szCs w:val="22"/>
                <w:lang w:val="en-US"/>
              </w:rPr>
            </w:pPr>
            <w:r>
              <w:rPr>
                <w:rFonts w:ascii="Times New Roman" w:hAnsi="Times New Roman" w:cs="Times New Roman"/>
                <w:bCs/>
                <w:color w:val="auto"/>
                <w:sz w:val="22"/>
                <w:szCs w:val="22"/>
                <w:lang w:val="en-US"/>
              </w:rPr>
              <w:t>Models without a numeric article number are identified by their name as stated in Clause 1.</w:t>
            </w:r>
          </w:p>
          <w:p w14:paraId="22D94BF7">
            <w:pPr>
              <w:keepNext/>
              <w:keepLines/>
              <w:rPr>
                <w:rFonts w:ascii="Times New Roman" w:hAnsi="Times New Roman" w:cs="Times New Roman"/>
                <w:b/>
                <w:color w:val="auto"/>
                <w:sz w:val="22"/>
                <w:szCs w:val="22"/>
                <w:lang w:val="en-US"/>
              </w:rPr>
            </w:pPr>
            <w:r>
              <w:rPr>
                <w:rFonts w:ascii="Times New Roman" w:hAnsi="Times New Roman" w:cs="Times New Roman"/>
                <w:bCs/>
                <w:color w:val="auto"/>
                <w:sz w:val="22"/>
                <w:szCs w:val="22"/>
                <w:lang w:val="en-US"/>
              </w:rPr>
              <w:t>Packaging and marking – in accordance with Clause 7 of the Contract.</w:t>
            </w:r>
          </w:p>
        </w:tc>
      </w:tr>
      <w:tr w14:paraId="1AA4EA17">
        <w:tblPrEx>
          <w:tblCellMar>
            <w:top w:w="0" w:type="dxa"/>
            <w:left w:w="108" w:type="dxa"/>
            <w:bottom w:w="0" w:type="dxa"/>
            <w:right w:w="108" w:type="dxa"/>
          </w:tblCellMar>
        </w:tblPrEx>
        <w:tc>
          <w:tcPr>
            <w:tcW w:w="5132" w:type="dxa"/>
            <w:gridSpan w:val="4"/>
            <w:tcBorders>
              <w:top w:val="single" w:color="auto" w:sz="4" w:space="0"/>
              <w:left w:val="single" w:color="auto" w:sz="4" w:space="0"/>
              <w:bottom w:val="single" w:color="auto" w:sz="4" w:space="0"/>
              <w:right w:val="single" w:color="auto" w:sz="4" w:space="0"/>
            </w:tcBorders>
          </w:tcPr>
          <w:p w14:paraId="1C9F318A">
            <w:pPr>
              <w:keepNext/>
              <w:keepLines/>
              <w:contextualSpacing/>
              <w:jc w:val="both"/>
              <w:rPr>
                <w:rFonts w:ascii="Times New Roman" w:hAnsi="Times New Roman" w:cs="Times New Roman"/>
                <w:sz w:val="22"/>
                <w:szCs w:val="22"/>
              </w:rPr>
            </w:pPr>
            <w:r>
              <w:rPr>
                <w:rFonts w:ascii="Times New Roman" w:hAnsi="Times New Roman" w:cs="Times New Roman"/>
                <w:b/>
                <w:sz w:val="22"/>
                <w:szCs w:val="22"/>
                <w:u w:val="single"/>
                <w:lang w:eastAsia="lt-LT"/>
              </w:rPr>
              <w:t>3. Итого общая цена Товара по настоящему Приложению:</w:t>
            </w:r>
          </w:p>
          <w:p w14:paraId="223C367A">
            <w:pPr>
              <w:keepNext/>
              <w:keepLines/>
              <w:contextualSpacing/>
              <w:jc w:val="both"/>
              <w:rPr>
                <w:rFonts w:ascii="Times New Roman" w:hAnsi="Times New Roman" w:cs="Times New Roman"/>
                <w:b/>
                <w:bCs/>
                <w:sz w:val="22"/>
                <w:szCs w:val="22"/>
              </w:rPr>
            </w:pPr>
            <w:r>
              <w:rPr>
                <w:rFonts w:ascii="Times New Roman" w:hAnsi="Times New Roman" w:cs="Times New Roman"/>
                <w:sz w:val="22"/>
                <w:szCs w:val="22"/>
                <w:highlight w:val="yellow"/>
                <w:rPrChange w:id="217" w:author="Felix阿星" w:date="2026-06-17T14:14:54Z">
                  <w:rPr>
                    <w:rFonts w:ascii="Times New Roman" w:hAnsi="Times New Roman" w:cs="Times New Roman"/>
                    <w:sz w:val="22"/>
                    <w:szCs w:val="22"/>
                  </w:rPr>
                </w:rPrChange>
              </w:rPr>
              <w:t>2 052 200,00</w:t>
            </w:r>
            <w:r>
              <w:rPr>
                <w:rFonts w:ascii="Times New Roman" w:hAnsi="Times New Roman" w:cs="Times New Roman"/>
                <w:sz w:val="22"/>
                <w:szCs w:val="22"/>
              </w:rPr>
              <w:t xml:space="preserve"> (</w:t>
            </w:r>
            <w:r>
              <w:rPr>
                <w:rFonts w:ascii="Times New Roman" w:hAnsi="Times New Roman" w:cs="Times New Roman"/>
                <w:sz w:val="22"/>
                <w:szCs w:val="22"/>
                <w:highlight w:val="yellow"/>
                <w:rPrChange w:id="218" w:author="Felix阿星" w:date="2026-06-17T14:15:06Z">
                  <w:rPr>
                    <w:rFonts w:ascii="Times New Roman" w:hAnsi="Times New Roman" w:cs="Times New Roman"/>
                    <w:sz w:val="22"/>
                    <w:szCs w:val="22"/>
                  </w:rPr>
                </w:rPrChange>
              </w:rPr>
              <w:t>два миллиона пятьдесят две тысячи двести</w:t>
            </w:r>
            <w:r>
              <w:rPr>
                <w:rFonts w:ascii="Times New Roman" w:hAnsi="Times New Roman" w:cs="Times New Roman"/>
                <w:sz w:val="22"/>
                <w:szCs w:val="22"/>
              </w:rPr>
              <w:t xml:space="preserve">) юаней КНР 00 фэней. </w:t>
            </w:r>
          </w:p>
        </w:tc>
        <w:tc>
          <w:tcPr>
            <w:tcW w:w="5176" w:type="dxa"/>
            <w:gridSpan w:val="5"/>
            <w:tcBorders>
              <w:top w:val="single" w:color="auto" w:sz="4" w:space="0"/>
              <w:left w:val="single" w:color="auto" w:sz="4" w:space="0"/>
              <w:bottom w:val="single" w:color="auto" w:sz="4" w:space="0"/>
              <w:right w:val="single" w:color="auto" w:sz="4" w:space="0"/>
            </w:tcBorders>
          </w:tcPr>
          <w:p w14:paraId="7B02BAC3">
            <w:pPr>
              <w:keepNext/>
              <w:keepLines/>
              <w:contextualSpacing/>
              <w:jc w:val="both"/>
              <w:rPr>
                <w:rFonts w:ascii="Times New Roman" w:hAnsi="Times New Roman" w:cs="Times New Roman"/>
                <w:sz w:val="22"/>
                <w:szCs w:val="22"/>
                <w:lang w:val="en-US"/>
              </w:rPr>
            </w:pPr>
            <w:r>
              <w:rPr>
                <w:rFonts w:ascii="Times New Roman" w:hAnsi="Times New Roman" w:cs="Times New Roman"/>
                <w:b/>
                <w:sz w:val="22"/>
                <w:szCs w:val="22"/>
                <w:u w:val="single"/>
                <w:lang w:val="en-US"/>
              </w:rPr>
              <w:t>3. The total price of the Goods under this Appendix:</w:t>
            </w:r>
          </w:p>
          <w:p w14:paraId="32C3BFE1">
            <w:pPr>
              <w:keepNext/>
              <w:keepLines/>
              <w:contextualSpacing/>
              <w:jc w:val="both"/>
              <w:rPr>
                <w:rFonts w:ascii="Times New Roman" w:hAnsi="Times New Roman" w:cs="Times New Roman"/>
                <w:bCs/>
                <w:sz w:val="22"/>
                <w:szCs w:val="22"/>
                <w:lang w:val="en-US"/>
              </w:rPr>
            </w:pPr>
            <w:r>
              <w:rPr>
                <w:rFonts w:ascii="Times New Roman" w:hAnsi="Times New Roman" w:cs="Times New Roman"/>
                <w:sz w:val="22"/>
                <w:szCs w:val="22"/>
                <w:highlight w:val="yellow"/>
                <w:lang w:val="en-US"/>
                <w:rPrChange w:id="219" w:author="Felix阿星" w:date="2026-06-17T14:15:01Z">
                  <w:rPr>
                    <w:rFonts w:ascii="Times New Roman" w:hAnsi="Times New Roman" w:cs="Times New Roman"/>
                    <w:sz w:val="22"/>
                    <w:szCs w:val="22"/>
                    <w:lang w:val="en-US"/>
                  </w:rPr>
                </w:rPrChange>
              </w:rPr>
              <w:t>2 052 200,00</w:t>
            </w:r>
            <w:r>
              <w:rPr>
                <w:rFonts w:ascii="Times New Roman" w:hAnsi="Times New Roman" w:cs="Times New Roman"/>
                <w:sz w:val="22"/>
                <w:szCs w:val="22"/>
                <w:lang w:val="en-US"/>
              </w:rPr>
              <w:t xml:space="preserve"> (</w:t>
            </w:r>
            <w:r>
              <w:rPr>
                <w:rFonts w:ascii="Times New Roman" w:hAnsi="Times New Roman" w:cs="Times New Roman"/>
                <w:sz w:val="22"/>
                <w:szCs w:val="22"/>
                <w:highlight w:val="yellow"/>
                <w:lang w:val="en-US"/>
                <w:rPrChange w:id="220" w:author="Felix阿星" w:date="2026-06-17T14:15:10Z">
                  <w:rPr>
                    <w:rFonts w:ascii="Times New Roman" w:hAnsi="Times New Roman" w:cs="Times New Roman"/>
                    <w:sz w:val="22"/>
                    <w:szCs w:val="22"/>
                    <w:lang w:val="en-US"/>
                  </w:rPr>
                </w:rPrChange>
              </w:rPr>
              <w:t>two millions fifty two thousand two hundred</w:t>
            </w:r>
            <w:r>
              <w:rPr>
                <w:rFonts w:ascii="Times New Roman" w:hAnsi="Times New Roman" w:cs="Times New Roman"/>
                <w:sz w:val="22"/>
                <w:szCs w:val="22"/>
                <w:lang w:val="en-US"/>
              </w:rPr>
              <w:t>) CNY and 00 fens only.</w:t>
            </w:r>
          </w:p>
        </w:tc>
      </w:tr>
      <w:tr w14:paraId="645A7B31">
        <w:tblPrEx>
          <w:tblCellMar>
            <w:top w:w="0" w:type="dxa"/>
            <w:left w:w="108" w:type="dxa"/>
            <w:bottom w:w="0" w:type="dxa"/>
            <w:right w:w="108" w:type="dxa"/>
          </w:tblCellMar>
        </w:tblPrEx>
        <w:tc>
          <w:tcPr>
            <w:tcW w:w="5132" w:type="dxa"/>
            <w:gridSpan w:val="4"/>
            <w:tcBorders>
              <w:top w:val="single" w:color="auto" w:sz="4" w:space="0"/>
              <w:left w:val="single" w:color="auto" w:sz="4" w:space="0"/>
              <w:bottom w:val="single" w:color="auto" w:sz="4" w:space="0"/>
              <w:right w:val="single" w:color="auto" w:sz="4" w:space="0"/>
            </w:tcBorders>
          </w:tcPr>
          <w:p w14:paraId="43B5358B">
            <w:pPr>
              <w:keepNext/>
              <w:keepLines/>
              <w:contextualSpacing/>
              <w:rPr>
                <w:rFonts w:ascii="Times New Roman" w:hAnsi="Times New Roman" w:cs="Times New Roman"/>
                <w:b/>
                <w:sz w:val="22"/>
                <w:szCs w:val="22"/>
                <w:u w:val="single"/>
                <w:lang w:eastAsia="lt-LT"/>
              </w:rPr>
            </w:pPr>
            <w:r>
              <w:rPr>
                <w:rFonts w:ascii="Times New Roman" w:hAnsi="Times New Roman" w:cs="Times New Roman"/>
                <w:b/>
                <w:sz w:val="22"/>
                <w:szCs w:val="22"/>
                <w:u w:val="single"/>
                <w:lang w:eastAsia="lt-LT"/>
              </w:rPr>
              <w:t xml:space="preserve">4. Условия поставки: </w:t>
            </w:r>
          </w:p>
          <w:p w14:paraId="19D3F063">
            <w:pPr>
              <w:keepNext/>
              <w:keepLines/>
              <w:contextualSpacing/>
              <w:rPr>
                <w:rFonts w:ascii="Times New Roman" w:hAnsi="Times New Roman" w:cs="Times New Roman"/>
                <w:b/>
                <w:sz w:val="22"/>
                <w:szCs w:val="22"/>
                <w:u w:val="single"/>
                <w:lang w:eastAsia="zh-CN"/>
              </w:rPr>
            </w:pPr>
            <w:r>
              <w:rPr>
                <w:rFonts w:ascii="Times New Roman" w:hAnsi="Times New Roman" w:cs="Times New Roman"/>
                <w:b/>
                <w:sz w:val="22"/>
                <w:szCs w:val="22"/>
                <w:highlight w:val="yellow"/>
                <w:u w:val="single"/>
                <w:lang w:val="en-US" w:eastAsia="zh-CN"/>
                <w:rPrChange w:id="221" w:author="Felix阿星" w:date="2026-06-17T14:15:22Z">
                  <w:rPr>
                    <w:rFonts w:ascii="Times New Roman" w:hAnsi="Times New Roman" w:cs="Times New Roman"/>
                    <w:b/>
                    <w:sz w:val="22"/>
                    <w:szCs w:val="22"/>
                    <w:u w:val="single"/>
                    <w:lang w:val="en-US" w:eastAsia="zh-CN"/>
                  </w:rPr>
                </w:rPrChange>
              </w:rPr>
              <w:t>EXW</w:t>
            </w:r>
            <w:r>
              <w:rPr>
                <w:rFonts w:ascii="Times New Roman" w:hAnsi="Times New Roman" w:cs="Times New Roman"/>
                <w:b/>
                <w:sz w:val="22"/>
                <w:szCs w:val="22"/>
                <w:highlight w:val="yellow"/>
                <w:u w:val="single"/>
                <w:lang w:eastAsia="zh-CN"/>
                <w:rPrChange w:id="222" w:author="Felix阿星" w:date="2026-06-17T14:15:22Z">
                  <w:rPr>
                    <w:rFonts w:ascii="Times New Roman" w:hAnsi="Times New Roman" w:cs="Times New Roman"/>
                    <w:b/>
                    <w:sz w:val="22"/>
                    <w:szCs w:val="22"/>
                    <w:u w:val="single"/>
                    <w:lang w:eastAsia="zh-CN"/>
                  </w:rPr>
                </w:rPrChange>
              </w:rPr>
              <w:t xml:space="preserve"> г. Фошань</w:t>
            </w:r>
          </w:p>
        </w:tc>
        <w:tc>
          <w:tcPr>
            <w:tcW w:w="5176" w:type="dxa"/>
            <w:gridSpan w:val="5"/>
            <w:tcBorders>
              <w:top w:val="single" w:color="auto" w:sz="4" w:space="0"/>
              <w:left w:val="single" w:color="auto" w:sz="4" w:space="0"/>
              <w:bottom w:val="single" w:color="auto" w:sz="4" w:space="0"/>
              <w:right w:val="single" w:color="auto" w:sz="4" w:space="0"/>
            </w:tcBorders>
          </w:tcPr>
          <w:p w14:paraId="72B9C61A">
            <w:pPr>
              <w:keepNext/>
              <w:keepLines/>
              <w:tabs>
                <w:tab w:val="left" w:pos="709"/>
                <w:tab w:val="left" w:pos="3969"/>
                <w:tab w:val="decimal" w:pos="9072"/>
              </w:tabs>
              <w:contextualSpacing/>
              <w:rPr>
                <w:rFonts w:ascii="Times New Roman" w:hAnsi="Times New Roman" w:cs="Times New Roman"/>
                <w:b/>
                <w:sz w:val="22"/>
                <w:szCs w:val="22"/>
                <w:u w:val="single"/>
                <w:lang w:val="en-US"/>
              </w:rPr>
            </w:pPr>
            <w:r>
              <w:rPr>
                <w:rFonts w:ascii="Times New Roman" w:hAnsi="Times New Roman" w:cs="Times New Roman"/>
                <w:b/>
                <w:sz w:val="22"/>
                <w:szCs w:val="22"/>
                <w:u w:val="single"/>
                <w:lang w:val="en-US"/>
              </w:rPr>
              <w:t>4. Conditions of delivery:</w:t>
            </w:r>
          </w:p>
          <w:p w14:paraId="5BF1BFDD">
            <w:pPr>
              <w:keepNext/>
              <w:keepLines/>
              <w:tabs>
                <w:tab w:val="left" w:pos="709"/>
                <w:tab w:val="left" w:pos="3969"/>
                <w:tab w:val="decimal" w:pos="9072"/>
              </w:tabs>
              <w:contextualSpacing/>
              <w:rPr>
                <w:rFonts w:ascii="Times New Roman" w:hAnsi="Times New Roman" w:cs="Times New Roman"/>
                <w:b/>
                <w:sz w:val="22"/>
                <w:szCs w:val="22"/>
                <w:u w:val="single"/>
                <w:lang w:val="en-US" w:eastAsia="zh-CN"/>
              </w:rPr>
            </w:pPr>
            <w:r>
              <w:rPr>
                <w:rFonts w:ascii="Times New Roman" w:hAnsi="Times New Roman" w:cs="Times New Roman"/>
                <w:b/>
                <w:sz w:val="22"/>
                <w:szCs w:val="22"/>
                <w:highlight w:val="yellow"/>
                <w:u w:val="single"/>
                <w:lang w:val="en-US" w:eastAsia="zh-CN"/>
                <w:rPrChange w:id="223" w:author="Felix阿星" w:date="2026-06-17T14:15:26Z">
                  <w:rPr>
                    <w:rFonts w:ascii="Times New Roman" w:hAnsi="Times New Roman" w:cs="Times New Roman"/>
                    <w:b/>
                    <w:sz w:val="22"/>
                    <w:szCs w:val="22"/>
                    <w:u w:val="single"/>
                    <w:lang w:val="en-US" w:eastAsia="zh-CN"/>
                  </w:rPr>
                </w:rPrChange>
              </w:rPr>
              <w:t>EXW Foshan city</w:t>
            </w:r>
          </w:p>
        </w:tc>
      </w:tr>
      <w:tr w14:paraId="1808845D">
        <w:tblPrEx>
          <w:tblCellMar>
            <w:top w:w="0" w:type="dxa"/>
            <w:left w:w="108" w:type="dxa"/>
            <w:bottom w:w="0" w:type="dxa"/>
            <w:right w:w="108" w:type="dxa"/>
          </w:tblCellMar>
        </w:tblPrEx>
        <w:trPr>
          <w:trHeight w:val="699" w:hRule="atLeast"/>
        </w:trPr>
        <w:tc>
          <w:tcPr>
            <w:tcW w:w="5132" w:type="dxa"/>
            <w:gridSpan w:val="4"/>
            <w:tcBorders>
              <w:top w:val="single" w:color="auto" w:sz="4" w:space="0"/>
              <w:left w:val="single" w:color="auto" w:sz="4" w:space="0"/>
              <w:bottom w:val="single" w:color="auto" w:sz="4" w:space="0"/>
              <w:right w:val="single" w:color="auto" w:sz="4" w:space="0"/>
            </w:tcBorders>
          </w:tcPr>
          <w:p w14:paraId="7E34F4F1">
            <w:pPr>
              <w:keepNext/>
              <w:keepLines/>
              <w:contextualSpacing/>
              <w:jc w:val="both"/>
              <w:rPr>
                <w:rFonts w:ascii="Times New Roman" w:hAnsi="Times New Roman" w:eastAsia="MS Gothic" w:cs="Times New Roman"/>
                <w:b/>
                <w:sz w:val="22"/>
                <w:szCs w:val="22"/>
                <w:lang w:eastAsia="ja-JP"/>
              </w:rPr>
            </w:pPr>
            <w:r>
              <w:rPr>
                <w:rFonts w:ascii="Times New Roman" w:hAnsi="Times New Roman" w:eastAsia="MS Gothic" w:cs="Times New Roman"/>
                <w:b/>
                <w:sz w:val="22"/>
                <w:szCs w:val="22"/>
                <w:u w:val="single"/>
                <w:lang w:eastAsia="ja-JP"/>
              </w:rPr>
              <w:t>5. Срок поставки Товара</w:t>
            </w:r>
            <w:r>
              <w:rPr>
                <w:rFonts w:ascii="Times New Roman" w:hAnsi="Times New Roman" w:eastAsia="MS Gothic" w:cs="Times New Roman"/>
                <w:b/>
                <w:sz w:val="22"/>
                <w:szCs w:val="22"/>
                <w:lang w:eastAsia="ja-JP"/>
              </w:rPr>
              <w:t xml:space="preserve">: </w:t>
            </w:r>
          </w:p>
          <w:p w14:paraId="50A5C234">
            <w:pPr>
              <w:contextualSpacing/>
              <w:jc w:val="both"/>
              <w:rPr>
                <w:rFonts w:ascii="Times New Roman" w:hAnsi="Times New Roman" w:eastAsia="MS Gothic" w:cs="Times New Roman"/>
                <w:sz w:val="22"/>
                <w:szCs w:val="22"/>
                <w:lang w:eastAsia="ja-JP"/>
              </w:rPr>
            </w:pPr>
            <w:r>
              <w:rPr>
                <w:rFonts w:ascii="Times New Roman" w:hAnsi="Times New Roman" w:eastAsia="MS Gothic" w:cs="Times New Roman"/>
                <w:sz w:val="22"/>
                <w:szCs w:val="22"/>
                <w:lang w:eastAsia="ja-JP"/>
              </w:rPr>
              <w:t xml:space="preserve">Поставка осуществляется в срок не позднее </w:t>
            </w:r>
            <w:r>
              <w:rPr>
                <w:rFonts w:ascii="Times New Roman" w:hAnsi="Times New Roman" w:eastAsia="MS Gothic" w:cs="Times New Roman"/>
                <w:color w:val="EE0000"/>
                <w:sz w:val="22"/>
                <w:szCs w:val="22"/>
                <w:lang w:eastAsia="ja-JP"/>
              </w:rPr>
              <w:t>45 (сорок пять) календарных дней</w:t>
            </w:r>
            <w:r>
              <w:rPr>
                <w:rFonts w:ascii="Times New Roman" w:hAnsi="Times New Roman" w:eastAsia="MS Gothic" w:cs="Times New Roman"/>
                <w:sz w:val="22"/>
                <w:szCs w:val="22"/>
                <w:lang w:eastAsia="ja-JP"/>
              </w:rPr>
              <w:t xml:space="preserve"> с даты оплаты аванса согласно п.6.1. настоящего Приложения без учета национальных праздников. Срок поставки Товара продлевается на срок задержки исполнения Покупателем своих обязательств по оплате согласно п.6.1. настоящего Приложения.</w:t>
            </w:r>
          </w:p>
          <w:p w14:paraId="71AD859F">
            <w:pPr>
              <w:keepNext/>
              <w:keepLines/>
              <w:contextualSpacing/>
              <w:jc w:val="both"/>
              <w:rPr>
                <w:rFonts w:ascii="Times New Roman" w:hAnsi="Times New Roman" w:eastAsia="MS Gothic" w:cs="Times New Roman"/>
                <w:sz w:val="22"/>
                <w:szCs w:val="22"/>
                <w:lang w:eastAsia="ja-JP"/>
              </w:rPr>
            </w:pPr>
            <w:r>
              <w:rPr>
                <w:rFonts w:ascii="Times New Roman" w:hAnsi="Times New Roman" w:eastAsia="MS Gothic" w:cs="Times New Roman"/>
                <w:sz w:val="22"/>
                <w:szCs w:val="22"/>
                <w:lang w:eastAsia="ja-JP"/>
              </w:rPr>
              <w:t xml:space="preserve">Продавец извещает Покупателя о готовности Товара к отгрузке посредством факсимильной связи </w:t>
            </w:r>
            <w:r>
              <w:rPr>
                <w:rFonts w:ascii="Times New Roman" w:hAnsi="Times New Roman" w:cs="Times New Roman"/>
                <w:sz w:val="22"/>
                <w:szCs w:val="22"/>
                <w:highlight w:val="yellow"/>
                <w:rPrChange w:id="224" w:author="Felix阿星" w:date="2026-06-17T14:15:51Z">
                  <w:rPr>
                    <w:rFonts w:ascii="Times New Roman" w:hAnsi="Times New Roman" w:cs="Times New Roman"/>
                    <w:sz w:val="22"/>
                    <w:szCs w:val="22"/>
                  </w:rPr>
                </w:rPrChange>
              </w:rPr>
              <w:t>+7 (495) 221-80-26</w:t>
            </w:r>
            <w:r>
              <w:rPr>
                <w:rFonts w:ascii="Times New Roman" w:hAnsi="Times New Roman" w:cs="Times New Roman"/>
                <w:sz w:val="22"/>
                <w:szCs w:val="22"/>
              </w:rPr>
              <w:t xml:space="preserve"> или электронной почты </w:t>
            </w:r>
            <w:r>
              <w:rPr>
                <w:rFonts w:ascii="Times New Roman" w:hAnsi="Times New Roman" w:cs="Times New Roman"/>
                <w:sz w:val="22"/>
                <w:szCs w:val="22"/>
                <w:highlight w:val="yellow"/>
                <w:u w:val="single"/>
                <w:rPrChange w:id="225" w:author="Felix阿星" w:date="2026-06-17T14:15:58Z">
                  <w:rPr>
                    <w:rFonts w:ascii="Times New Roman" w:hAnsi="Times New Roman" w:cs="Times New Roman"/>
                    <w:sz w:val="22"/>
                    <w:szCs w:val="22"/>
                    <w:u w:val="single"/>
                  </w:rPr>
                </w:rPrChange>
              </w:rPr>
              <w:t>info@aftproject.ru</w:t>
            </w:r>
            <w:r>
              <w:rPr>
                <w:rFonts w:ascii="Times New Roman" w:hAnsi="Times New Roman" w:cs="Times New Roman"/>
                <w:sz w:val="22"/>
                <w:szCs w:val="22"/>
              </w:rPr>
              <w:t>, за 10 (десять) календарных дней до начала отгрузки.</w:t>
            </w:r>
          </w:p>
        </w:tc>
        <w:tc>
          <w:tcPr>
            <w:tcW w:w="5176" w:type="dxa"/>
            <w:gridSpan w:val="5"/>
            <w:tcBorders>
              <w:top w:val="single" w:color="auto" w:sz="4" w:space="0"/>
              <w:left w:val="single" w:color="auto" w:sz="4" w:space="0"/>
              <w:bottom w:val="single" w:color="auto" w:sz="4" w:space="0"/>
              <w:right w:val="single" w:color="auto" w:sz="4" w:space="0"/>
            </w:tcBorders>
          </w:tcPr>
          <w:p w14:paraId="28EC177B">
            <w:pPr>
              <w:pStyle w:val="4"/>
              <w:keepNext/>
              <w:keepLines/>
              <w:contextualSpacing/>
              <w:jc w:val="both"/>
              <w:rPr>
                <w:sz w:val="22"/>
                <w:szCs w:val="22"/>
                <w:lang w:val="en-US" w:eastAsia="lt-LT"/>
              </w:rPr>
            </w:pPr>
            <w:r>
              <w:rPr>
                <w:sz w:val="22"/>
                <w:szCs w:val="22"/>
                <w:u w:val="single"/>
                <w:lang w:val="en-US" w:eastAsia="lt-LT"/>
              </w:rPr>
              <w:t>5. Goods delivery time</w:t>
            </w:r>
            <w:r>
              <w:rPr>
                <w:sz w:val="22"/>
                <w:szCs w:val="22"/>
                <w:lang w:val="en-US" w:eastAsia="lt-LT"/>
              </w:rPr>
              <w:t xml:space="preserve">: </w:t>
            </w:r>
          </w:p>
          <w:p w14:paraId="044D97B0">
            <w:pPr>
              <w:pStyle w:val="4"/>
              <w:contextualSpacing/>
              <w:jc w:val="both"/>
              <w:rPr>
                <w:b w:val="0"/>
                <w:sz w:val="22"/>
                <w:szCs w:val="22"/>
                <w:lang w:val="en-US" w:eastAsia="lt-LT"/>
              </w:rPr>
            </w:pPr>
            <w:r>
              <w:rPr>
                <w:b w:val="0"/>
                <w:sz w:val="22"/>
                <w:szCs w:val="22"/>
                <w:lang w:val="en-US" w:eastAsia="lt-LT"/>
              </w:rPr>
              <w:t xml:space="preserve">Goods should be delivered up in time not later than </w:t>
            </w:r>
            <w:r>
              <w:rPr>
                <w:b w:val="0"/>
                <w:color w:val="EE0000"/>
                <w:sz w:val="22"/>
                <w:szCs w:val="22"/>
                <w:lang w:val="en-US" w:eastAsia="lt-LT"/>
              </w:rPr>
              <w:t>45 (forty-five) calendar days</w:t>
            </w:r>
            <w:r>
              <w:rPr>
                <w:b w:val="0"/>
                <w:sz w:val="22"/>
                <w:szCs w:val="22"/>
                <w:lang w:val="en-US" w:eastAsia="lt-LT"/>
              </w:rPr>
              <w:t xml:space="preserve"> from the date of payment of the </w:t>
            </w:r>
            <w:r>
              <w:rPr>
                <w:b w:val="0"/>
                <w:sz w:val="22"/>
                <w:szCs w:val="22"/>
                <w:lang w:val="en-US" w:eastAsia="zh-CN"/>
              </w:rPr>
              <w:t>advance payment according to the paragraph 6.1.</w:t>
            </w:r>
            <w:r>
              <w:rPr>
                <w:b w:val="0"/>
                <w:sz w:val="22"/>
                <w:szCs w:val="22"/>
                <w:lang w:val="en-US" w:eastAsia="lt-LT"/>
              </w:rPr>
              <w:t xml:space="preserve"> of this Appendix excluding national holidays. Delivery of Goods shall be extended for a period of delay of the Buyer's payment obligations under the paragraph 6.1 of the present Appendix. </w:t>
            </w:r>
          </w:p>
          <w:p w14:paraId="2FC0F1C9">
            <w:pPr>
              <w:keepNext/>
              <w:keepLines/>
              <w:contextualSpacing/>
              <w:jc w:val="both"/>
              <w:rPr>
                <w:rFonts w:ascii="Times New Roman" w:hAnsi="Times New Roman" w:cs="Times New Roman"/>
                <w:sz w:val="22"/>
                <w:szCs w:val="22"/>
                <w:lang w:val="en-US"/>
              </w:rPr>
            </w:pPr>
            <w:r>
              <w:rPr>
                <w:rFonts w:ascii="Times New Roman" w:hAnsi="Times New Roman" w:cs="Times New Roman"/>
                <w:bCs/>
                <w:sz w:val="22"/>
                <w:szCs w:val="22"/>
                <w:lang w:val="en-US" w:eastAsia="lt-LT"/>
              </w:rPr>
              <w:t xml:space="preserve">The Seller shall notify the Buyer of the readiness to supply the Goods through facsimile </w:t>
            </w:r>
            <w:r>
              <w:rPr>
                <w:rFonts w:ascii="Times New Roman" w:hAnsi="Times New Roman" w:cs="Times New Roman"/>
                <w:bCs/>
                <w:sz w:val="22"/>
                <w:szCs w:val="22"/>
                <w:highlight w:val="yellow"/>
                <w:lang w:val="en-US" w:eastAsia="lt-LT"/>
                <w:rPrChange w:id="226" w:author="Felix阿星" w:date="2026-06-17T14:16:11Z">
                  <w:rPr>
                    <w:rFonts w:ascii="Times New Roman" w:hAnsi="Times New Roman" w:cs="Times New Roman"/>
                    <w:bCs/>
                    <w:sz w:val="22"/>
                    <w:szCs w:val="22"/>
                    <w:lang w:val="en-US" w:eastAsia="lt-LT"/>
                  </w:rPr>
                </w:rPrChange>
              </w:rPr>
              <w:t>+7 (495) 221-80-26</w:t>
            </w:r>
            <w:r>
              <w:rPr>
                <w:rFonts w:ascii="Times New Roman" w:hAnsi="Times New Roman" w:cs="Times New Roman"/>
                <w:bCs/>
                <w:sz w:val="22"/>
                <w:szCs w:val="22"/>
                <w:lang w:val="en-US" w:eastAsia="lt-LT"/>
              </w:rPr>
              <w:t xml:space="preserve"> or e-mail </w:t>
            </w:r>
            <w:r>
              <w:rPr>
                <w:rFonts w:ascii="Times New Roman" w:hAnsi="Times New Roman" w:cs="Times New Roman"/>
                <w:bCs/>
                <w:sz w:val="22"/>
                <w:szCs w:val="22"/>
                <w:highlight w:val="yellow"/>
                <w:u w:val="single"/>
                <w:lang w:val="en-US" w:eastAsia="lt-LT"/>
                <w:rPrChange w:id="227" w:author="Felix阿星" w:date="2026-06-17T14:16:16Z">
                  <w:rPr>
                    <w:rFonts w:ascii="Times New Roman" w:hAnsi="Times New Roman" w:cs="Times New Roman"/>
                    <w:bCs/>
                    <w:sz w:val="22"/>
                    <w:szCs w:val="22"/>
                    <w:u w:val="single"/>
                    <w:lang w:val="en-US" w:eastAsia="lt-LT"/>
                  </w:rPr>
                </w:rPrChange>
              </w:rPr>
              <w:t>info@aftproject.ru</w:t>
            </w:r>
            <w:r>
              <w:rPr>
                <w:rFonts w:ascii="Times New Roman" w:hAnsi="Times New Roman" w:cs="Times New Roman"/>
                <w:bCs/>
                <w:sz w:val="22"/>
                <w:szCs w:val="22"/>
                <w:lang w:val="en-US" w:eastAsia="lt-LT"/>
              </w:rPr>
              <w:t>, 10 calendar days before the beginning of the shipment.</w:t>
            </w:r>
          </w:p>
        </w:tc>
      </w:tr>
      <w:tr w14:paraId="0F18378D">
        <w:tblPrEx>
          <w:tblCellMar>
            <w:top w:w="0" w:type="dxa"/>
            <w:left w:w="108" w:type="dxa"/>
            <w:bottom w:w="0" w:type="dxa"/>
            <w:right w:w="108" w:type="dxa"/>
          </w:tblCellMar>
        </w:tblPrEx>
        <w:trPr>
          <w:trHeight w:val="556" w:hRule="atLeast"/>
        </w:trPr>
        <w:tc>
          <w:tcPr>
            <w:tcW w:w="5132" w:type="dxa"/>
            <w:gridSpan w:val="4"/>
            <w:tcBorders>
              <w:top w:val="single" w:color="auto" w:sz="4" w:space="0"/>
              <w:left w:val="single" w:color="auto" w:sz="4" w:space="0"/>
              <w:bottom w:val="single" w:color="auto" w:sz="4" w:space="0"/>
              <w:right w:val="single" w:color="auto" w:sz="4" w:space="0"/>
            </w:tcBorders>
          </w:tcPr>
          <w:p w14:paraId="19CA9D2F">
            <w:pPr>
              <w:keepNext/>
              <w:keepLines/>
              <w:contextualSpacing/>
              <w:rPr>
                <w:rFonts w:ascii="Times New Roman" w:hAnsi="Times New Roman" w:cs="Times New Roman"/>
                <w:b/>
                <w:iCs/>
                <w:color w:val="000000" w:themeColor="text1"/>
                <w:sz w:val="22"/>
                <w:szCs w:val="22"/>
                <w:u w:val="single"/>
                <w14:textFill>
                  <w14:solidFill>
                    <w14:schemeClr w14:val="tx1"/>
                  </w14:solidFill>
                </w14:textFill>
              </w:rPr>
            </w:pPr>
            <w:r>
              <w:rPr>
                <w:rFonts w:ascii="Times New Roman" w:hAnsi="Times New Roman" w:cs="Times New Roman"/>
                <w:b/>
                <w:iCs/>
                <w:color w:val="000000" w:themeColor="text1"/>
                <w:sz w:val="22"/>
                <w:szCs w:val="22"/>
                <w:u w:val="single"/>
                <w14:textFill>
                  <w14:solidFill>
                    <w14:schemeClr w14:val="tx1"/>
                  </w14:solidFill>
                </w14:textFill>
              </w:rPr>
              <w:t>6. Условия платежа, срок и порядок оплаты Товара:</w:t>
            </w:r>
          </w:p>
          <w:p w14:paraId="6ABB4176">
            <w:pPr>
              <w:keepNext/>
              <w:keepLines/>
              <w:contextualSpacing/>
              <w:jc w:val="both"/>
              <w:rPr>
                <w:del w:id="228" w:author="Ellen" w:date="2026-06-14T20:43:41Z"/>
                <w:rFonts w:ascii="Times New Roman" w:hAnsi="Times New Roman" w:cs="Times New Roman"/>
                <w:color w:val="000000" w:themeColor="text1"/>
                <w:sz w:val="22"/>
                <w:szCs w:val="22"/>
                <w:highlight w:val="yellow"/>
                <w14:textFill>
                  <w14:solidFill>
                    <w14:schemeClr w14:val="tx1"/>
                  </w14:solidFill>
                </w14:textFill>
              </w:rPr>
            </w:pPr>
            <w:del w:id="229" w:author="Ellen" w:date="2026-06-14T20:43:41Z">
              <w:r>
                <w:rPr>
                  <w:rFonts w:ascii="Times New Roman" w:hAnsi="Times New Roman" w:cs="Times New Roman"/>
                  <w:color w:val="000000" w:themeColor="text1"/>
                  <w:sz w:val="22"/>
                  <w:szCs w:val="22"/>
                  <w:highlight w:val="yellow"/>
                  <w14:textFill>
                    <w14:solidFill>
                      <w14:schemeClr w14:val="tx1"/>
                    </w14:solidFill>
                  </w14:textFill>
                </w:rPr>
                <w:delText xml:space="preserve">6.1. Оплата товара по настоящему Контракту осуществляется в следующем порядке:  </w:delText>
              </w:r>
            </w:del>
          </w:p>
          <w:p w14:paraId="2CCB3811">
            <w:pPr>
              <w:keepNext/>
              <w:keepLines/>
              <w:contextualSpacing/>
              <w:jc w:val="both"/>
              <w:rPr>
                <w:del w:id="230" w:author="Ellen" w:date="2026-06-14T20:43:41Z"/>
                <w:rFonts w:ascii="Times New Roman" w:hAnsi="Times New Roman" w:cs="Times New Roman"/>
                <w:color w:val="000000" w:themeColor="text1"/>
                <w:sz w:val="22"/>
                <w:szCs w:val="22"/>
                <w:highlight w:val="yellow"/>
                <w14:textFill>
                  <w14:solidFill>
                    <w14:schemeClr w14:val="tx1"/>
                  </w14:solidFill>
                </w14:textFill>
              </w:rPr>
            </w:pPr>
            <w:del w:id="231" w:author="Ellen" w:date="2026-06-14T20:43:41Z">
              <w:r>
                <w:rPr>
                  <w:rFonts w:ascii="Times New Roman" w:hAnsi="Times New Roman" w:cs="Times New Roman"/>
                  <w:color w:val="000000" w:themeColor="text1"/>
                  <w:sz w:val="22"/>
                  <w:szCs w:val="22"/>
                  <w:highlight w:val="yellow"/>
                  <w14:textFill>
                    <w14:solidFill>
                      <w14:schemeClr w14:val="tx1"/>
                    </w14:solidFill>
                  </w14:textFill>
                </w:rPr>
                <w:delText>Плательщиком выступает компания Huiying Hong Kong Trade Co Limited (далее — Плательщик), действующий на основании агентского договора с Покупателем.</w:delText>
              </w:r>
            </w:del>
          </w:p>
          <w:p w14:paraId="0B32A2BF">
            <w:pPr>
              <w:keepNext/>
              <w:keepLines/>
              <w:contextualSpacing/>
              <w:jc w:val="both"/>
              <w:rPr>
                <w:del w:id="232" w:author="Ellen" w:date="2026-06-14T20:43:41Z"/>
                <w:rFonts w:ascii="Times New Roman" w:hAnsi="Times New Roman" w:cs="Times New Roman"/>
                <w:color w:val="000000" w:themeColor="text1"/>
                <w:sz w:val="22"/>
                <w:szCs w:val="22"/>
                <w:highlight w:val="yellow"/>
                <w14:textFill>
                  <w14:solidFill>
                    <w14:schemeClr w14:val="tx1"/>
                  </w14:solidFill>
                </w14:textFill>
              </w:rPr>
            </w:pPr>
            <w:del w:id="233" w:author="Ellen" w:date="2026-06-14T20:43:41Z">
              <w:r>
                <w:rPr>
                  <w:rFonts w:ascii="Times New Roman" w:hAnsi="Times New Roman" w:cs="Times New Roman"/>
                  <w:color w:val="000000" w:themeColor="text1"/>
                  <w:sz w:val="22"/>
                  <w:szCs w:val="22"/>
                  <w:highlight w:val="yellow"/>
                  <w14:textFill>
                    <w14:solidFill>
                      <w14:schemeClr w14:val="tx1"/>
                    </w14:solidFill>
                  </w14:textFill>
                </w:rPr>
                <w:delText>6.2. Покупатель поручает, а Продавец принимает, что оплата стоимости товара производится Плательщиком непосредственно на расчетный счет Продавца, указанный в Разделе 15 «Адреса и банковские реквизиты сторон» настоящего Контракта.</w:delText>
              </w:r>
            </w:del>
          </w:p>
          <w:p w14:paraId="309A2033">
            <w:pPr>
              <w:keepNext/>
              <w:keepLines/>
              <w:contextualSpacing/>
              <w:jc w:val="both"/>
              <w:rPr>
                <w:del w:id="234" w:author="Ellen" w:date="2026-06-14T20:43:41Z"/>
                <w:rFonts w:ascii="Times New Roman" w:hAnsi="Times New Roman" w:cs="Times New Roman"/>
                <w:color w:val="000000" w:themeColor="text1"/>
                <w:sz w:val="22"/>
                <w:szCs w:val="22"/>
                <w:highlight w:val="yellow"/>
                <w14:textFill>
                  <w14:solidFill>
                    <w14:schemeClr w14:val="tx1"/>
                  </w14:solidFill>
                </w14:textFill>
              </w:rPr>
            </w:pPr>
            <w:del w:id="235" w:author="Ellen" w:date="2026-06-14T20:43:41Z">
              <w:r>
                <w:rPr>
                  <w:rFonts w:ascii="Times New Roman" w:hAnsi="Times New Roman" w:cs="Times New Roman"/>
                  <w:color w:val="000000" w:themeColor="text1"/>
                  <w:sz w:val="22"/>
                  <w:szCs w:val="22"/>
                  <w:highlight w:val="yellow"/>
                  <w14:textFill>
                    <w14:solidFill>
                      <w14:schemeClr w14:val="tx1"/>
                    </w14:solidFill>
                  </w14:textFill>
                </w:rPr>
                <w:delText xml:space="preserve">6.3. Обязательства Покупателя по оплате товара считаются исполненными надлежащим образом с момента зачисления денежных средств в полном объеме на счет Продавца от Плательщика.  </w:delText>
              </w:r>
            </w:del>
          </w:p>
          <w:p w14:paraId="23D221D1">
            <w:pPr>
              <w:keepNext/>
              <w:keepLines/>
              <w:contextualSpacing/>
              <w:jc w:val="both"/>
              <w:rPr>
                <w:del w:id="236" w:author="Ellen" w:date="2026-06-14T20:43:41Z"/>
                <w:rFonts w:ascii="Times New Roman" w:hAnsi="Times New Roman" w:cs="Times New Roman"/>
                <w:color w:val="000000" w:themeColor="text1"/>
                <w:sz w:val="22"/>
                <w:szCs w:val="22"/>
                <w:highlight w:val="yellow"/>
                <w14:textFill>
                  <w14:solidFill>
                    <w14:schemeClr w14:val="tx1"/>
                  </w14:solidFill>
                </w14:textFill>
              </w:rPr>
            </w:pPr>
            <w:del w:id="237" w:author="Ellen" w:date="2026-06-14T20:43:41Z">
              <w:r>
                <w:rPr>
                  <w:rFonts w:ascii="Times New Roman" w:hAnsi="Times New Roman" w:cs="Times New Roman"/>
                  <w:color w:val="000000" w:themeColor="text1"/>
                  <w:sz w:val="22"/>
                  <w:szCs w:val="22"/>
                  <w:highlight w:val="yellow"/>
                  <w14:textFill>
                    <w14:solidFill>
                      <w14:schemeClr w14:val="tx1"/>
                    </w14:solidFill>
                  </w14:textFill>
                </w:rPr>
                <w:delText>При этом Продавец не вправе предъявлять какие-либо претензии к Покупателю, связанные с неплатежом или задержкой платежа, если средства были перечислены Плательщиком, но не поступили на счет Продавца по причинам, зависящим от банков Плательщика или Продавца.</w:delText>
              </w:r>
            </w:del>
          </w:p>
          <w:p w14:paraId="3831ACC4">
            <w:pPr>
              <w:keepNext/>
              <w:keepLines/>
              <w:contextualSpacing/>
              <w:jc w:val="both"/>
              <w:rPr>
                <w:del w:id="238" w:author="Ellen" w:date="2026-06-14T20:43:41Z"/>
                <w:rFonts w:ascii="Times New Roman" w:hAnsi="Times New Roman" w:cs="Times New Roman"/>
                <w:color w:val="000000" w:themeColor="text1"/>
                <w:sz w:val="22"/>
                <w:szCs w:val="22"/>
                <w14:textFill>
                  <w14:solidFill>
                    <w14:schemeClr w14:val="tx1"/>
                  </w14:solidFill>
                </w14:textFill>
              </w:rPr>
            </w:pPr>
            <w:del w:id="239" w:author="Ellen" w:date="2026-06-14T20:43:41Z">
              <w:r>
                <w:rPr>
                  <w:rFonts w:ascii="Times New Roman" w:hAnsi="Times New Roman" w:cs="Times New Roman"/>
                  <w:color w:val="000000" w:themeColor="text1"/>
                  <w:sz w:val="22"/>
                  <w:szCs w:val="22"/>
                  <w:highlight w:val="yellow"/>
                  <w14:textFill>
                    <w14:solidFill>
                      <w14:schemeClr w14:val="tx1"/>
                    </w14:solidFill>
                  </w14:textFill>
                </w:rPr>
                <w:delText>6.4. Все расходы, связанные с банковским переводом, несет Плательщик, если иное не предусмотрено отдельным соглашением между Плательщиком и Покупателем.</w:delText>
              </w:r>
            </w:del>
          </w:p>
          <w:p w14:paraId="59731FB9">
            <w:pPr>
              <w:keepNext/>
              <w:keepLines/>
              <w:contextualSpacing/>
              <w:jc w:val="both"/>
              <w:rPr>
                <w:rFonts w:ascii="Times New Roman" w:hAnsi="Times New Roman" w:cs="Times New Roman"/>
                <w:color w:val="FF0000"/>
                <w:sz w:val="22"/>
                <w:szCs w:val="22"/>
              </w:rPr>
            </w:pPr>
          </w:p>
          <w:p w14:paraId="71CA65A0">
            <w:pPr>
              <w:keepNext/>
              <w:keepLines/>
              <w:contextualSpacing/>
              <w:jc w:val="both"/>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6.</w:t>
            </w:r>
            <w:ins w:id="240" w:author="Ellen" w:date="2026-06-14T20:44:21Z">
              <w:r>
                <w:rPr>
                  <w:rFonts w:hint="eastAsia" w:ascii="Times New Roman" w:hAnsi="Times New Roman" w:cs="Times New Roman"/>
                  <w:color w:val="000000" w:themeColor="text1"/>
                  <w:sz w:val="22"/>
                  <w:szCs w:val="22"/>
                  <w:lang w:val="en-US" w:eastAsia="zh-CN"/>
                  <w14:textFill>
                    <w14:solidFill>
                      <w14:schemeClr w14:val="tx1"/>
                    </w14:solidFill>
                  </w14:textFill>
                </w:rPr>
                <w:t>1</w:t>
              </w:r>
            </w:ins>
            <w:del w:id="241" w:author="Ellen" w:date="2026-06-14T20:44:20Z">
              <w:r>
                <w:rPr>
                  <w:rFonts w:ascii="Times New Roman" w:hAnsi="Times New Roman" w:cs="Times New Roman"/>
                  <w:color w:val="000000" w:themeColor="text1"/>
                  <w:sz w:val="22"/>
                  <w:szCs w:val="22"/>
                  <w14:textFill>
                    <w14:solidFill>
                      <w14:schemeClr w14:val="tx1"/>
                    </w14:solidFill>
                  </w14:textFill>
                </w:rPr>
                <w:delText>5</w:delText>
              </w:r>
            </w:del>
            <w:r>
              <w:rPr>
                <w:rFonts w:ascii="Times New Roman" w:hAnsi="Times New Roman" w:cs="Times New Roman"/>
                <w:color w:val="000000" w:themeColor="text1"/>
                <w:sz w:val="22"/>
                <w:szCs w:val="22"/>
                <w14:textFill>
                  <w14:solidFill>
                    <w14:schemeClr w14:val="tx1"/>
                  </w14:solidFill>
                </w14:textFill>
              </w:rPr>
              <w:t xml:space="preserve"> Аванс в размере </w:t>
            </w:r>
            <w:r>
              <w:rPr>
                <w:rFonts w:ascii="Times New Roman" w:hAnsi="Times New Roman" w:cs="Times New Roman"/>
                <w:color w:val="000000" w:themeColor="text1"/>
                <w:sz w:val="22"/>
                <w:szCs w:val="22"/>
                <w:highlight w:val="yellow"/>
                <w:rPrChange w:id="242" w:author="Felix阿星" w:date="2026-06-17T14:16:48Z">
                  <w:rPr>
                    <w:rFonts w:ascii="Times New Roman" w:hAnsi="Times New Roman" w:cs="Times New Roman"/>
                    <w:color w:val="000000" w:themeColor="text1"/>
                    <w:sz w:val="22"/>
                    <w:szCs w:val="22"/>
                    <w14:textFill>
                      <w14:solidFill>
                        <w14:schemeClr w14:val="tx1"/>
                      </w14:solidFill>
                    </w14:textFill>
                  </w:rPr>
                </w:rPrChange>
                <w14:textFill>
                  <w14:solidFill>
                    <w14:schemeClr w14:val="tx1"/>
                  </w14:solidFill>
                </w14:textFill>
              </w:rPr>
              <w:t xml:space="preserve">20% </w:t>
            </w:r>
            <w:r>
              <w:rPr>
                <w:rFonts w:ascii="Times New Roman" w:hAnsi="Times New Roman" w:cs="Times New Roman"/>
                <w:b/>
                <w:color w:val="000000" w:themeColor="text1"/>
                <w:sz w:val="22"/>
                <w:szCs w:val="22"/>
                <w:highlight w:val="yellow"/>
                <w:rPrChange w:id="243" w:author="Felix阿星" w:date="2026-06-17T14:16:48Z">
                  <w:rPr>
                    <w:rFonts w:ascii="Times New Roman" w:hAnsi="Times New Roman" w:cs="Times New Roman"/>
                    <w:b/>
                    <w:color w:val="000000" w:themeColor="text1"/>
                    <w:sz w:val="22"/>
                    <w:szCs w:val="22"/>
                    <w14:textFill>
                      <w14:solidFill>
                        <w14:schemeClr w14:val="tx1"/>
                      </w14:solidFill>
                    </w14:textFill>
                  </w:rPr>
                </w:rPrChange>
                <w14:textFill>
                  <w14:solidFill>
                    <w14:schemeClr w14:val="tx1"/>
                  </w14:solidFill>
                </w14:textFill>
              </w:rPr>
              <w:t>410 580</w:t>
            </w:r>
            <w:r>
              <w:rPr>
                <w:rFonts w:ascii="Times New Roman" w:hAnsi="Times New Roman" w:cs="Times New Roman"/>
                <w:color w:val="000000" w:themeColor="text1"/>
                <w:sz w:val="22"/>
                <w:szCs w:val="22"/>
                <w14:textFill>
                  <w14:solidFill>
                    <w14:schemeClr w14:val="tx1"/>
                  </w14:solidFill>
                </w14:textFill>
              </w:rPr>
              <w:t xml:space="preserve"> (</w:t>
            </w:r>
            <w:r>
              <w:rPr>
                <w:rFonts w:ascii="Times New Roman" w:hAnsi="Times New Roman" w:cs="Times New Roman"/>
                <w:color w:val="000000" w:themeColor="text1"/>
                <w:sz w:val="22"/>
                <w:szCs w:val="22"/>
                <w:highlight w:val="yellow"/>
                <w:rPrChange w:id="244" w:author="Felix阿星" w:date="2026-06-17T14:16:51Z">
                  <w:rPr>
                    <w:rFonts w:ascii="Times New Roman" w:hAnsi="Times New Roman" w:cs="Times New Roman"/>
                    <w:color w:val="000000" w:themeColor="text1"/>
                    <w:sz w:val="22"/>
                    <w:szCs w:val="22"/>
                    <w14:textFill>
                      <w14:solidFill>
                        <w14:schemeClr w14:val="tx1"/>
                      </w14:solidFill>
                    </w14:textFill>
                  </w:rPr>
                </w:rPrChange>
                <w14:textFill>
                  <w14:solidFill>
                    <w14:schemeClr w14:val="tx1"/>
                  </w14:solidFill>
                </w14:textFill>
              </w:rPr>
              <w:t>четыреста десять тысяч пятьсот восемьдесят</w:t>
            </w:r>
            <w:r>
              <w:rPr>
                <w:rFonts w:ascii="Times New Roman" w:hAnsi="Times New Roman" w:cs="Times New Roman"/>
                <w:color w:val="000000" w:themeColor="text1"/>
                <w:sz w:val="22"/>
                <w:szCs w:val="22"/>
                <w14:textFill>
                  <w14:solidFill>
                    <w14:schemeClr w14:val="tx1"/>
                  </w14:solidFill>
                </w14:textFill>
              </w:rPr>
              <w:t>) юаней КНР 00 фэней Покупатель оплачивает прямым банковским переводом на счет Продавца в течение 60 (шестьдесят) банковских дней с даты подписания уполномоченными представителями обеих Сторон настоящего приложения на основании счета Продавца.</w:t>
            </w:r>
          </w:p>
          <w:p w14:paraId="0CFCCCCC">
            <w:pPr>
              <w:keepNext/>
              <w:keepLines/>
              <w:contextualSpacing/>
              <w:jc w:val="both"/>
              <w:rPr>
                <w:rFonts w:ascii="Times New Roman" w:hAnsi="Times New Roman" w:cs="Times New Roman"/>
                <w:sz w:val="22"/>
                <w:szCs w:val="22"/>
              </w:rPr>
            </w:pPr>
            <w:r>
              <w:rPr>
                <w:rFonts w:ascii="Times New Roman" w:hAnsi="Times New Roman" w:cs="Times New Roman"/>
                <w:color w:val="000000" w:themeColor="text1"/>
                <w:sz w:val="22"/>
                <w:szCs w:val="22"/>
                <w14:textFill>
                  <w14:solidFill>
                    <w14:schemeClr w14:val="tx1"/>
                  </w14:solidFill>
                </w14:textFill>
              </w:rPr>
              <w:t>6.</w:t>
            </w:r>
            <w:ins w:id="245" w:author="Ellen" w:date="2026-06-14T20:44:44Z">
              <w:r>
                <w:rPr>
                  <w:rFonts w:hint="eastAsia" w:ascii="Times New Roman" w:hAnsi="Times New Roman" w:cs="Times New Roman"/>
                  <w:color w:val="000000" w:themeColor="text1"/>
                  <w:sz w:val="22"/>
                  <w:szCs w:val="22"/>
                  <w:lang w:val="en-US" w:eastAsia="zh-CN"/>
                  <w14:textFill>
                    <w14:solidFill>
                      <w14:schemeClr w14:val="tx1"/>
                    </w14:solidFill>
                  </w14:textFill>
                </w:rPr>
                <w:t>2</w:t>
              </w:r>
            </w:ins>
            <w:del w:id="246" w:author="Ellen" w:date="2026-06-14T20:44:43Z">
              <w:r>
                <w:rPr>
                  <w:rFonts w:ascii="Times New Roman" w:hAnsi="Times New Roman" w:cs="Times New Roman"/>
                  <w:color w:val="000000" w:themeColor="text1"/>
                  <w:sz w:val="22"/>
                  <w:szCs w:val="22"/>
                  <w14:textFill>
                    <w14:solidFill>
                      <w14:schemeClr w14:val="tx1"/>
                    </w14:solidFill>
                  </w14:textFill>
                </w:rPr>
                <w:delText>6</w:delText>
              </w:r>
            </w:del>
            <w:r>
              <w:rPr>
                <w:rFonts w:ascii="Times New Roman" w:hAnsi="Times New Roman" w:cs="Times New Roman"/>
                <w:color w:val="000000" w:themeColor="text1"/>
                <w:sz w:val="22"/>
                <w:szCs w:val="22"/>
                <w14:textFill>
                  <w14:solidFill>
                    <w14:schemeClr w14:val="tx1"/>
                  </w14:solidFill>
                </w14:textFill>
              </w:rPr>
              <w:t xml:space="preserve">  Сумму в размере </w:t>
            </w:r>
            <w:r>
              <w:rPr>
                <w:rFonts w:ascii="Times New Roman" w:hAnsi="Times New Roman" w:cs="Times New Roman"/>
                <w:color w:val="000000" w:themeColor="text1"/>
                <w:sz w:val="22"/>
                <w:szCs w:val="22"/>
                <w:highlight w:val="yellow"/>
                <w:rPrChange w:id="247" w:author="Felix阿星" w:date="2026-06-17T14:17:05Z">
                  <w:rPr>
                    <w:rFonts w:ascii="Times New Roman" w:hAnsi="Times New Roman" w:cs="Times New Roman"/>
                    <w:color w:val="000000" w:themeColor="text1"/>
                    <w:sz w:val="22"/>
                    <w:szCs w:val="22"/>
                    <w14:textFill>
                      <w14:solidFill>
                        <w14:schemeClr w14:val="tx1"/>
                      </w14:solidFill>
                    </w14:textFill>
                  </w:rPr>
                </w:rPrChange>
                <w14:textFill>
                  <w14:solidFill>
                    <w14:schemeClr w14:val="tx1"/>
                  </w14:solidFill>
                </w14:textFill>
              </w:rPr>
              <w:t xml:space="preserve">80% </w:t>
            </w:r>
            <w:r>
              <w:rPr>
                <w:rFonts w:ascii="Times New Roman" w:hAnsi="Times New Roman" w:cs="Times New Roman"/>
                <w:b/>
                <w:color w:val="000000" w:themeColor="text1"/>
                <w:sz w:val="22"/>
                <w:szCs w:val="22"/>
                <w:highlight w:val="yellow"/>
                <w:rPrChange w:id="248" w:author="Felix阿星" w:date="2026-06-17T14:17:05Z">
                  <w:rPr>
                    <w:rFonts w:ascii="Times New Roman" w:hAnsi="Times New Roman" w:cs="Times New Roman"/>
                    <w:b/>
                    <w:color w:val="000000" w:themeColor="text1"/>
                    <w:sz w:val="22"/>
                    <w:szCs w:val="22"/>
                    <w14:textFill>
                      <w14:solidFill>
                        <w14:schemeClr w14:val="tx1"/>
                      </w14:solidFill>
                    </w14:textFill>
                  </w:rPr>
                </w:rPrChange>
                <w14:textFill>
                  <w14:solidFill>
                    <w14:schemeClr w14:val="tx1"/>
                  </w14:solidFill>
                </w14:textFill>
              </w:rPr>
              <w:t>1 642 320</w:t>
            </w:r>
            <w:r>
              <w:rPr>
                <w:rFonts w:ascii="Times New Roman" w:hAnsi="Times New Roman" w:cs="Times New Roman"/>
                <w:color w:val="000000" w:themeColor="text1"/>
                <w:sz w:val="22"/>
                <w:szCs w:val="22"/>
                <w14:textFill>
                  <w14:solidFill>
                    <w14:schemeClr w14:val="tx1"/>
                  </w14:solidFill>
                </w14:textFill>
              </w:rPr>
              <w:t xml:space="preserve"> (</w:t>
            </w:r>
            <w:r>
              <w:rPr>
                <w:rFonts w:ascii="Times New Roman" w:hAnsi="Times New Roman" w:cs="Times New Roman"/>
                <w:color w:val="000000" w:themeColor="text1"/>
                <w:sz w:val="22"/>
                <w:szCs w:val="22"/>
                <w:highlight w:val="yellow"/>
                <w:rPrChange w:id="249" w:author="Felix阿星" w:date="2026-06-17T14:17:14Z">
                  <w:rPr>
                    <w:rFonts w:ascii="Times New Roman" w:hAnsi="Times New Roman" w:cs="Times New Roman"/>
                    <w:color w:val="000000" w:themeColor="text1"/>
                    <w:sz w:val="22"/>
                    <w:szCs w:val="22"/>
                    <w14:textFill>
                      <w14:solidFill>
                        <w14:schemeClr w14:val="tx1"/>
                      </w14:solidFill>
                    </w14:textFill>
                  </w:rPr>
                </w:rPrChange>
                <w14:textFill>
                  <w14:solidFill>
                    <w14:schemeClr w14:val="tx1"/>
                  </w14:solidFill>
                </w14:textFill>
              </w:rPr>
              <w:t>один миллион шестьсот сорок две тысячи триста двадцать</w:t>
            </w:r>
            <w:r>
              <w:rPr>
                <w:rFonts w:ascii="Times New Roman" w:hAnsi="Times New Roman" w:cs="Times New Roman"/>
                <w:color w:val="000000" w:themeColor="text1"/>
                <w:sz w:val="22"/>
                <w:szCs w:val="22"/>
                <w14:textFill>
                  <w14:solidFill>
                    <w14:schemeClr w14:val="tx1"/>
                  </w14:solidFill>
                </w14:textFill>
              </w:rPr>
              <w:t>) юаней КНР 00 фэней Покупатель оплачивает прямым банковским переводом на счет Продавца перед отгрузкой Товара.</w:t>
            </w:r>
            <w:r>
              <w:rPr>
                <w:rFonts w:ascii="Times New Roman" w:hAnsi="Times New Roman" w:cs="Times New Roman"/>
                <w:color w:val="000000" w:themeColor="text1"/>
                <w:sz w:val="22"/>
                <w:szCs w:val="22"/>
                <w14:textFill>
                  <w14:solidFill>
                    <w14:schemeClr w14:val="tx1"/>
                  </w14:solidFill>
                </w14:textFill>
              </w:rPr>
              <w:br w:type="textWrapping"/>
            </w:r>
            <w:r>
              <w:rPr>
                <w:rFonts w:ascii="Times New Roman" w:hAnsi="Times New Roman" w:cs="Times New Roman"/>
                <w:color w:val="000000" w:themeColor="text1"/>
                <w:sz w:val="22"/>
                <w:szCs w:val="22"/>
                <w14:textFill>
                  <w14:solidFill>
                    <w14:schemeClr w14:val="tx1"/>
                  </w14:solidFill>
                </w14:textFill>
              </w:rPr>
              <w:t>6.</w:t>
            </w:r>
            <w:ins w:id="250" w:author="Ellen" w:date="2026-06-14T20:44:56Z">
              <w:r>
                <w:rPr>
                  <w:rFonts w:hint="eastAsia" w:ascii="Times New Roman" w:hAnsi="Times New Roman" w:cs="Times New Roman"/>
                  <w:color w:val="000000" w:themeColor="text1"/>
                  <w:sz w:val="22"/>
                  <w:szCs w:val="22"/>
                  <w:lang w:val="en-US" w:eastAsia="zh-CN"/>
                  <w14:textFill>
                    <w14:solidFill>
                      <w14:schemeClr w14:val="tx1"/>
                    </w14:solidFill>
                  </w14:textFill>
                </w:rPr>
                <w:t>3</w:t>
              </w:r>
            </w:ins>
            <w:del w:id="251" w:author="Ellen" w:date="2026-06-14T20:44:55Z">
              <w:r>
                <w:rPr>
                  <w:rFonts w:ascii="Times New Roman" w:hAnsi="Times New Roman" w:cs="Times New Roman"/>
                  <w:color w:val="000000" w:themeColor="text1"/>
                  <w:sz w:val="22"/>
                  <w:szCs w:val="22"/>
                  <w14:textFill>
                    <w14:solidFill>
                      <w14:schemeClr w14:val="tx1"/>
                    </w14:solidFill>
                  </w14:textFill>
                </w:rPr>
                <w:delText>7</w:delText>
              </w:r>
            </w:del>
            <w:r>
              <w:rPr>
                <w:rFonts w:ascii="Times New Roman" w:hAnsi="Times New Roman" w:cs="Times New Roman"/>
                <w:color w:val="000000" w:themeColor="text1"/>
                <w:sz w:val="22"/>
                <w:szCs w:val="22"/>
                <w14:textFill>
                  <w14:solidFill>
                    <w14:schemeClr w14:val="tx1"/>
                  </w14:solidFill>
                </w14:textFill>
              </w:rPr>
              <w:t xml:space="preserve"> Датой исполнения Покупателем обязательств по оплате считается дата поступления денежных средств в полном объеме на расчетный счет Продавца, указанный в п. 15 Контракта.</w:t>
            </w:r>
          </w:p>
        </w:tc>
        <w:tc>
          <w:tcPr>
            <w:tcW w:w="5176" w:type="dxa"/>
            <w:gridSpan w:val="5"/>
            <w:tcBorders>
              <w:top w:val="single" w:color="auto" w:sz="4" w:space="0"/>
              <w:left w:val="single" w:color="auto" w:sz="4" w:space="0"/>
              <w:bottom w:val="single" w:color="auto" w:sz="4" w:space="0"/>
              <w:right w:val="single" w:color="auto" w:sz="4" w:space="0"/>
            </w:tcBorders>
          </w:tcPr>
          <w:p w14:paraId="594974D7">
            <w:pPr>
              <w:pStyle w:val="4"/>
              <w:keepNext/>
              <w:keepLines/>
              <w:contextualSpacing/>
              <w:jc w:val="both"/>
              <w:rPr>
                <w:color w:val="000000" w:themeColor="text1"/>
                <w:sz w:val="22"/>
                <w:szCs w:val="22"/>
                <w:u w:val="single"/>
                <w:lang w:val="en-US"/>
                <w14:textFill>
                  <w14:solidFill>
                    <w14:schemeClr w14:val="tx1"/>
                  </w14:solidFill>
                </w14:textFill>
              </w:rPr>
            </w:pPr>
            <w:r>
              <w:rPr>
                <w:color w:val="000000" w:themeColor="text1"/>
                <w:sz w:val="22"/>
                <w:szCs w:val="22"/>
                <w:u w:val="single"/>
                <w:lang w:val="en-US"/>
                <w14:textFill>
                  <w14:solidFill>
                    <w14:schemeClr w14:val="tx1"/>
                  </w14:solidFill>
                </w14:textFill>
              </w:rPr>
              <w:t>6. Terms of payment, time and order of payment of the Goods:</w:t>
            </w:r>
          </w:p>
          <w:p w14:paraId="440B82F6">
            <w:pPr>
              <w:pStyle w:val="4"/>
              <w:keepNext/>
              <w:keepLines/>
              <w:contextualSpacing/>
              <w:jc w:val="both"/>
              <w:rPr>
                <w:del w:id="252" w:author="Ellen" w:date="2026-06-14T20:43:48Z"/>
                <w:b w:val="0"/>
                <w:color w:val="000000" w:themeColor="text1"/>
                <w:sz w:val="22"/>
                <w:szCs w:val="22"/>
                <w:highlight w:val="yellow"/>
                <w:lang w:val="en-US" w:eastAsia="zh-CN"/>
                <w14:textFill>
                  <w14:solidFill>
                    <w14:schemeClr w14:val="tx1"/>
                  </w14:solidFill>
                </w14:textFill>
              </w:rPr>
            </w:pPr>
            <w:del w:id="253" w:author="Ellen" w:date="2026-06-14T20:43:48Z">
              <w:r>
                <w:rPr>
                  <w:b w:val="0"/>
                  <w:color w:val="000000" w:themeColor="text1"/>
                  <w:sz w:val="22"/>
                  <w:szCs w:val="22"/>
                  <w:lang w:val="en-US" w:eastAsia="zh-CN"/>
                  <w14:textFill>
                    <w14:solidFill>
                      <w14:schemeClr w14:val="tx1"/>
                    </w14:solidFill>
                  </w14:textFill>
                </w:rPr>
                <w:delText xml:space="preserve">6.1. Payment for the goods under this Contract shall be </w:delText>
              </w:r>
            </w:del>
            <w:del w:id="254" w:author="Ellen" w:date="2026-06-14T20:43:48Z">
              <w:r>
                <w:rPr>
                  <w:b w:val="0"/>
                  <w:color w:val="000000" w:themeColor="text1"/>
                  <w:sz w:val="22"/>
                  <w:szCs w:val="22"/>
                  <w:highlight w:val="yellow"/>
                  <w:lang w:val="en-US" w:eastAsia="zh-CN"/>
                  <w14:textFill>
                    <w14:solidFill>
                      <w14:schemeClr w14:val="tx1"/>
                    </w14:solidFill>
                  </w14:textFill>
                </w:rPr>
                <w:delText>made in the following order:</w:delText>
              </w:r>
            </w:del>
            <w:del w:id="255" w:author="Ellen" w:date="2026-06-14T20:43:48Z">
              <w:r>
                <w:rPr>
                  <w:b w:val="0"/>
                  <w:color w:val="000000" w:themeColor="text1"/>
                  <w:sz w:val="22"/>
                  <w:szCs w:val="22"/>
                  <w:highlight w:val="yellow"/>
                  <w:lang w:val="en-US" w:eastAsia="zh-CN"/>
                  <w14:textFill>
                    <w14:solidFill>
                      <w14:schemeClr w14:val="tx1"/>
                    </w14:solidFill>
                  </w14:textFill>
                </w:rPr>
                <w:br w:type="textWrapping"/>
              </w:r>
            </w:del>
            <w:del w:id="256" w:author="Ellen" w:date="2026-06-14T20:43:48Z">
              <w:r>
                <w:rPr>
                  <w:b w:val="0"/>
                  <w:color w:val="000000" w:themeColor="text1"/>
                  <w:sz w:val="22"/>
                  <w:szCs w:val="22"/>
                  <w:highlight w:val="yellow"/>
                  <w:lang w:val="en-US" w:eastAsia="zh-CN"/>
                  <w14:textFill>
                    <w14:solidFill>
                      <w14:schemeClr w14:val="tx1"/>
                    </w14:solidFill>
                  </w14:textFill>
                </w:rPr>
                <w:delText>The payer is Huiying Hong Kong Trade Co Limited (hereinafter referred to as the "Payer"), acting on the basis of an agency agreement with the Buyer.</w:delText>
              </w:r>
            </w:del>
          </w:p>
          <w:p w14:paraId="1CCB90A2">
            <w:pPr>
              <w:pStyle w:val="4"/>
              <w:keepNext/>
              <w:keepLines/>
              <w:contextualSpacing/>
              <w:jc w:val="both"/>
              <w:rPr>
                <w:del w:id="257" w:author="Ellen" w:date="2026-06-14T20:43:48Z"/>
                <w:b w:val="0"/>
                <w:color w:val="000000" w:themeColor="text1"/>
                <w:sz w:val="22"/>
                <w:szCs w:val="22"/>
                <w:highlight w:val="yellow"/>
                <w:lang w:eastAsia="zh-CN"/>
                <w14:textFill>
                  <w14:solidFill>
                    <w14:schemeClr w14:val="tx1"/>
                  </w14:solidFill>
                </w14:textFill>
              </w:rPr>
            </w:pPr>
          </w:p>
          <w:p w14:paraId="08ABEBAA">
            <w:pPr>
              <w:pStyle w:val="4"/>
              <w:keepNext/>
              <w:keepLines/>
              <w:contextualSpacing/>
              <w:jc w:val="both"/>
              <w:rPr>
                <w:del w:id="258" w:author="Ellen" w:date="2026-06-14T20:43:48Z"/>
                <w:b w:val="0"/>
                <w:color w:val="000000" w:themeColor="text1"/>
                <w:sz w:val="22"/>
                <w:szCs w:val="22"/>
                <w:highlight w:val="yellow"/>
                <w:lang w:val="en-US" w:eastAsia="zh-CN"/>
                <w14:textFill>
                  <w14:solidFill>
                    <w14:schemeClr w14:val="tx1"/>
                  </w14:solidFill>
                </w14:textFill>
              </w:rPr>
            </w:pPr>
            <w:del w:id="259" w:author="Ellen" w:date="2026-06-14T20:43:48Z">
              <w:r>
                <w:rPr>
                  <w:b w:val="0"/>
                  <w:color w:val="000000" w:themeColor="text1"/>
                  <w:sz w:val="22"/>
                  <w:szCs w:val="22"/>
                  <w:highlight w:val="yellow"/>
                  <w:lang w:val="en-US" w:eastAsia="zh-CN"/>
                  <w14:textFill>
                    <w14:solidFill>
                      <w14:schemeClr w14:val="tx1"/>
                    </w14:solidFill>
                  </w14:textFill>
                </w:rPr>
                <w:delText>6.2. The Buyer instructs, and the Seller accepts, that payment of the cost of the goods shall be made by the Payer directly to the Seller's bank account specified in Section 15 "Addresses and Bank Details of the Parties" of this Contract.</w:delText>
              </w:r>
            </w:del>
          </w:p>
          <w:p w14:paraId="493B7086">
            <w:pPr>
              <w:pStyle w:val="4"/>
              <w:keepNext/>
              <w:keepLines/>
              <w:contextualSpacing/>
              <w:jc w:val="both"/>
              <w:rPr>
                <w:del w:id="260" w:author="Ellen" w:date="2026-06-14T20:43:48Z"/>
                <w:b w:val="0"/>
                <w:color w:val="000000" w:themeColor="text1"/>
                <w:sz w:val="22"/>
                <w:szCs w:val="22"/>
                <w:highlight w:val="yellow"/>
                <w:lang w:eastAsia="zh-CN"/>
                <w14:textFill>
                  <w14:solidFill>
                    <w14:schemeClr w14:val="tx1"/>
                  </w14:solidFill>
                </w14:textFill>
              </w:rPr>
            </w:pPr>
          </w:p>
          <w:p w14:paraId="467C997F">
            <w:pPr>
              <w:pStyle w:val="4"/>
              <w:keepNext/>
              <w:keepLines/>
              <w:contextualSpacing/>
              <w:jc w:val="both"/>
              <w:rPr>
                <w:del w:id="261" w:author="Ellen" w:date="2026-06-14T20:43:48Z"/>
                <w:b w:val="0"/>
                <w:color w:val="000000" w:themeColor="text1"/>
                <w:sz w:val="22"/>
                <w:szCs w:val="22"/>
                <w:highlight w:val="yellow"/>
                <w:lang w:val="en-US" w:eastAsia="zh-CN"/>
                <w14:textFill>
                  <w14:solidFill>
                    <w14:schemeClr w14:val="tx1"/>
                  </w14:solidFill>
                </w14:textFill>
              </w:rPr>
            </w:pPr>
            <w:del w:id="262" w:author="Ellen" w:date="2026-06-14T20:43:48Z">
              <w:r>
                <w:rPr>
                  <w:b w:val="0"/>
                  <w:color w:val="000000" w:themeColor="text1"/>
                  <w:sz w:val="22"/>
                  <w:szCs w:val="22"/>
                  <w:highlight w:val="yellow"/>
                  <w:lang w:val="en-US" w:eastAsia="zh-CN"/>
                  <w14:textFill>
                    <w14:solidFill>
                      <w14:schemeClr w14:val="tx1"/>
                    </w14:solidFill>
                  </w14:textFill>
                </w:rPr>
                <w:delText>6.3. The Buyer's obligations to pay for the goods shall be deemed duly performed from the moment the full amount of funds is credited to the Seller's account by the Payer.</w:delText>
              </w:r>
            </w:del>
            <w:del w:id="263" w:author="Ellen" w:date="2026-06-14T20:43:48Z">
              <w:r>
                <w:rPr>
                  <w:b w:val="0"/>
                  <w:color w:val="000000" w:themeColor="text1"/>
                  <w:sz w:val="22"/>
                  <w:szCs w:val="22"/>
                  <w:highlight w:val="yellow"/>
                  <w:lang w:val="en-US" w:eastAsia="zh-CN"/>
                  <w14:textFill>
                    <w14:solidFill>
                      <w14:schemeClr w14:val="tx1"/>
                    </w14:solidFill>
                  </w14:textFill>
                </w:rPr>
                <w:br w:type="textWrapping"/>
              </w:r>
            </w:del>
            <w:del w:id="264" w:author="Ellen" w:date="2026-06-14T20:43:48Z">
              <w:r>
                <w:rPr>
                  <w:b w:val="0"/>
                  <w:color w:val="000000" w:themeColor="text1"/>
                  <w:sz w:val="22"/>
                  <w:szCs w:val="22"/>
                  <w:highlight w:val="yellow"/>
                  <w:lang w:val="en-US" w:eastAsia="zh-CN"/>
                  <w14:textFill>
                    <w14:solidFill>
                      <w14:schemeClr w14:val="tx1"/>
                    </w14:solidFill>
                  </w14:textFill>
                </w:rPr>
                <w:delText>In this case, the Seller shall not be entitled to make any claims against the Buyer relating to non-payment or delay in payment if the funds were transferred by the Payer but did not reach the Seller's account for reasons dependent on the banks of the Payer or the Seller.</w:delText>
              </w:r>
            </w:del>
          </w:p>
          <w:p w14:paraId="4C38F54E">
            <w:pPr>
              <w:pStyle w:val="4"/>
              <w:keepNext/>
              <w:keepLines/>
              <w:contextualSpacing/>
              <w:jc w:val="both"/>
              <w:rPr>
                <w:del w:id="265" w:author="Ellen" w:date="2026-06-14T20:43:48Z"/>
                <w:b w:val="0"/>
                <w:color w:val="000000" w:themeColor="text1"/>
                <w:sz w:val="22"/>
                <w:szCs w:val="22"/>
                <w:highlight w:val="yellow"/>
                <w:lang w:eastAsia="zh-CN"/>
                <w14:textFill>
                  <w14:solidFill>
                    <w14:schemeClr w14:val="tx1"/>
                  </w14:solidFill>
                </w14:textFill>
              </w:rPr>
            </w:pPr>
          </w:p>
          <w:p w14:paraId="35197494">
            <w:pPr>
              <w:pStyle w:val="4"/>
              <w:keepNext/>
              <w:keepLines/>
              <w:contextualSpacing/>
              <w:jc w:val="both"/>
              <w:rPr>
                <w:del w:id="266" w:author="Ellen" w:date="2026-06-14T20:43:48Z"/>
                <w:b w:val="0"/>
                <w:color w:val="000000" w:themeColor="text1"/>
                <w:sz w:val="22"/>
                <w:szCs w:val="22"/>
                <w:lang w:val="en-US" w:eastAsia="zh-CN"/>
                <w14:textFill>
                  <w14:solidFill>
                    <w14:schemeClr w14:val="tx1"/>
                  </w14:solidFill>
                </w14:textFill>
              </w:rPr>
            </w:pPr>
            <w:del w:id="267" w:author="Ellen" w:date="2026-06-14T20:43:48Z">
              <w:r>
                <w:rPr>
                  <w:b w:val="0"/>
                  <w:color w:val="000000" w:themeColor="text1"/>
                  <w:sz w:val="22"/>
                  <w:szCs w:val="22"/>
                  <w:highlight w:val="yellow"/>
                  <w:lang w:val="en-US" w:eastAsia="zh-CN"/>
                  <w14:textFill>
                    <w14:solidFill>
                      <w14:schemeClr w14:val="tx1"/>
                    </w14:solidFill>
                  </w14:textFill>
                </w:rPr>
                <w:delText>6.4. All expenses related to the bank transfer shall be borne by the Payer, unless otherwise provided for in a separate agreement between the Payer and the Buyer.</w:delText>
              </w:r>
            </w:del>
          </w:p>
          <w:p w14:paraId="48D3A65B">
            <w:pPr>
              <w:pStyle w:val="4"/>
              <w:keepNext/>
              <w:keepLines/>
              <w:contextualSpacing/>
              <w:jc w:val="both"/>
              <w:rPr>
                <w:b w:val="0"/>
                <w:color w:val="000000" w:themeColor="text1"/>
                <w:sz w:val="22"/>
                <w:szCs w:val="22"/>
                <w:lang w:eastAsia="zh-CN"/>
                <w14:textFill>
                  <w14:solidFill>
                    <w14:schemeClr w14:val="tx1"/>
                  </w14:solidFill>
                </w14:textFill>
              </w:rPr>
            </w:pPr>
          </w:p>
          <w:p w14:paraId="2ABE1911">
            <w:pPr>
              <w:pStyle w:val="4"/>
              <w:keepNext/>
              <w:keepLines/>
              <w:contextualSpacing/>
              <w:jc w:val="both"/>
              <w:rPr>
                <w:del w:id="268" w:author="Ellen" w:date="2026-06-14T20:44:12Z"/>
                <w:b w:val="0"/>
                <w:color w:val="FF0000"/>
                <w:sz w:val="22"/>
                <w:szCs w:val="22"/>
                <w:lang w:eastAsia="zh-CN"/>
              </w:rPr>
            </w:pPr>
          </w:p>
          <w:p w14:paraId="6AF0FD7D">
            <w:pPr>
              <w:pStyle w:val="4"/>
              <w:keepNext/>
              <w:keepLines/>
              <w:contextualSpacing/>
              <w:jc w:val="both"/>
              <w:rPr>
                <w:b w:val="0"/>
                <w:color w:val="000000" w:themeColor="text1"/>
                <w:sz w:val="22"/>
                <w:szCs w:val="22"/>
                <w:lang w:val="en-US"/>
                <w14:textFill>
                  <w14:solidFill>
                    <w14:schemeClr w14:val="tx1"/>
                  </w14:solidFill>
                </w14:textFill>
              </w:rPr>
            </w:pPr>
            <w:r>
              <w:rPr>
                <w:rFonts w:hint="eastAsia"/>
                <w:b w:val="0"/>
                <w:color w:val="000000" w:themeColor="text1"/>
                <w:sz w:val="22"/>
                <w:szCs w:val="22"/>
                <w:lang w:val="en-US" w:eastAsia="zh-CN"/>
                <w14:textFill>
                  <w14:solidFill>
                    <w14:schemeClr w14:val="tx1"/>
                  </w14:solidFill>
                </w14:textFill>
              </w:rPr>
              <w:t>6</w:t>
            </w:r>
            <w:r>
              <w:rPr>
                <w:b w:val="0"/>
                <w:color w:val="000000" w:themeColor="text1"/>
                <w:sz w:val="22"/>
                <w:szCs w:val="22"/>
                <w:lang w:val="en-US" w:eastAsia="zh-CN"/>
                <w14:textFill>
                  <w14:solidFill>
                    <w14:schemeClr w14:val="tx1"/>
                  </w14:solidFill>
                </w14:textFill>
              </w:rPr>
              <w:t>.</w:t>
            </w:r>
            <w:ins w:id="269" w:author="Ellen" w:date="2026-06-14T20:44:18Z">
              <w:r>
                <w:rPr>
                  <w:rFonts w:hint="eastAsia"/>
                  <w:b w:val="0"/>
                  <w:color w:val="000000" w:themeColor="text1"/>
                  <w:sz w:val="22"/>
                  <w:szCs w:val="22"/>
                  <w:lang w:val="en-US" w:eastAsia="zh-CN"/>
                  <w14:textFill>
                    <w14:solidFill>
                      <w14:schemeClr w14:val="tx1"/>
                    </w14:solidFill>
                  </w14:textFill>
                </w:rPr>
                <w:t>1</w:t>
              </w:r>
            </w:ins>
            <w:del w:id="270" w:author="Ellen" w:date="2026-06-14T20:44:18Z">
              <w:r>
                <w:rPr>
                  <w:b w:val="0"/>
                  <w:color w:val="000000" w:themeColor="text1"/>
                  <w:sz w:val="22"/>
                  <w:szCs w:val="22"/>
                  <w:lang w:val="en-US" w:eastAsia="zh-CN"/>
                  <w14:textFill>
                    <w14:solidFill>
                      <w14:schemeClr w14:val="tx1"/>
                    </w14:solidFill>
                  </w14:textFill>
                </w:rPr>
                <w:delText>5</w:delText>
              </w:r>
            </w:del>
            <w:r>
              <w:rPr>
                <w:b w:val="0"/>
                <w:color w:val="000000" w:themeColor="text1"/>
                <w:sz w:val="22"/>
                <w:szCs w:val="22"/>
                <w:lang w:val="en-US" w:eastAsia="zh-CN"/>
                <w14:textFill>
                  <w14:solidFill>
                    <w14:schemeClr w14:val="tx1"/>
                  </w14:solidFill>
                </w14:textFill>
              </w:rPr>
              <w:t xml:space="preserve"> The advance payment in t</w:t>
            </w:r>
            <w:r>
              <w:rPr>
                <w:b w:val="0"/>
                <w:color w:val="000000" w:themeColor="text1"/>
                <w:sz w:val="22"/>
                <w:szCs w:val="22"/>
                <w:lang w:val="en-US"/>
                <w14:textFill>
                  <w14:solidFill>
                    <w14:schemeClr w14:val="tx1"/>
                  </w14:solidFill>
                </w14:textFill>
              </w:rPr>
              <w:t xml:space="preserve">he amount of </w:t>
            </w:r>
            <w:r>
              <w:rPr>
                <w:b w:val="0"/>
                <w:color w:val="000000" w:themeColor="text1"/>
                <w:sz w:val="22"/>
                <w:szCs w:val="22"/>
                <w:highlight w:val="yellow"/>
                <w:lang w:val="en-US"/>
                <w:rPrChange w:id="271" w:author="Felix阿星" w:date="2026-06-17T14:16:56Z">
                  <w:rPr>
                    <w:b w:val="0"/>
                    <w:color w:val="000000" w:themeColor="text1"/>
                    <w:sz w:val="22"/>
                    <w:szCs w:val="22"/>
                    <w:lang w:val="en-US"/>
                    <w14:textFill>
                      <w14:solidFill>
                        <w14:schemeClr w14:val="tx1"/>
                      </w14:solidFill>
                    </w14:textFill>
                  </w:rPr>
                </w:rPrChange>
                <w14:textFill>
                  <w14:solidFill>
                    <w14:schemeClr w14:val="tx1"/>
                  </w14:solidFill>
                </w14:textFill>
              </w:rPr>
              <w:t xml:space="preserve">20% </w:t>
            </w:r>
            <w:r>
              <w:rPr>
                <w:color w:val="000000" w:themeColor="text1"/>
                <w:sz w:val="22"/>
                <w:szCs w:val="22"/>
                <w:highlight w:val="yellow"/>
                <w:lang w:val="en-US"/>
                <w:rPrChange w:id="272" w:author="Felix阿星" w:date="2026-06-17T14:16:56Z">
                  <w:rPr>
                    <w:color w:val="000000" w:themeColor="text1"/>
                    <w:sz w:val="22"/>
                    <w:szCs w:val="22"/>
                    <w:lang w:val="en-US"/>
                    <w14:textFill>
                      <w14:solidFill>
                        <w14:schemeClr w14:val="tx1"/>
                      </w14:solidFill>
                    </w14:textFill>
                  </w:rPr>
                </w:rPrChange>
                <w14:textFill>
                  <w14:solidFill>
                    <w14:schemeClr w14:val="tx1"/>
                  </w14:solidFill>
                </w14:textFill>
              </w:rPr>
              <w:t>410 580</w:t>
            </w:r>
            <w:r>
              <w:rPr>
                <w:color w:val="000000" w:themeColor="text1"/>
                <w:sz w:val="22"/>
                <w:szCs w:val="22"/>
                <w:lang w:val="en-US"/>
                <w14:textFill>
                  <w14:solidFill>
                    <w14:schemeClr w14:val="tx1"/>
                  </w14:solidFill>
                </w14:textFill>
              </w:rPr>
              <w:t xml:space="preserve"> </w:t>
            </w:r>
            <w:r>
              <w:rPr>
                <w:b w:val="0"/>
                <w:color w:val="000000" w:themeColor="text1"/>
                <w:sz w:val="22"/>
                <w:szCs w:val="22"/>
                <w:lang w:val="en-US"/>
                <w14:textFill>
                  <w14:solidFill>
                    <w14:schemeClr w14:val="tx1"/>
                  </w14:solidFill>
                </w14:textFill>
              </w:rPr>
              <w:t>(</w:t>
            </w:r>
            <w:r>
              <w:rPr>
                <w:b w:val="0"/>
                <w:color w:val="000000" w:themeColor="text1"/>
                <w:sz w:val="22"/>
                <w:szCs w:val="22"/>
                <w:highlight w:val="yellow"/>
                <w:lang w:val="en-US"/>
                <w:rPrChange w:id="273" w:author="Felix阿星" w:date="2026-06-17T14:17:01Z">
                  <w:rPr>
                    <w:b w:val="0"/>
                    <w:color w:val="000000" w:themeColor="text1"/>
                    <w:sz w:val="22"/>
                    <w:szCs w:val="22"/>
                    <w:lang w:val="en-US"/>
                    <w14:textFill>
                      <w14:solidFill>
                        <w14:schemeClr w14:val="tx1"/>
                      </w14:solidFill>
                    </w14:textFill>
                  </w:rPr>
                </w:rPrChange>
                <w14:textFill>
                  <w14:solidFill>
                    <w14:schemeClr w14:val="tx1"/>
                  </w14:solidFill>
                </w14:textFill>
              </w:rPr>
              <w:t>four hundred and ten thousand five hundred eighty</w:t>
            </w:r>
            <w:r>
              <w:rPr>
                <w:b w:val="0"/>
                <w:color w:val="000000" w:themeColor="text1"/>
                <w:sz w:val="22"/>
                <w:szCs w:val="22"/>
                <w:lang w:val="en-US"/>
                <w14:textFill>
                  <w14:solidFill>
                    <w14:schemeClr w14:val="tx1"/>
                  </w14:solidFill>
                </w14:textFill>
              </w:rPr>
              <w:t>) Chinese yuan 00 fen is paid by the Buyer by direct bank transfer to the Seller's account within 60 (sixty) banking days from the date of signing by authorized representatives of both Parties of this Appendix on the basis of the Seller’s Invoice.</w:t>
            </w:r>
          </w:p>
          <w:p w14:paraId="3030D653">
            <w:pPr>
              <w:pStyle w:val="4"/>
              <w:keepNext/>
              <w:keepLines/>
              <w:contextualSpacing/>
              <w:jc w:val="both"/>
              <w:rPr>
                <w:b w:val="0"/>
                <w:color w:val="000000" w:themeColor="text1"/>
                <w:sz w:val="22"/>
                <w:szCs w:val="22"/>
                <w:lang w:val="en-US"/>
                <w14:textFill>
                  <w14:solidFill>
                    <w14:schemeClr w14:val="tx1"/>
                  </w14:solidFill>
                </w14:textFill>
              </w:rPr>
            </w:pPr>
          </w:p>
          <w:p w14:paraId="04232719">
            <w:pPr>
              <w:pStyle w:val="4"/>
              <w:keepNext/>
              <w:keepLines/>
              <w:contextualSpacing/>
              <w:jc w:val="both"/>
              <w:rPr>
                <w:b w:val="0"/>
                <w:color w:val="000000" w:themeColor="text1"/>
                <w:sz w:val="22"/>
                <w:szCs w:val="22"/>
                <w:lang w:val="en-US"/>
                <w14:textFill>
                  <w14:solidFill>
                    <w14:schemeClr w14:val="tx1"/>
                  </w14:solidFill>
                </w14:textFill>
              </w:rPr>
            </w:pPr>
            <w:r>
              <w:rPr>
                <w:b w:val="0"/>
                <w:color w:val="000000" w:themeColor="text1"/>
                <w:sz w:val="22"/>
                <w:szCs w:val="22"/>
                <w:lang w:val="en-US"/>
                <w14:textFill>
                  <w14:solidFill>
                    <w14:schemeClr w14:val="tx1"/>
                  </w14:solidFill>
                </w14:textFill>
              </w:rPr>
              <w:t>6.</w:t>
            </w:r>
            <w:ins w:id="274" w:author="Ellen" w:date="2026-06-14T20:44:47Z">
              <w:r>
                <w:rPr>
                  <w:rFonts w:hint="eastAsia"/>
                  <w:b w:val="0"/>
                  <w:color w:val="000000" w:themeColor="text1"/>
                  <w:sz w:val="22"/>
                  <w:szCs w:val="22"/>
                  <w:lang w:val="en-US" w:eastAsia="zh-CN"/>
                  <w14:textFill>
                    <w14:solidFill>
                      <w14:schemeClr w14:val="tx1"/>
                    </w14:solidFill>
                  </w14:textFill>
                </w:rPr>
                <w:t>2</w:t>
              </w:r>
            </w:ins>
            <w:del w:id="275" w:author="Ellen" w:date="2026-06-14T20:44:47Z">
              <w:r>
                <w:rPr>
                  <w:b w:val="0"/>
                  <w:color w:val="000000" w:themeColor="text1"/>
                  <w:sz w:val="22"/>
                  <w:szCs w:val="22"/>
                  <w:lang w:val="en-US"/>
                  <w14:textFill>
                    <w14:solidFill>
                      <w14:schemeClr w14:val="tx1"/>
                    </w14:solidFill>
                  </w14:textFill>
                </w:rPr>
                <w:delText>6</w:delText>
              </w:r>
            </w:del>
            <w:r>
              <w:rPr>
                <w:b w:val="0"/>
                <w:color w:val="000000" w:themeColor="text1"/>
                <w:sz w:val="22"/>
                <w:szCs w:val="22"/>
                <w:lang w:val="en-US"/>
                <w14:textFill>
                  <w14:solidFill>
                    <w14:schemeClr w14:val="tx1"/>
                  </w14:solidFill>
                </w14:textFill>
              </w:rPr>
              <w:t xml:space="preserve"> The amount of </w:t>
            </w:r>
            <w:r>
              <w:rPr>
                <w:b w:val="0"/>
                <w:color w:val="000000" w:themeColor="text1"/>
                <w:sz w:val="22"/>
                <w:szCs w:val="22"/>
                <w:highlight w:val="yellow"/>
                <w:lang w:val="en-US"/>
                <w:rPrChange w:id="276" w:author="Felix阿星" w:date="2026-06-17T14:17:08Z">
                  <w:rPr>
                    <w:b w:val="0"/>
                    <w:color w:val="000000" w:themeColor="text1"/>
                    <w:sz w:val="22"/>
                    <w:szCs w:val="22"/>
                    <w:lang w:val="en-US"/>
                    <w14:textFill>
                      <w14:solidFill>
                        <w14:schemeClr w14:val="tx1"/>
                      </w14:solidFill>
                    </w14:textFill>
                  </w:rPr>
                </w:rPrChange>
                <w14:textFill>
                  <w14:solidFill>
                    <w14:schemeClr w14:val="tx1"/>
                  </w14:solidFill>
                </w14:textFill>
              </w:rPr>
              <w:t>80%</w:t>
            </w:r>
            <w:r>
              <w:rPr>
                <w:color w:val="000000" w:themeColor="text1"/>
                <w:sz w:val="22"/>
                <w:szCs w:val="22"/>
                <w:highlight w:val="yellow"/>
                <w:lang w:val="en-US"/>
                <w:rPrChange w:id="277" w:author="Felix阿星" w:date="2026-06-17T14:17:08Z">
                  <w:rPr>
                    <w:color w:val="000000" w:themeColor="text1"/>
                    <w:sz w:val="22"/>
                    <w:szCs w:val="22"/>
                    <w:lang w:val="en-US"/>
                    <w14:textFill>
                      <w14:solidFill>
                        <w14:schemeClr w14:val="tx1"/>
                      </w14:solidFill>
                    </w14:textFill>
                  </w:rPr>
                </w:rPrChange>
                <w14:textFill>
                  <w14:solidFill>
                    <w14:schemeClr w14:val="tx1"/>
                  </w14:solidFill>
                </w14:textFill>
              </w:rPr>
              <w:t xml:space="preserve"> 1 642 320</w:t>
            </w:r>
            <w:r>
              <w:rPr>
                <w:color w:val="000000" w:themeColor="text1"/>
                <w:sz w:val="22"/>
                <w:szCs w:val="22"/>
                <w:lang w:val="en-US"/>
                <w14:textFill>
                  <w14:solidFill>
                    <w14:schemeClr w14:val="tx1"/>
                  </w14:solidFill>
                </w14:textFill>
              </w:rPr>
              <w:t xml:space="preserve"> </w:t>
            </w:r>
            <w:r>
              <w:rPr>
                <w:b w:val="0"/>
                <w:color w:val="000000" w:themeColor="text1"/>
                <w:sz w:val="22"/>
                <w:szCs w:val="22"/>
                <w:lang w:val="en-US"/>
                <w14:textFill>
                  <w14:solidFill>
                    <w14:schemeClr w14:val="tx1"/>
                  </w14:solidFill>
                </w14:textFill>
              </w:rPr>
              <w:t>(</w:t>
            </w:r>
            <w:r>
              <w:rPr>
                <w:b w:val="0"/>
                <w:color w:val="000000" w:themeColor="text1"/>
                <w:sz w:val="22"/>
                <w:szCs w:val="22"/>
                <w:highlight w:val="yellow"/>
                <w:lang w:val="en-US"/>
                <w:rPrChange w:id="278" w:author="Felix阿星" w:date="2026-06-17T14:17:18Z">
                  <w:rPr>
                    <w:b w:val="0"/>
                    <w:color w:val="000000" w:themeColor="text1"/>
                    <w:sz w:val="22"/>
                    <w:szCs w:val="22"/>
                    <w:lang w:val="en-US"/>
                    <w14:textFill>
                      <w14:solidFill>
                        <w14:schemeClr w14:val="tx1"/>
                      </w14:solidFill>
                    </w14:textFill>
                  </w:rPr>
                </w:rPrChange>
                <w14:textFill>
                  <w14:solidFill>
                    <w14:schemeClr w14:val="tx1"/>
                  </w14:solidFill>
                </w14:textFill>
              </w:rPr>
              <w:t>one million six hundred forty-two thousand three hundred twenty</w:t>
            </w:r>
            <w:r>
              <w:rPr>
                <w:b w:val="0"/>
                <w:color w:val="000000" w:themeColor="text1"/>
                <w:sz w:val="22"/>
                <w:szCs w:val="22"/>
                <w:lang w:val="en-US"/>
                <w14:textFill>
                  <w14:solidFill>
                    <w14:schemeClr w14:val="tx1"/>
                  </w14:solidFill>
                </w14:textFill>
              </w:rPr>
              <w:t>) Chinese yuan 00 fen shall be paid by the Buyer by direct bank transfer to the Seller’s account before shipment of the Goods.</w:t>
            </w:r>
          </w:p>
          <w:p w14:paraId="721447ED">
            <w:pPr>
              <w:pStyle w:val="4"/>
              <w:keepNext/>
              <w:keepLines/>
              <w:contextualSpacing/>
              <w:jc w:val="both"/>
              <w:rPr>
                <w:b w:val="0"/>
                <w:sz w:val="22"/>
                <w:szCs w:val="22"/>
                <w:u w:val="single"/>
                <w:lang w:val="en-US" w:eastAsia="lt-LT"/>
              </w:rPr>
            </w:pPr>
            <w:r>
              <w:rPr>
                <w:b w:val="0"/>
                <w:color w:val="000000" w:themeColor="text1"/>
                <w:sz w:val="22"/>
                <w:szCs w:val="22"/>
                <w:lang w:val="en-US" w:eastAsia="lt-LT"/>
                <w14:textFill>
                  <w14:solidFill>
                    <w14:schemeClr w14:val="tx1"/>
                  </w14:solidFill>
                </w14:textFill>
              </w:rPr>
              <w:t>6.</w:t>
            </w:r>
            <w:ins w:id="279" w:author="Ellen" w:date="2026-06-14T20:44:59Z">
              <w:r>
                <w:rPr>
                  <w:rFonts w:hint="eastAsia"/>
                  <w:b w:val="0"/>
                  <w:color w:val="000000" w:themeColor="text1"/>
                  <w:sz w:val="22"/>
                  <w:szCs w:val="22"/>
                  <w:lang w:val="en-US" w:eastAsia="zh-CN"/>
                  <w14:textFill>
                    <w14:solidFill>
                      <w14:schemeClr w14:val="tx1"/>
                    </w14:solidFill>
                  </w14:textFill>
                </w:rPr>
                <w:t>3</w:t>
              </w:r>
            </w:ins>
            <w:del w:id="280" w:author="Ellen" w:date="2026-06-14T20:44:59Z">
              <w:r>
                <w:rPr>
                  <w:b w:val="0"/>
                  <w:color w:val="000000" w:themeColor="text1"/>
                  <w:sz w:val="22"/>
                  <w:szCs w:val="22"/>
                  <w:lang w:val="en-US" w:eastAsia="lt-LT"/>
                  <w14:textFill>
                    <w14:solidFill>
                      <w14:schemeClr w14:val="tx1"/>
                    </w14:solidFill>
                  </w14:textFill>
                </w:rPr>
                <w:delText>7</w:delText>
              </w:r>
            </w:del>
            <w:r>
              <w:rPr>
                <w:b w:val="0"/>
                <w:color w:val="000000" w:themeColor="text1"/>
                <w:sz w:val="22"/>
                <w:szCs w:val="22"/>
                <w:lang w:val="en-US" w:eastAsia="lt-LT"/>
                <w14:textFill>
                  <w14:solidFill>
                    <w14:schemeClr w14:val="tx1"/>
                  </w14:solidFill>
                </w14:textFill>
              </w:rPr>
              <w:t xml:space="preserve"> The date of the Buyer's performance of its payment obligations under this Appendix shall be deemed the date of full receipt of the funds in the Seller's bank account specified in Clause 15 of the Contract.</w:t>
            </w:r>
          </w:p>
        </w:tc>
      </w:tr>
      <w:tr w14:paraId="5EFAC1DB">
        <w:tblPrEx>
          <w:tblCellMar>
            <w:top w:w="0" w:type="dxa"/>
            <w:left w:w="108" w:type="dxa"/>
            <w:bottom w:w="0" w:type="dxa"/>
            <w:right w:w="108" w:type="dxa"/>
          </w:tblCellMar>
        </w:tblPrEx>
        <w:trPr>
          <w:trHeight w:val="556" w:hRule="atLeast"/>
          <w:del w:id="281" w:author="Ellen" w:date="2026-06-14T20:45:41Z"/>
        </w:trPr>
        <w:tc>
          <w:tcPr>
            <w:tcW w:w="5132" w:type="dxa"/>
            <w:gridSpan w:val="4"/>
            <w:tcBorders>
              <w:top w:val="single" w:color="auto" w:sz="4" w:space="0"/>
              <w:left w:val="single" w:color="auto" w:sz="4" w:space="0"/>
              <w:bottom w:val="single" w:color="auto" w:sz="4" w:space="0"/>
              <w:right w:val="single" w:color="auto" w:sz="4" w:space="0"/>
            </w:tcBorders>
          </w:tcPr>
          <w:p w14:paraId="1778D45E">
            <w:pPr>
              <w:rPr>
                <w:del w:id="282" w:author="Ellen" w:date="2026-06-14T20:45:41Z"/>
                <w:rFonts w:ascii="Times New Roman" w:hAnsi="Times New Roman" w:cs="Times New Roman"/>
                <w:sz w:val="22"/>
                <w:szCs w:val="22"/>
                <w:highlight w:val="yellow"/>
                <w:u w:val="single"/>
              </w:rPr>
            </w:pPr>
            <w:del w:id="283" w:author="Ellen" w:date="2026-06-14T20:45:41Z">
              <w:r>
                <w:rPr>
                  <w:rFonts w:ascii="Times New Roman" w:hAnsi="Times New Roman" w:cs="Times New Roman"/>
                  <w:sz w:val="22"/>
                  <w:szCs w:val="22"/>
                  <w:highlight w:val="yellow"/>
                  <w:u w:val="single"/>
                </w:rPr>
                <w:delText>7. Прочие условия</w:delText>
              </w:r>
            </w:del>
          </w:p>
          <w:p w14:paraId="1177E2C2">
            <w:pPr>
              <w:rPr>
                <w:del w:id="284" w:author="Ellen" w:date="2026-06-14T20:45:41Z"/>
                <w:rFonts w:ascii="Times New Roman" w:hAnsi="Times New Roman" w:cs="Times New Roman"/>
                <w:sz w:val="22"/>
                <w:szCs w:val="22"/>
                <w:highlight w:val="yellow"/>
              </w:rPr>
            </w:pPr>
            <w:del w:id="285" w:author="Ellen" w:date="2026-06-14T20:45:41Z">
              <w:r>
                <w:rPr>
                  <w:rFonts w:ascii="Times New Roman" w:hAnsi="Times New Roman" w:cs="Times New Roman"/>
                  <w:sz w:val="22"/>
                  <w:szCs w:val="22"/>
                  <w:highlight w:val="yellow"/>
                </w:rPr>
                <w:delText>7.1 Стороны подтверждают, что привлечение Плательщика для исполнения обязательств Покупателя по оплате не изменяет условий настоящего Контракта в части поставки товара, перехода права собственности, гарантийных обязательств и ответственности за неисполнение или ненадлежащее исполнение Контракта.</w:delText>
              </w:r>
            </w:del>
          </w:p>
          <w:p w14:paraId="3F42E054">
            <w:pPr>
              <w:rPr>
                <w:del w:id="286" w:author="Ellen" w:date="2026-06-14T20:45:41Z"/>
                <w:rFonts w:ascii="Times New Roman" w:hAnsi="Times New Roman" w:cs="Times New Roman"/>
                <w:sz w:val="22"/>
                <w:szCs w:val="22"/>
                <w:highlight w:val="yellow"/>
              </w:rPr>
            </w:pPr>
            <w:del w:id="287" w:author="Ellen" w:date="2026-06-14T20:45:41Z">
              <w:r>
                <w:rPr>
                  <w:rFonts w:ascii="Times New Roman" w:hAnsi="Times New Roman" w:cs="Times New Roman"/>
                  <w:sz w:val="22"/>
                  <w:szCs w:val="22"/>
                  <w:highlight w:val="yellow"/>
                </w:rPr>
                <w:delText xml:space="preserve">7.2. Продавец обязуется принимать платежи от Плательщика как надлежащее исполнение Покупателем своих денежных обязательств по настоящему Контракту. </w:delText>
              </w:r>
            </w:del>
          </w:p>
          <w:p w14:paraId="03A4C4AB">
            <w:pPr>
              <w:rPr>
                <w:del w:id="288" w:author="Ellen" w:date="2026-06-14T20:45:41Z"/>
                <w:rFonts w:ascii="Times New Roman" w:hAnsi="Times New Roman" w:cs="Times New Roman"/>
                <w:sz w:val="22"/>
                <w:szCs w:val="22"/>
              </w:rPr>
            </w:pPr>
            <w:del w:id="289" w:author="Ellen" w:date="2026-06-14T20:45:41Z">
              <w:r>
                <w:rPr>
                  <w:rFonts w:ascii="Times New Roman" w:hAnsi="Times New Roman" w:cs="Times New Roman"/>
                  <w:sz w:val="22"/>
                  <w:szCs w:val="22"/>
                  <w:highlight w:val="yellow"/>
                </w:rPr>
                <w:delText>7.3. Любые споры, связанные с исполнением обязательств по оплате между Покупателем и Плательщиком, не затрагивают обязательств Продавца по поставке товара и не могут служить основанием для задержки отгрузки.</w:delText>
              </w:r>
            </w:del>
          </w:p>
          <w:p w14:paraId="550E8750">
            <w:pPr>
              <w:keepNext/>
              <w:keepLines/>
              <w:contextualSpacing/>
              <w:rPr>
                <w:del w:id="290" w:author="Ellen" w:date="2026-06-14T20:45:41Z"/>
                <w:rFonts w:ascii="Times New Roman" w:hAnsi="Times New Roman" w:cs="Times New Roman"/>
                <w:b/>
                <w:iCs/>
                <w:color w:val="FF0000"/>
                <w:sz w:val="22"/>
                <w:szCs w:val="22"/>
                <w:u w:val="single"/>
              </w:rPr>
            </w:pPr>
          </w:p>
        </w:tc>
        <w:tc>
          <w:tcPr>
            <w:tcW w:w="5176" w:type="dxa"/>
            <w:gridSpan w:val="5"/>
            <w:tcBorders>
              <w:top w:val="single" w:color="auto" w:sz="4" w:space="0"/>
              <w:left w:val="single" w:color="auto" w:sz="4" w:space="0"/>
              <w:bottom w:val="single" w:color="auto" w:sz="4" w:space="0"/>
              <w:right w:val="single" w:color="auto" w:sz="4" w:space="0"/>
            </w:tcBorders>
          </w:tcPr>
          <w:p w14:paraId="5869DD27">
            <w:pPr>
              <w:pStyle w:val="4"/>
              <w:keepNext/>
              <w:keepLines/>
              <w:contextualSpacing/>
              <w:jc w:val="both"/>
              <w:rPr>
                <w:del w:id="291" w:author="Ellen" w:date="2026-06-14T20:45:41Z"/>
                <w:b w:val="0"/>
                <w:bCs/>
                <w:color w:val="000000" w:themeColor="text1"/>
                <w:sz w:val="22"/>
                <w:szCs w:val="22"/>
                <w:highlight w:val="yellow"/>
                <w:u w:val="single"/>
                <w:lang w:val="en-US"/>
                <w14:textFill>
                  <w14:solidFill>
                    <w14:schemeClr w14:val="tx1"/>
                  </w14:solidFill>
                </w14:textFill>
              </w:rPr>
            </w:pPr>
            <w:del w:id="292" w:author="Ellen" w:date="2026-06-14T20:45:41Z">
              <w:r>
                <w:rPr>
                  <w:b w:val="0"/>
                  <w:bCs/>
                  <w:color w:val="000000" w:themeColor="text1"/>
                  <w:sz w:val="22"/>
                  <w:szCs w:val="22"/>
                  <w:highlight w:val="yellow"/>
                  <w:u w:val="single"/>
                  <w:lang w:val="en-US"/>
                  <w14:textFill>
                    <w14:solidFill>
                      <w14:schemeClr w14:val="tx1"/>
                    </w14:solidFill>
                  </w14:textFill>
                </w:rPr>
                <w:delText>7. Miscellaneous Provisions</w:delText>
              </w:r>
            </w:del>
          </w:p>
          <w:p w14:paraId="2F1DBB4B">
            <w:pPr>
              <w:pStyle w:val="4"/>
              <w:keepNext/>
              <w:keepLines/>
              <w:contextualSpacing/>
              <w:jc w:val="both"/>
              <w:rPr>
                <w:del w:id="293" w:author="Ellen" w:date="2026-06-14T20:45:41Z"/>
                <w:b w:val="0"/>
                <w:bCs/>
                <w:color w:val="000000" w:themeColor="text1"/>
                <w:sz w:val="22"/>
                <w:szCs w:val="22"/>
                <w:highlight w:val="yellow"/>
                <w:lang w:val="en-US"/>
                <w14:textFill>
                  <w14:solidFill>
                    <w14:schemeClr w14:val="tx1"/>
                  </w14:solidFill>
                </w14:textFill>
              </w:rPr>
            </w:pPr>
            <w:del w:id="294" w:author="Ellen" w:date="2026-06-14T20:45:41Z">
              <w:r>
                <w:rPr>
                  <w:b w:val="0"/>
                  <w:bCs/>
                  <w:color w:val="000000" w:themeColor="text1"/>
                  <w:sz w:val="22"/>
                  <w:szCs w:val="22"/>
                  <w:highlight w:val="yellow"/>
                  <w:lang w:val="en-US"/>
                  <w14:textFill>
                    <w14:solidFill>
                      <w14:schemeClr w14:val="tx1"/>
                    </w14:solidFill>
                  </w14:textFill>
                </w:rPr>
                <w:delText>7.1 The Parties confirm that the involvement of the Payer for the performance of the Buyer's payment obligations does not alter the terms of this Contract regarding the delivery of the goods, the transfer of title, warranty obligations, and liability for non-performance or improper performance of the Contract.</w:delText>
              </w:r>
            </w:del>
          </w:p>
          <w:p w14:paraId="22A7044A">
            <w:pPr>
              <w:pStyle w:val="4"/>
              <w:keepNext/>
              <w:keepLines/>
              <w:contextualSpacing/>
              <w:jc w:val="both"/>
              <w:rPr>
                <w:del w:id="295" w:author="Ellen" w:date="2026-06-14T20:45:41Z"/>
                <w:b w:val="0"/>
                <w:bCs/>
                <w:color w:val="000000" w:themeColor="text1"/>
                <w:sz w:val="22"/>
                <w:szCs w:val="22"/>
                <w:highlight w:val="yellow"/>
                <w:lang w:val="en-US"/>
                <w14:textFill>
                  <w14:solidFill>
                    <w14:schemeClr w14:val="tx1"/>
                  </w14:solidFill>
                </w14:textFill>
              </w:rPr>
            </w:pPr>
          </w:p>
          <w:p w14:paraId="7C5C4EC4">
            <w:pPr>
              <w:pStyle w:val="4"/>
              <w:keepNext/>
              <w:keepLines/>
              <w:contextualSpacing/>
              <w:jc w:val="both"/>
              <w:rPr>
                <w:del w:id="296" w:author="Ellen" w:date="2026-06-14T20:45:41Z"/>
                <w:b w:val="0"/>
                <w:bCs/>
                <w:color w:val="000000" w:themeColor="text1"/>
                <w:sz w:val="22"/>
                <w:szCs w:val="22"/>
                <w:highlight w:val="yellow"/>
                <w:lang w:val="en-US"/>
                <w14:textFill>
                  <w14:solidFill>
                    <w14:schemeClr w14:val="tx1"/>
                  </w14:solidFill>
                </w14:textFill>
              </w:rPr>
            </w:pPr>
            <w:del w:id="297" w:author="Ellen" w:date="2026-06-14T20:45:41Z">
              <w:r>
                <w:rPr>
                  <w:b w:val="0"/>
                  <w:bCs/>
                  <w:color w:val="000000" w:themeColor="text1"/>
                  <w:sz w:val="22"/>
                  <w:szCs w:val="22"/>
                  <w:highlight w:val="yellow"/>
                  <w:lang w:val="en-US"/>
                  <w14:textFill>
                    <w14:solidFill>
                      <w14:schemeClr w14:val="tx1"/>
                    </w14:solidFill>
                  </w14:textFill>
                </w:rPr>
                <w:delText>7.2. The Seller undertakes to accept payments from the Payer as the proper performance by the Buyer of its monetary obligations under this Contract.</w:delText>
              </w:r>
            </w:del>
          </w:p>
          <w:p w14:paraId="7C46A4C5">
            <w:pPr>
              <w:pStyle w:val="4"/>
              <w:keepNext/>
              <w:keepLines/>
              <w:contextualSpacing/>
              <w:jc w:val="both"/>
              <w:rPr>
                <w:del w:id="298" w:author="Ellen" w:date="2026-06-14T20:45:41Z"/>
                <w:b w:val="0"/>
                <w:bCs/>
                <w:color w:val="000000" w:themeColor="text1"/>
                <w:sz w:val="22"/>
                <w:szCs w:val="22"/>
                <w:highlight w:val="yellow"/>
                <w:lang w:val="en-US"/>
                <w14:textFill>
                  <w14:solidFill>
                    <w14:schemeClr w14:val="tx1"/>
                  </w14:solidFill>
                </w14:textFill>
              </w:rPr>
            </w:pPr>
          </w:p>
          <w:p w14:paraId="2969E81F">
            <w:pPr>
              <w:pStyle w:val="4"/>
              <w:keepNext/>
              <w:keepLines/>
              <w:contextualSpacing/>
              <w:jc w:val="both"/>
              <w:rPr>
                <w:del w:id="299" w:author="Ellen" w:date="2026-06-14T20:45:41Z"/>
                <w:color w:val="FF0000"/>
                <w:sz w:val="22"/>
                <w:szCs w:val="22"/>
                <w:lang w:val="en-US"/>
              </w:rPr>
            </w:pPr>
            <w:del w:id="300" w:author="Ellen" w:date="2026-06-14T20:45:41Z">
              <w:r>
                <w:rPr>
                  <w:b w:val="0"/>
                  <w:bCs/>
                  <w:color w:val="000000" w:themeColor="text1"/>
                  <w:sz w:val="22"/>
                  <w:szCs w:val="22"/>
                  <w:highlight w:val="yellow"/>
                  <w:lang w:val="en-US"/>
                  <w14:textFill>
                    <w14:solidFill>
                      <w14:schemeClr w14:val="tx1"/>
                    </w14:solidFill>
                  </w14:textFill>
                </w:rPr>
                <w:delText>7.3 Any disputes related to the performance of payment obligations between the Buyer and the Payer shall not affect the Seller's obligations to deliver the goods and shall not serve as a ground for delaying shipment.</w:delText>
              </w:r>
            </w:del>
          </w:p>
        </w:tc>
      </w:tr>
      <w:tr w14:paraId="5485CD31">
        <w:tblPrEx>
          <w:tblCellMar>
            <w:top w:w="0" w:type="dxa"/>
            <w:left w:w="108" w:type="dxa"/>
            <w:bottom w:w="0" w:type="dxa"/>
            <w:right w:w="108" w:type="dxa"/>
          </w:tblCellMar>
        </w:tblPrEx>
        <w:trPr>
          <w:trHeight w:val="839" w:hRule="atLeast"/>
        </w:trPr>
        <w:tc>
          <w:tcPr>
            <w:tcW w:w="5132" w:type="dxa"/>
            <w:gridSpan w:val="4"/>
            <w:tcBorders>
              <w:top w:val="single" w:color="auto" w:sz="4" w:space="0"/>
              <w:left w:val="single" w:color="auto" w:sz="4" w:space="0"/>
              <w:bottom w:val="single" w:color="auto" w:sz="4" w:space="0"/>
              <w:right w:val="single" w:color="auto" w:sz="4" w:space="0"/>
            </w:tcBorders>
          </w:tcPr>
          <w:p w14:paraId="2F17D7CB">
            <w:pPr>
              <w:keepNext/>
              <w:keepLines/>
              <w:contextualSpacing/>
              <w:jc w:val="both"/>
              <w:rPr>
                <w:rFonts w:ascii="Times New Roman" w:hAnsi="Times New Roman" w:cs="Times New Roman"/>
                <w:b/>
                <w:sz w:val="22"/>
                <w:szCs w:val="22"/>
                <w:u w:val="single"/>
              </w:rPr>
            </w:pPr>
            <w:ins w:id="301" w:author="Ellen" w:date="2026-06-14T20:45:46Z">
              <w:r>
                <w:rPr>
                  <w:rFonts w:hint="eastAsia" w:ascii="Times New Roman" w:hAnsi="Times New Roman" w:cs="Times New Roman"/>
                  <w:b/>
                  <w:sz w:val="22"/>
                  <w:szCs w:val="22"/>
                  <w:u w:val="single"/>
                  <w:lang w:val="en-US" w:eastAsia="zh-CN"/>
                </w:rPr>
                <w:t>7</w:t>
              </w:r>
            </w:ins>
            <w:del w:id="302" w:author="Ellen" w:date="2026-06-14T20:45:45Z">
              <w:r>
                <w:rPr>
                  <w:rFonts w:ascii="Times New Roman" w:hAnsi="Times New Roman" w:cs="Times New Roman"/>
                  <w:b/>
                  <w:sz w:val="22"/>
                  <w:szCs w:val="22"/>
                  <w:u w:val="single"/>
                </w:rPr>
                <w:delText>8</w:delText>
              </w:r>
            </w:del>
            <w:r>
              <w:rPr>
                <w:rFonts w:ascii="Times New Roman" w:hAnsi="Times New Roman" w:cs="Times New Roman"/>
                <w:b/>
                <w:sz w:val="22"/>
                <w:szCs w:val="22"/>
                <w:u w:val="single"/>
              </w:rPr>
              <w:t>.</w:t>
            </w:r>
            <w:ins w:id="303" w:author="Ellen" w:date="2026-06-14T20:45:55Z">
              <w:r>
                <w:rPr>
                  <w:rFonts w:hint="eastAsia" w:ascii="Times New Roman" w:hAnsi="Times New Roman" w:cs="Times New Roman"/>
                  <w:b/>
                  <w:sz w:val="22"/>
                  <w:szCs w:val="22"/>
                  <w:u w:val="single"/>
                  <w:lang w:val="en-US" w:eastAsia="zh-CN"/>
                </w:rPr>
                <w:t xml:space="preserve"> </w:t>
              </w:r>
            </w:ins>
            <w:del w:id="304" w:author="Ellen" w:date="2026-06-14T20:46:01Z">
              <w:r>
                <w:rPr>
                  <w:rFonts w:ascii="Times New Roman" w:hAnsi="Times New Roman" w:cs="Times New Roman"/>
                  <w:b/>
                  <w:sz w:val="22"/>
                  <w:szCs w:val="22"/>
                  <w:u w:val="single"/>
                </w:rPr>
                <w:delText xml:space="preserve"> </w:delText>
              </w:r>
            </w:del>
            <w:r>
              <w:rPr>
                <w:rFonts w:ascii="Times New Roman" w:hAnsi="Times New Roman" w:cs="Times New Roman"/>
                <w:b/>
                <w:sz w:val="22"/>
                <w:szCs w:val="22"/>
                <w:u w:val="single"/>
              </w:rPr>
              <w:t xml:space="preserve">Комплект товаросопроводительных документов, необходимых для таможенной очистки Товара </w:t>
            </w:r>
          </w:p>
          <w:p w14:paraId="40BE49BB">
            <w:pPr>
              <w:contextualSpacing/>
              <w:rPr>
                <w:rFonts w:ascii="Times New Roman" w:hAnsi="Times New Roman" w:cs="Times New Roman"/>
                <w:sz w:val="22"/>
                <w:szCs w:val="22"/>
              </w:rPr>
            </w:pPr>
            <w:r>
              <w:rPr>
                <w:rFonts w:ascii="Times New Roman" w:hAnsi="Times New Roman" w:cs="Times New Roman"/>
                <w:sz w:val="22"/>
                <w:szCs w:val="22"/>
              </w:rPr>
              <w:t>- Упаковочный лист - оригинал (3 экз.);</w:t>
            </w:r>
          </w:p>
          <w:p w14:paraId="5F1F739B">
            <w:pPr>
              <w:contextualSpacing/>
              <w:rPr>
                <w:rFonts w:ascii="Times New Roman" w:hAnsi="Times New Roman" w:cs="Times New Roman"/>
                <w:sz w:val="22"/>
                <w:szCs w:val="22"/>
              </w:rPr>
            </w:pPr>
            <w:r>
              <w:rPr>
                <w:rFonts w:ascii="Times New Roman" w:hAnsi="Times New Roman" w:cs="Times New Roman"/>
                <w:sz w:val="22"/>
                <w:szCs w:val="22"/>
              </w:rPr>
              <w:t>- Инвойс - оригинал (3 экз.);</w:t>
            </w:r>
          </w:p>
          <w:p w14:paraId="54A2F7FE">
            <w:pPr>
              <w:contextualSpacing/>
              <w:rPr>
                <w:rFonts w:ascii="Times New Roman" w:hAnsi="Times New Roman" w:cs="Times New Roman"/>
                <w:sz w:val="22"/>
                <w:szCs w:val="22"/>
              </w:rPr>
            </w:pPr>
            <w:r>
              <w:rPr>
                <w:rFonts w:ascii="Times New Roman" w:hAnsi="Times New Roman" w:cs="Times New Roman"/>
                <w:sz w:val="22"/>
                <w:szCs w:val="22"/>
              </w:rPr>
              <w:t>- Прайс-лист - оригинал (2 экз.);</w:t>
            </w:r>
          </w:p>
          <w:p w14:paraId="0B10C0B1">
            <w:pPr>
              <w:contextualSpacing/>
              <w:rPr>
                <w:rFonts w:ascii="Times New Roman" w:hAnsi="Times New Roman" w:cs="Times New Roman"/>
                <w:sz w:val="22"/>
                <w:szCs w:val="22"/>
              </w:rPr>
            </w:pPr>
            <w:r>
              <w:rPr>
                <w:rFonts w:ascii="Times New Roman" w:hAnsi="Times New Roman" w:cs="Times New Roman"/>
                <w:sz w:val="22"/>
                <w:szCs w:val="22"/>
              </w:rPr>
              <w:t>- Сертификат происхождения товара – оригинал (2 экз.);</w:t>
            </w:r>
          </w:p>
          <w:p w14:paraId="1CBCEB9E">
            <w:pPr>
              <w:keepNext/>
              <w:keepLines/>
              <w:contextualSpacing/>
              <w:rPr>
                <w:rFonts w:ascii="Times New Roman" w:hAnsi="Times New Roman" w:cs="Times New Roman"/>
                <w:sz w:val="22"/>
                <w:szCs w:val="22"/>
              </w:rPr>
            </w:pPr>
            <w:r>
              <w:rPr>
                <w:rFonts w:ascii="Times New Roman" w:hAnsi="Times New Roman" w:cs="Times New Roman"/>
                <w:sz w:val="22"/>
                <w:szCs w:val="22"/>
              </w:rPr>
              <w:t>- Сертификат качества товара - оригинал (1экз.).</w:t>
            </w:r>
          </w:p>
          <w:p w14:paraId="16A7D169">
            <w:pPr>
              <w:keepNext/>
              <w:keepLines/>
              <w:contextualSpacing/>
              <w:rPr>
                <w:rFonts w:ascii="Times New Roman" w:hAnsi="Times New Roman" w:cs="Times New Roman"/>
                <w:sz w:val="22"/>
                <w:szCs w:val="22"/>
              </w:rPr>
            </w:pPr>
          </w:p>
        </w:tc>
        <w:tc>
          <w:tcPr>
            <w:tcW w:w="5176" w:type="dxa"/>
            <w:gridSpan w:val="5"/>
            <w:tcBorders>
              <w:top w:val="single" w:color="auto" w:sz="4" w:space="0"/>
              <w:left w:val="single" w:color="auto" w:sz="4" w:space="0"/>
              <w:bottom w:val="single" w:color="auto" w:sz="4" w:space="0"/>
              <w:right w:val="single" w:color="auto" w:sz="4" w:space="0"/>
            </w:tcBorders>
          </w:tcPr>
          <w:p w14:paraId="3F1967C9">
            <w:pPr>
              <w:pStyle w:val="4"/>
              <w:keepNext/>
              <w:keepLines/>
              <w:contextualSpacing/>
              <w:jc w:val="both"/>
              <w:rPr>
                <w:sz w:val="22"/>
                <w:szCs w:val="22"/>
                <w:u w:val="single"/>
                <w:lang w:val="en-US"/>
              </w:rPr>
            </w:pPr>
            <w:ins w:id="305" w:author="Ellen" w:date="2026-06-14T20:45:49Z">
              <w:r>
                <w:rPr>
                  <w:rFonts w:hint="eastAsia"/>
                  <w:sz w:val="22"/>
                  <w:szCs w:val="22"/>
                  <w:u w:val="single"/>
                  <w:lang w:val="en-US" w:eastAsia="zh-CN"/>
                </w:rPr>
                <w:t>7</w:t>
              </w:r>
            </w:ins>
            <w:del w:id="306" w:author="Ellen" w:date="2026-06-14T20:45:49Z">
              <w:r>
                <w:rPr>
                  <w:sz w:val="22"/>
                  <w:szCs w:val="22"/>
                  <w:u w:val="single"/>
                  <w:lang w:val="en-US"/>
                </w:rPr>
                <w:delText>8</w:delText>
              </w:r>
            </w:del>
            <w:r>
              <w:rPr>
                <w:sz w:val="22"/>
                <w:szCs w:val="22"/>
                <w:u w:val="single"/>
                <w:lang w:val="en-US"/>
              </w:rPr>
              <w:t>. The set of shipping documents required for customs clearance of the Goods:</w:t>
            </w:r>
          </w:p>
          <w:p w14:paraId="4CAF5E2A">
            <w:pPr>
              <w:contextualSpacing/>
              <w:jc w:val="both"/>
              <w:rPr>
                <w:rFonts w:ascii="Times New Roman" w:hAnsi="Times New Roman" w:cs="Times New Roman"/>
                <w:sz w:val="22"/>
                <w:szCs w:val="22"/>
                <w:lang w:val="en-GB"/>
              </w:rPr>
            </w:pPr>
            <w:r>
              <w:rPr>
                <w:rFonts w:ascii="Times New Roman" w:hAnsi="Times New Roman" w:cs="Times New Roman"/>
                <w:sz w:val="22"/>
                <w:szCs w:val="22"/>
                <w:lang w:val="en-GB"/>
              </w:rPr>
              <w:t>- Packing list – 3 original copies;</w:t>
            </w:r>
          </w:p>
          <w:p w14:paraId="7EBC4A6B">
            <w:pPr>
              <w:contextualSpacing/>
              <w:jc w:val="both"/>
              <w:rPr>
                <w:rFonts w:ascii="Times New Roman" w:hAnsi="Times New Roman" w:cs="Times New Roman"/>
                <w:sz w:val="22"/>
                <w:szCs w:val="22"/>
                <w:lang w:val="en-GB"/>
              </w:rPr>
            </w:pPr>
            <w:r>
              <w:rPr>
                <w:rFonts w:ascii="Times New Roman" w:hAnsi="Times New Roman" w:cs="Times New Roman"/>
                <w:sz w:val="22"/>
                <w:szCs w:val="22"/>
                <w:lang w:val="en-GB"/>
              </w:rPr>
              <w:t>- Invoice – 3 original copies;</w:t>
            </w:r>
          </w:p>
          <w:p w14:paraId="187FF0EC">
            <w:pPr>
              <w:contextualSpacing/>
              <w:jc w:val="both"/>
              <w:rPr>
                <w:rFonts w:ascii="Times New Roman" w:hAnsi="Times New Roman" w:cs="Times New Roman"/>
                <w:sz w:val="22"/>
                <w:szCs w:val="22"/>
                <w:lang w:val="en-GB"/>
              </w:rPr>
            </w:pPr>
            <w:r>
              <w:rPr>
                <w:rFonts w:ascii="Times New Roman" w:hAnsi="Times New Roman" w:cs="Times New Roman"/>
                <w:sz w:val="22"/>
                <w:szCs w:val="22"/>
                <w:lang w:val="en-GB"/>
              </w:rPr>
              <w:t>- Price list – 2 original copies;</w:t>
            </w:r>
          </w:p>
          <w:p w14:paraId="7F4A3F8F">
            <w:pPr>
              <w:contextualSpacing/>
              <w:jc w:val="both"/>
              <w:rPr>
                <w:rFonts w:ascii="Times New Roman" w:hAnsi="Times New Roman" w:cs="Times New Roman"/>
                <w:sz w:val="22"/>
                <w:szCs w:val="22"/>
                <w:lang w:val="en-US"/>
              </w:rPr>
            </w:pPr>
            <w:r>
              <w:rPr>
                <w:rFonts w:ascii="Times New Roman" w:hAnsi="Times New Roman" w:cs="Times New Roman"/>
                <w:sz w:val="22"/>
                <w:szCs w:val="22"/>
                <w:lang w:val="en-GB"/>
              </w:rPr>
              <w:t>- Certificate of Origin – 2 original copies</w:t>
            </w:r>
            <w:r>
              <w:rPr>
                <w:rFonts w:ascii="Times New Roman" w:hAnsi="Times New Roman" w:cs="Times New Roman"/>
                <w:sz w:val="22"/>
                <w:szCs w:val="22"/>
                <w:lang w:val="en-US"/>
              </w:rPr>
              <w:t>;</w:t>
            </w:r>
          </w:p>
          <w:p w14:paraId="5E754922">
            <w:pPr>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 </w:t>
            </w:r>
            <w:r>
              <w:rPr>
                <w:rFonts w:ascii="Times New Roman" w:hAnsi="Times New Roman" w:cs="Times New Roman"/>
                <w:sz w:val="22"/>
                <w:szCs w:val="22"/>
                <w:lang w:val="en-US" w:eastAsia="zh-CN"/>
              </w:rPr>
              <w:t>C</w:t>
            </w:r>
            <w:r>
              <w:rPr>
                <w:rFonts w:ascii="Times New Roman" w:hAnsi="Times New Roman" w:cs="Times New Roman"/>
                <w:sz w:val="22"/>
                <w:szCs w:val="22"/>
                <w:lang w:val="en-US"/>
              </w:rPr>
              <w:t>ertificate of Conformity – 1 original copy.</w:t>
            </w:r>
          </w:p>
          <w:p w14:paraId="548384AD">
            <w:pPr>
              <w:keepNext/>
              <w:keepLines/>
              <w:contextualSpacing/>
              <w:jc w:val="both"/>
              <w:rPr>
                <w:rFonts w:ascii="Times New Roman" w:hAnsi="Times New Roman" w:cs="Times New Roman"/>
                <w:b/>
                <w:sz w:val="22"/>
                <w:szCs w:val="22"/>
                <w:lang w:val="en-US"/>
              </w:rPr>
            </w:pPr>
          </w:p>
        </w:tc>
      </w:tr>
      <w:tr w14:paraId="01A4BCDB">
        <w:tblPrEx>
          <w:tblCellMar>
            <w:top w:w="0" w:type="dxa"/>
            <w:left w:w="108" w:type="dxa"/>
            <w:bottom w:w="0" w:type="dxa"/>
            <w:right w:w="108" w:type="dxa"/>
          </w:tblCellMar>
        </w:tblPrEx>
        <w:trPr>
          <w:trHeight w:val="839" w:hRule="atLeast"/>
        </w:trPr>
        <w:tc>
          <w:tcPr>
            <w:tcW w:w="5132" w:type="dxa"/>
            <w:gridSpan w:val="4"/>
            <w:tcBorders>
              <w:top w:val="single" w:color="auto" w:sz="4" w:space="0"/>
              <w:left w:val="single" w:color="auto" w:sz="4" w:space="0"/>
              <w:bottom w:val="single" w:color="auto" w:sz="4" w:space="0"/>
              <w:right w:val="single" w:color="auto" w:sz="4" w:space="0"/>
            </w:tcBorders>
          </w:tcPr>
          <w:p w14:paraId="2C1DC3AB">
            <w:pPr>
              <w:keepNext/>
              <w:keepLines/>
              <w:contextualSpacing/>
              <w:jc w:val="both"/>
              <w:rPr>
                <w:rFonts w:ascii="Times New Roman" w:hAnsi="Times New Roman" w:cs="Times New Roman"/>
                <w:b/>
                <w:sz w:val="22"/>
                <w:szCs w:val="22"/>
              </w:rPr>
            </w:pPr>
            <w:ins w:id="307" w:author="Ellen" w:date="2026-06-14T20:46:29Z">
              <w:r>
                <w:rPr>
                  <w:rFonts w:hint="eastAsia" w:ascii="Times New Roman" w:hAnsi="Times New Roman" w:cs="Times New Roman"/>
                  <w:b/>
                  <w:sz w:val="22"/>
                  <w:szCs w:val="22"/>
                  <w:u w:val="single"/>
                  <w:lang w:val="en-US" w:eastAsia="zh-CN"/>
                </w:rPr>
                <w:t>8</w:t>
              </w:r>
            </w:ins>
            <w:del w:id="308" w:author="Ellen" w:date="2026-06-14T20:46:28Z">
              <w:r>
                <w:rPr>
                  <w:rFonts w:ascii="Times New Roman" w:hAnsi="Times New Roman" w:cs="Times New Roman"/>
                  <w:b/>
                  <w:sz w:val="22"/>
                  <w:szCs w:val="22"/>
                  <w:u w:val="single"/>
                </w:rPr>
                <w:delText>9</w:delText>
              </w:r>
            </w:del>
            <w:r>
              <w:rPr>
                <w:rFonts w:ascii="Times New Roman" w:hAnsi="Times New Roman" w:cs="Times New Roman"/>
                <w:b/>
                <w:sz w:val="22"/>
                <w:szCs w:val="22"/>
                <w:u w:val="single"/>
              </w:rPr>
              <w:t>. Условия проведения технической приемки:</w:t>
            </w:r>
            <w:r>
              <w:rPr>
                <w:rFonts w:ascii="Times New Roman" w:hAnsi="Times New Roman" w:cs="Times New Roman"/>
                <w:b/>
                <w:sz w:val="22"/>
                <w:szCs w:val="22"/>
              </w:rPr>
              <w:t xml:space="preserve"> </w:t>
            </w:r>
          </w:p>
          <w:p w14:paraId="4454C31F">
            <w:pPr>
              <w:keepNext/>
              <w:keepLines/>
              <w:contextualSpacing/>
              <w:jc w:val="both"/>
              <w:rPr>
                <w:rFonts w:ascii="Times New Roman" w:hAnsi="Times New Roman" w:cs="Times New Roman"/>
                <w:sz w:val="22"/>
                <w:szCs w:val="22"/>
                <w:lang w:eastAsia="lt-LT"/>
              </w:rPr>
            </w:pPr>
            <w:r>
              <w:rPr>
                <w:rFonts w:ascii="Times New Roman" w:hAnsi="Times New Roman" w:cs="Times New Roman"/>
                <w:sz w:val="22"/>
                <w:szCs w:val="22"/>
                <w:lang w:eastAsia="lt-LT"/>
              </w:rPr>
              <w:t>Техническая приемка Товара производится в порядке, предусмотренном в п.7.2.1-7.2.2 Контракта.</w:t>
            </w:r>
          </w:p>
          <w:p w14:paraId="02CE5488">
            <w:pPr>
              <w:keepNext/>
              <w:keepLines/>
              <w:contextualSpacing/>
              <w:jc w:val="both"/>
              <w:rPr>
                <w:rFonts w:ascii="Times New Roman" w:hAnsi="Times New Roman" w:cs="Times New Roman"/>
                <w:i/>
                <w:sz w:val="22"/>
                <w:szCs w:val="22"/>
                <w:lang w:eastAsia="lt-LT"/>
              </w:rPr>
            </w:pPr>
            <w:r>
              <w:rPr>
                <w:rFonts w:ascii="Times New Roman" w:hAnsi="Times New Roman" w:cs="Times New Roman"/>
                <w:i/>
                <w:color w:val="FF0000"/>
                <w:sz w:val="22"/>
                <w:szCs w:val="22"/>
                <w:lang w:eastAsia="lt-LT"/>
              </w:rPr>
              <w:t>Либо</w:t>
            </w:r>
            <w:r>
              <w:rPr>
                <w:rFonts w:ascii="Times New Roman" w:hAnsi="Times New Roman" w:cs="Times New Roman"/>
                <w:i/>
                <w:sz w:val="22"/>
                <w:szCs w:val="22"/>
                <w:lang w:eastAsia="lt-LT"/>
              </w:rPr>
              <w:t xml:space="preserve"> </w:t>
            </w:r>
            <w:r>
              <w:rPr>
                <w:rFonts w:ascii="Times New Roman" w:hAnsi="Times New Roman" w:cs="Times New Roman"/>
                <w:sz w:val="22"/>
                <w:szCs w:val="22"/>
                <w:lang w:eastAsia="lt-LT"/>
              </w:rPr>
              <w:t>Техническая приемка Товара не производится.</w:t>
            </w:r>
          </w:p>
        </w:tc>
        <w:tc>
          <w:tcPr>
            <w:tcW w:w="5176" w:type="dxa"/>
            <w:gridSpan w:val="5"/>
            <w:tcBorders>
              <w:top w:val="single" w:color="auto" w:sz="4" w:space="0"/>
              <w:left w:val="single" w:color="auto" w:sz="4" w:space="0"/>
              <w:bottom w:val="single" w:color="auto" w:sz="4" w:space="0"/>
              <w:right w:val="single" w:color="auto" w:sz="4" w:space="0"/>
            </w:tcBorders>
          </w:tcPr>
          <w:p w14:paraId="408D97D5">
            <w:pPr>
              <w:pStyle w:val="4"/>
              <w:keepNext/>
              <w:keepLines/>
              <w:contextualSpacing/>
              <w:jc w:val="both"/>
              <w:rPr>
                <w:sz w:val="22"/>
                <w:szCs w:val="22"/>
                <w:u w:val="single"/>
                <w:lang w:val="en-US" w:eastAsia="zh-CN"/>
              </w:rPr>
            </w:pPr>
            <w:ins w:id="309" w:author="Ellen" w:date="2026-06-14T20:46:33Z">
              <w:r>
                <w:rPr>
                  <w:rFonts w:hint="eastAsia"/>
                  <w:sz w:val="22"/>
                  <w:szCs w:val="22"/>
                  <w:u w:val="single"/>
                  <w:lang w:val="en-US" w:eastAsia="zh-CN"/>
                </w:rPr>
                <w:t>8</w:t>
              </w:r>
            </w:ins>
            <w:del w:id="310" w:author="Ellen" w:date="2026-06-14T20:46:32Z">
              <w:r>
                <w:rPr>
                  <w:sz w:val="22"/>
                  <w:szCs w:val="22"/>
                  <w:u w:val="single"/>
                  <w:lang w:val="en-US"/>
                </w:rPr>
                <w:delText>9</w:delText>
              </w:r>
            </w:del>
            <w:r>
              <w:rPr>
                <w:sz w:val="22"/>
                <w:szCs w:val="22"/>
                <w:u w:val="single"/>
                <w:lang w:val="en-US"/>
              </w:rPr>
              <w:t>. The terms of carrying out technical acceptance:</w:t>
            </w:r>
          </w:p>
          <w:p w14:paraId="1306A997">
            <w:pPr>
              <w:pStyle w:val="4"/>
              <w:keepNext/>
              <w:keepLines/>
              <w:contextualSpacing/>
              <w:jc w:val="both"/>
              <w:rPr>
                <w:b w:val="0"/>
                <w:sz w:val="22"/>
                <w:szCs w:val="22"/>
                <w:lang w:val="en-US" w:eastAsia="zh-CN"/>
              </w:rPr>
            </w:pPr>
            <w:r>
              <w:rPr>
                <w:b w:val="0"/>
                <w:sz w:val="22"/>
                <w:szCs w:val="22"/>
                <w:lang w:val="en-US" w:eastAsia="zh-CN"/>
              </w:rPr>
              <w:t>Technical acceptance of the Goods shall be carried out according to the paragraphs 7.2.1 – 7.2.2. of the Contract</w:t>
            </w:r>
            <w:r>
              <w:rPr>
                <w:b w:val="0"/>
                <w:color w:val="FF0000"/>
                <w:sz w:val="22"/>
                <w:szCs w:val="22"/>
                <w:lang w:val="en-US" w:eastAsia="zh-CN"/>
              </w:rPr>
              <w:t xml:space="preserve"> </w:t>
            </w:r>
            <w:r>
              <w:rPr>
                <w:b w:val="0"/>
                <w:i/>
                <w:color w:val="FF0000"/>
                <w:sz w:val="22"/>
                <w:szCs w:val="22"/>
                <w:lang w:val="en-US" w:eastAsia="zh-CN"/>
              </w:rPr>
              <w:t>or</w:t>
            </w:r>
            <w:r>
              <w:rPr>
                <w:b w:val="0"/>
                <w:color w:val="FF0000"/>
                <w:sz w:val="22"/>
                <w:szCs w:val="22"/>
                <w:lang w:val="en-US" w:eastAsia="zh-CN"/>
              </w:rPr>
              <w:t xml:space="preserve"> </w:t>
            </w:r>
            <w:r>
              <w:rPr>
                <w:b w:val="0"/>
                <w:sz w:val="22"/>
                <w:szCs w:val="22"/>
                <w:lang w:val="en-US" w:eastAsia="zh-CN"/>
              </w:rPr>
              <w:t>The technical acceptance is not carried out.</w:t>
            </w:r>
          </w:p>
        </w:tc>
      </w:tr>
      <w:tr w14:paraId="5F89A4EA">
        <w:tblPrEx>
          <w:tblCellMar>
            <w:top w:w="0" w:type="dxa"/>
            <w:left w:w="108" w:type="dxa"/>
            <w:bottom w:w="0" w:type="dxa"/>
            <w:right w:w="108" w:type="dxa"/>
          </w:tblCellMar>
        </w:tblPrEx>
        <w:trPr>
          <w:gridAfter w:val="1"/>
          <w:wAfter w:w="7" w:type="dxa"/>
          <w:trHeight w:val="1182" w:hRule="atLeast"/>
        </w:trPr>
        <w:tc>
          <w:tcPr>
            <w:tcW w:w="5132" w:type="dxa"/>
            <w:gridSpan w:val="4"/>
            <w:tcBorders>
              <w:top w:val="single" w:color="auto" w:sz="4" w:space="0"/>
              <w:left w:val="single" w:color="auto" w:sz="4" w:space="0"/>
              <w:bottom w:val="single" w:color="auto" w:sz="4" w:space="0"/>
              <w:right w:val="single" w:color="auto" w:sz="4" w:space="0"/>
            </w:tcBorders>
          </w:tcPr>
          <w:p w14:paraId="27EDDD79">
            <w:pPr>
              <w:keepNext/>
              <w:keepLines/>
              <w:jc w:val="both"/>
              <w:rPr>
                <w:rFonts w:ascii="Times New Roman" w:hAnsi="Times New Roman" w:cs="Times New Roman"/>
                <w:b/>
                <w:sz w:val="22"/>
                <w:szCs w:val="22"/>
                <w:lang w:val="en-US" w:eastAsia="zh-CN"/>
              </w:rPr>
            </w:pPr>
            <w:r>
              <w:rPr>
                <w:rFonts w:ascii="Times New Roman" w:hAnsi="Times New Roman" w:cs="Times New Roman"/>
                <w:b/>
                <w:sz w:val="22"/>
                <w:szCs w:val="22"/>
                <w:lang w:val="en-GB" w:eastAsia="zh-CN"/>
              </w:rPr>
              <w:t>For and on behalf of the BUYER</w:t>
            </w:r>
            <w:r>
              <w:rPr>
                <w:rFonts w:ascii="Times New Roman" w:hAnsi="Times New Roman" w:cs="Times New Roman"/>
                <w:b/>
                <w:sz w:val="22"/>
                <w:szCs w:val="22"/>
                <w:lang w:val="en-US" w:eastAsia="zh-CN"/>
              </w:rPr>
              <w:t>/</w:t>
            </w:r>
            <w:r>
              <w:rPr>
                <w:rFonts w:ascii="Times New Roman" w:hAnsi="Times New Roman" w:cs="Times New Roman"/>
                <w:b/>
                <w:sz w:val="22"/>
                <w:szCs w:val="22"/>
                <w:lang w:val="en-US" w:eastAsia="zh-CN"/>
              </w:rPr>
              <w:br w:type="textWrapping"/>
            </w:r>
            <w:r>
              <w:rPr>
                <w:rFonts w:ascii="Times New Roman" w:hAnsi="Times New Roman" w:cs="Times New Roman"/>
                <w:b/>
                <w:sz w:val="22"/>
                <w:szCs w:val="22"/>
                <w:lang w:eastAsia="zh-CN"/>
              </w:rPr>
              <w:t>за</w:t>
            </w:r>
            <w:r>
              <w:rPr>
                <w:rFonts w:ascii="Times New Roman" w:hAnsi="Times New Roman" w:cs="Times New Roman"/>
                <w:b/>
                <w:sz w:val="22"/>
                <w:szCs w:val="22"/>
                <w:lang w:val="en-US" w:eastAsia="zh-CN"/>
              </w:rPr>
              <w:t xml:space="preserve"> </w:t>
            </w:r>
            <w:r>
              <w:rPr>
                <w:rFonts w:ascii="Times New Roman" w:hAnsi="Times New Roman" w:cs="Times New Roman"/>
                <w:b/>
                <w:caps/>
                <w:sz w:val="22"/>
                <w:szCs w:val="22"/>
                <w:lang w:eastAsia="zh-CN"/>
              </w:rPr>
              <w:t>ПокупателЯ</w:t>
            </w:r>
          </w:p>
          <w:p w14:paraId="6B564279">
            <w:pPr>
              <w:keepNext/>
              <w:keepLines/>
              <w:jc w:val="both"/>
              <w:rPr>
                <w:rFonts w:ascii="Times New Roman" w:hAnsi="Times New Roman" w:cs="Times New Roman"/>
                <w:b/>
                <w:sz w:val="22"/>
                <w:szCs w:val="22"/>
                <w:lang w:eastAsia="zh-CN"/>
              </w:rPr>
            </w:pPr>
          </w:p>
          <w:p w14:paraId="3851D42C">
            <w:pPr>
              <w:keepNext/>
              <w:keepLines/>
              <w:jc w:val="both"/>
              <w:rPr>
                <w:rFonts w:ascii="Times New Roman" w:hAnsi="Times New Roman" w:cs="Times New Roman"/>
                <w:b/>
                <w:sz w:val="22"/>
                <w:szCs w:val="22"/>
                <w:lang w:eastAsia="zh-CN"/>
              </w:rPr>
            </w:pPr>
          </w:p>
          <w:p w14:paraId="22A6273D">
            <w:pPr>
              <w:keepNext/>
              <w:keepLines/>
              <w:jc w:val="both"/>
              <w:rPr>
                <w:rFonts w:ascii="Times New Roman" w:hAnsi="Times New Roman" w:cs="Times New Roman"/>
                <w:b/>
                <w:sz w:val="22"/>
                <w:szCs w:val="22"/>
                <w:lang w:eastAsia="zh-CN"/>
              </w:rPr>
            </w:pPr>
          </w:p>
          <w:p w14:paraId="6741074A">
            <w:pPr>
              <w:keepNext/>
              <w:keepLines/>
              <w:jc w:val="both"/>
              <w:rPr>
                <w:rFonts w:ascii="Times New Roman" w:hAnsi="Times New Roman" w:cs="Times New Roman"/>
                <w:b/>
                <w:sz w:val="22"/>
                <w:szCs w:val="22"/>
                <w:lang w:val="en-US" w:eastAsia="zh-CN"/>
              </w:rPr>
            </w:pPr>
            <w:r>
              <w:rPr>
                <w:rFonts w:ascii="Times New Roman" w:hAnsi="Times New Roman" w:cs="Times New Roman"/>
                <w:b/>
                <w:sz w:val="22"/>
                <w:szCs w:val="22"/>
                <w:lang w:val="en-US" w:eastAsia="zh-CN"/>
              </w:rPr>
              <w:t>_______________________/</w:t>
            </w:r>
            <w:r>
              <w:rPr>
                <w:lang w:val="en-US"/>
              </w:rPr>
              <w:t xml:space="preserve"> </w:t>
            </w:r>
            <w:r>
              <w:rPr>
                <w:rFonts w:ascii="Times New Roman" w:hAnsi="Times New Roman" w:cs="Times New Roman"/>
                <w:b/>
                <w:sz w:val="22"/>
                <w:szCs w:val="22"/>
                <w:highlight w:val="yellow"/>
                <w:lang w:val="en-US" w:eastAsia="zh-CN"/>
                <w:rPrChange w:id="311" w:author="Felix阿星" w:date="2026-06-17T14:17:56Z">
                  <w:rPr>
                    <w:rFonts w:ascii="Times New Roman" w:hAnsi="Times New Roman" w:cs="Times New Roman"/>
                    <w:b/>
                    <w:sz w:val="22"/>
                    <w:szCs w:val="22"/>
                    <w:lang w:val="en-US" w:eastAsia="zh-CN"/>
                  </w:rPr>
                </w:rPrChange>
              </w:rPr>
              <w:t>Sergey Zhuravlev</w:t>
            </w:r>
            <w:r>
              <w:rPr>
                <w:rFonts w:ascii="Times New Roman" w:hAnsi="Times New Roman" w:cs="Times New Roman"/>
                <w:b/>
                <w:sz w:val="22"/>
                <w:szCs w:val="22"/>
                <w:lang w:val="en-US" w:eastAsia="zh-CN"/>
              </w:rPr>
              <w:t xml:space="preserve">/ </w:t>
            </w:r>
          </w:p>
          <w:p w14:paraId="44C196B2">
            <w:pPr>
              <w:keepNext/>
              <w:keepLines/>
              <w:ind w:right="440"/>
              <w:rPr>
                <w:rFonts w:ascii="Times New Roman" w:hAnsi="Times New Roman" w:cs="Times New Roman"/>
                <w:b/>
                <w:sz w:val="22"/>
                <w:szCs w:val="22"/>
                <w:highlight w:val="none"/>
                <w:lang w:val="en-US" w:eastAsia="zh-CN"/>
                <w:rPrChange w:id="312" w:author="Felix阿星" w:date="2026-06-17T14:18:12Z">
                  <w:rPr>
                    <w:rFonts w:ascii="Times New Roman" w:hAnsi="Times New Roman" w:cs="Times New Roman"/>
                    <w:b/>
                    <w:sz w:val="22"/>
                    <w:szCs w:val="22"/>
                    <w:lang w:val="en-US" w:eastAsia="zh-CN"/>
                  </w:rPr>
                </w:rPrChange>
              </w:rPr>
            </w:pPr>
            <w:r>
              <w:rPr>
                <w:rFonts w:ascii="Times New Roman" w:hAnsi="Times New Roman" w:cs="Times New Roman"/>
                <w:b/>
                <w:sz w:val="22"/>
                <w:szCs w:val="22"/>
                <w:lang w:val="en-US" w:eastAsia="zh-CN"/>
              </w:rPr>
              <w:t xml:space="preserve">                                               </w:t>
            </w:r>
            <w:r>
              <w:rPr>
                <w:rFonts w:ascii="Times New Roman" w:hAnsi="Times New Roman" w:cs="Times New Roman"/>
                <w:b/>
                <w:sz w:val="22"/>
                <w:szCs w:val="22"/>
                <w:highlight w:val="yellow"/>
                <w:lang w:eastAsia="zh-CN"/>
                <w:rPrChange w:id="313" w:author="Felix阿星" w:date="2026-06-17T14:18:04Z">
                  <w:rPr>
                    <w:rFonts w:ascii="Times New Roman" w:hAnsi="Times New Roman" w:cs="Times New Roman"/>
                    <w:b/>
                    <w:sz w:val="22"/>
                    <w:szCs w:val="22"/>
                    <w:lang w:eastAsia="zh-CN"/>
                  </w:rPr>
                </w:rPrChange>
              </w:rPr>
              <w:t>Журавлёв</w:t>
            </w:r>
            <w:r>
              <w:rPr>
                <w:rFonts w:ascii="Times New Roman" w:hAnsi="Times New Roman" w:cs="Times New Roman"/>
                <w:b/>
                <w:sz w:val="22"/>
                <w:szCs w:val="22"/>
                <w:highlight w:val="yellow"/>
                <w:lang w:val="en-US" w:eastAsia="zh-CN"/>
                <w:rPrChange w:id="314" w:author="Felix阿星" w:date="2026-06-17T14:18:04Z">
                  <w:rPr>
                    <w:rFonts w:ascii="Times New Roman" w:hAnsi="Times New Roman" w:cs="Times New Roman"/>
                    <w:b/>
                    <w:sz w:val="22"/>
                    <w:szCs w:val="22"/>
                    <w:lang w:val="en-US" w:eastAsia="zh-CN"/>
                  </w:rPr>
                </w:rPrChange>
              </w:rPr>
              <w:t xml:space="preserve"> </w:t>
            </w:r>
            <w:r>
              <w:rPr>
                <w:rFonts w:ascii="Times New Roman" w:hAnsi="Times New Roman" w:cs="Times New Roman"/>
                <w:b/>
                <w:sz w:val="22"/>
                <w:szCs w:val="22"/>
                <w:highlight w:val="yellow"/>
                <w:lang w:eastAsia="zh-CN"/>
                <w:rPrChange w:id="315" w:author="Felix阿星" w:date="2026-06-17T14:18:04Z">
                  <w:rPr>
                    <w:rFonts w:ascii="Times New Roman" w:hAnsi="Times New Roman" w:cs="Times New Roman"/>
                    <w:b/>
                    <w:sz w:val="22"/>
                    <w:szCs w:val="22"/>
                    <w:lang w:eastAsia="zh-CN"/>
                  </w:rPr>
                </w:rPrChange>
              </w:rPr>
              <w:t>С</w:t>
            </w:r>
            <w:r>
              <w:rPr>
                <w:rFonts w:ascii="Times New Roman" w:hAnsi="Times New Roman" w:cs="Times New Roman"/>
                <w:b/>
                <w:sz w:val="22"/>
                <w:szCs w:val="22"/>
                <w:highlight w:val="yellow"/>
                <w:lang w:val="en-US" w:eastAsia="zh-CN"/>
                <w:rPrChange w:id="316" w:author="Felix阿星" w:date="2026-06-17T14:18:04Z">
                  <w:rPr>
                    <w:rFonts w:ascii="Times New Roman" w:hAnsi="Times New Roman" w:cs="Times New Roman"/>
                    <w:b/>
                    <w:sz w:val="22"/>
                    <w:szCs w:val="22"/>
                    <w:lang w:val="en-US" w:eastAsia="zh-CN"/>
                  </w:rPr>
                </w:rPrChange>
              </w:rPr>
              <w:t>.</w:t>
            </w:r>
            <w:r>
              <w:rPr>
                <w:rFonts w:ascii="Times New Roman" w:hAnsi="Times New Roman" w:cs="Times New Roman"/>
                <w:b/>
                <w:sz w:val="22"/>
                <w:szCs w:val="22"/>
                <w:highlight w:val="yellow"/>
                <w:lang w:eastAsia="zh-CN"/>
                <w:rPrChange w:id="317" w:author="Felix阿星" w:date="2026-06-17T14:18:04Z">
                  <w:rPr>
                    <w:rFonts w:ascii="Times New Roman" w:hAnsi="Times New Roman" w:cs="Times New Roman"/>
                    <w:b/>
                    <w:sz w:val="22"/>
                    <w:szCs w:val="22"/>
                    <w:lang w:eastAsia="zh-CN"/>
                  </w:rPr>
                </w:rPrChange>
              </w:rPr>
              <w:t>В</w:t>
            </w:r>
            <w:r>
              <w:rPr>
                <w:rFonts w:ascii="Times New Roman" w:hAnsi="Times New Roman" w:cs="Times New Roman"/>
                <w:b/>
                <w:sz w:val="22"/>
                <w:szCs w:val="22"/>
                <w:highlight w:val="yellow"/>
                <w:lang w:val="en-US" w:eastAsia="zh-CN"/>
                <w:rPrChange w:id="318" w:author="Felix阿星" w:date="2026-06-17T14:18:04Z">
                  <w:rPr>
                    <w:rFonts w:ascii="Times New Roman" w:hAnsi="Times New Roman" w:cs="Times New Roman"/>
                    <w:b/>
                    <w:sz w:val="22"/>
                    <w:szCs w:val="22"/>
                    <w:lang w:val="en-US" w:eastAsia="zh-CN"/>
                  </w:rPr>
                </w:rPrChange>
              </w:rPr>
              <w:t>.</w:t>
            </w:r>
            <w:r>
              <w:rPr>
                <w:rFonts w:ascii="Times New Roman" w:hAnsi="Times New Roman" w:cs="Times New Roman"/>
                <w:b/>
                <w:sz w:val="22"/>
                <w:szCs w:val="22"/>
                <w:highlight w:val="none"/>
                <w:lang w:val="en-US" w:eastAsia="zh-CN"/>
                <w:rPrChange w:id="319" w:author="Felix阿星" w:date="2026-06-17T14:18:12Z">
                  <w:rPr>
                    <w:rFonts w:ascii="Times New Roman" w:hAnsi="Times New Roman" w:cs="Times New Roman"/>
                    <w:b/>
                    <w:sz w:val="22"/>
                    <w:szCs w:val="22"/>
                    <w:lang w:val="en-US" w:eastAsia="zh-CN"/>
                  </w:rPr>
                </w:rPrChange>
              </w:rPr>
              <w:t>/</w:t>
            </w:r>
          </w:p>
          <w:p w14:paraId="51BF0B52">
            <w:pPr>
              <w:keepNext/>
              <w:keepLines/>
              <w:jc w:val="both"/>
              <w:rPr>
                <w:rFonts w:ascii="Times New Roman" w:hAnsi="Times New Roman" w:cs="Times New Roman"/>
                <w:b/>
                <w:sz w:val="22"/>
                <w:szCs w:val="22"/>
                <w:u w:val="single"/>
                <w:lang w:val="en-US" w:eastAsia="zh-CN"/>
              </w:rPr>
            </w:pPr>
          </w:p>
        </w:tc>
        <w:tc>
          <w:tcPr>
            <w:tcW w:w="5169" w:type="dxa"/>
            <w:gridSpan w:val="4"/>
            <w:tcBorders>
              <w:top w:val="single" w:color="auto" w:sz="4" w:space="0"/>
              <w:left w:val="single" w:color="auto" w:sz="4" w:space="0"/>
              <w:bottom w:val="single" w:color="auto" w:sz="4" w:space="0"/>
              <w:right w:val="single" w:color="auto" w:sz="4" w:space="0"/>
            </w:tcBorders>
          </w:tcPr>
          <w:p w14:paraId="29222EC5">
            <w:pPr>
              <w:keepNext/>
              <w:keepLines/>
              <w:jc w:val="both"/>
              <w:rPr>
                <w:rFonts w:ascii="Times New Roman" w:hAnsi="Times New Roman" w:cs="Times New Roman"/>
                <w:b/>
                <w:sz w:val="22"/>
                <w:szCs w:val="22"/>
                <w:lang w:val="en-US" w:eastAsia="zh-CN"/>
              </w:rPr>
            </w:pPr>
            <w:r>
              <w:rPr>
                <w:rFonts w:ascii="Times New Roman" w:hAnsi="Times New Roman" w:cs="Times New Roman"/>
                <w:b/>
                <w:sz w:val="22"/>
                <w:szCs w:val="22"/>
                <w:lang w:val="en-GB" w:eastAsia="zh-CN"/>
              </w:rPr>
              <w:t>For and on behalf of the SELLER</w:t>
            </w:r>
            <w:r>
              <w:rPr>
                <w:rFonts w:ascii="Times New Roman" w:hAnsi="Times New Roman" w:cs="Times New Roman"/>
                <w:b/>
                <w:sz w:val="22"/>
                <w:szCs w:val="22"/>
                <w:lang w:val="en-US" w:eastAsia="zh-CN"/>
              </w:rPr>
              <w:t xml:space="preserve">/ </w:t>
            </w:r>
            <w:r>
              <w:rPr>
                <w:rFonts w:ascii="Times New Roman" w:hAnsi="Times New Roman" w:cs="Times New Roman"/>
                <w:b/>
                <w:sz w:val="22"/>
                <w:szCs w:val="22"/>
                <w:lang w:val="en-US" w:eastAsia="zh-CN"/>
              </w:rPr>
              <w:br w:type="textWrapping"/>
            </w:r>
            <w:r>
              <w:rPr>
                <w:rFonts w:ascii="Times New Roman" w:hAnsi="Times New Roman" w:cs="Times New Roman"/>
                <w:b/>
                <w:sz w:val="22"/>
                <w:szCs w:val="22"/>
                <w:lang w:eastAsia="zh-CN"/>
              </w:rPr>
              <w:t>за</w:t>
            </w:r>
            <w:r>
              <w:rPr>
                <w:rFonts w:ascii="Times New Roman" w:hAnsi="Times New Roman" w:cs="Times New Roman"/>
                <w:b/>
                <w:sz w:val="22"/>
                <w:szCs w:val="22"/>
                <w:lang w:val="en-US" w:eastAsia="zh-CN"/>
              </w:rPr>
              <w:t xml:space="preserve"> </w:t>
            </w:r>
            <w:r>
              <w:rPr>
                <w:rFonts w:ascii="Times New Roman" w:hAnsi="Times New Roman" w:cs="Times New Roman"/>
                <w:b/>
                <w:sz w:val="22"/>
                <w:szCs w:val="22"/>
                <w:lang w:eastAsia="zh-CN"/>
              </w:rPr>
              <w:t>ПРОДАВЦА</w:t>
            </w:r>
          </w:p>
          <w:p w14:paraId="1F68F736">
            <w:pPr>
              <w:keepNext/>
              <w:keepLines/>
              <w:jc w:val="both"/>
              <w:rPr>
                <w:rFonts w:ascii="Times New Roman" w:hAnsi="Times New Roman" w:cs="Times New Roman"/>
                <w:b/>
                <w:sz w:val="22"/>
                <w:szCs w:val="22"/>
                <w:lang w:eastAsia="zh-CN"/>
              </w:rPr>
            </w:pPr>
          </w:p>
          <w:p w14:paraId="2BBED08A">
            <w:pPr>
              <w:keepNext/>
              <w:keepLines/>
              <w:jc w:val="both"/>
              <w:rPr>
                <w:rFonts w:ascii="Times New Roman" w:hAnsi="Times New Roman" w:cs="Times New Roman"/>
                <w:b/>
                <w:sz w:val="22"/>
                <w:szCs w:val="22"/>
                <w:lang w:eastAsia="zh-CN"/>
              </w:rPr>
            </w:pPr>
          </w:p>
          <w:p w14:paraId="55C3600C">
            <w:pPr>
              <w:keepNext/>
              <w:keepLines/>
              <w:jc w:val="both"/>
              <w:rPr>
                <w:rFonts w:ascii="Times New Roman" w:hAnsi="Times New Roman" w:cs="Times New Roman"/>
                <w:b/>
                <w:sz w:val="22"/>
                <w:szCs w:val="22"/>
                <w:lang w:eastAsia="zh-CN"/>
              </w:rPr>
            </w:pPr>
          </w:p>
          <w:p w14:paraId="18E09C93">
            <w:pPr>
              <w:keepNext/>
              <w:keepLines/>
              <w:jc w:val="both"/>
              <w:rPr>
                <w:rFonts w:ascii="Times New Roman" w:hAnsi="Times New Roman" w:cs="Times New Roman"/>
                <w:b/>
                <w:sz w:val="22"/>
                <w:szCs w:val="22"/>
                <w:lang w:eastAsia="zh-CN"/>
              </w:rPr>
            </w:pPr>
            <w:r>
              <w:rPr>
                <w:rFonts w:ascii="Times New Roman" w:hAnsi="Times New Roman" w:cs="Times New Roman"/>
                <w:b/>
                <w:sz w:val="22"/>
                <w:szCs w:val="22"/>
                <w:lang w:eastAsia="zh-CN"/>
              </w:rPr>
              <w:t>_____________________/</w:t>
            </w:r>
            <w:r>
              <w:rPr>
                <w:rStyle w:val="12"/>
                <w:rFonts w:ascii="Times New Roman" w:hAnsi="Times New Roman" w:cs="Times New Roman"/>
                <w:b/>
                <w:sz w:val="22"/>
                <w:szCs w:val="22"/>
                <w:highlight w:val="yellow"/>
                <w:shd w:val="clear" w:color="auto" w:fill="FFFFFF"/>
                <w:lang w:val="en-US" w:eastAsia="zh-CN"/>
                <w:rPrChange w:id="320" w:author="Felix阿星" w:date="2026-06-17T14:18:00Z">
                  <w:rPr>
                    <w:rStyle w:val="12"/>
                    <w:rFonts w:ascii="Times New Roman" w:hAnsi="Times New Roman" w:cs="Times New Roman"/>
                    <w:b/>
                    <w:sz w:val="22"/>
                    <w:szCs w:val="22"/>
                    <w:shd w:val="clear" w:color="auto" w:fill="FFFFFF"/>
                    <w:lang w:val="en-US" w:eastAsia="zh-CN"/>
                  </w:rPr>
                </w:rPrChange>
              </w:rPr>
              <w:t>Xu Yuan</w:t>
            </w:r>
            <w:r>
              <w:rPr>
                <w:rFonts w:ascii="Times New Roman" w:hAnsi="Times New Roman" w:cs="Times New Roman"/>
                <w:b/>
                <w:sz w:val="22"/>
                <w:szCs w:val="22"/>
                <w:lang w:eastAsia="zh-CN"/>
              </w:rPr>
              <w:t>/</w:t>
            </w:r>
          </w:p>
          <w:p w14:paraId="7BE37197">
            <w:pPr>
              <w:jc w:val="center"/>
              <w:rPr>
                <w:rFonts w:ascii="Times New Roman" w:hAnsi="Times New Roman" w:cs="Times New Roman"/>
                <w:sz w:val="22"/>
                <w:szCs w:val="22"/>
                <w:lang w:eastAsia="zh-CN"/>
              </w:rPr>
            </w:pPr>
            <w:r>
              <w:rPr>
                <w:rFonts w:ascii="Times New Roman" w:hAnsi="Times New Roman" w:cs="Times New Roman"/>
                <w:sz w:val="22"/>
                <w:szCs w:val="22"/>
                <w:lang w:eastAsia="zh-CN"/>
              </w:rPr>
              <w:t xml:space="preserve">                </w:t>
            </w:r>
            <w:r>
              <w:rPr>
                <w:rFonts w:hint="eastAsia" w:ascii="Times New Roman" w:hAnsi="Times New Roman" w:cs="Times New Roman"/>
                <w:sz w:val="22"/>
                <w:szCs w:val="22"/>
                <w:lang w:eastAsia="zh-CN"/>
              </w:rPr>
              <w:t>/</w:t>
            </w:r>
            <w:r>
              <w:rPr>
                <w:rFonts w:ascii="Times New Roman" w:hAnsi="Times New Roman" w:cs="Times New Roman"/>
                <w:b/>
                <w:sz w:val="22"/>
                <w:szCs w:val="22"/>
                <w:highlight w:val="yellow"/>
                <w:lang w:eastAsia="zh-CN"/>
                <w:rPrChange w:id="321" w:author="Felix阿星" w:date="2026-06-17T14:18:08Z">
                  <w:rPr>
                    <w:rFonts w:ascii="Times New Roman" w:hAnsi="Times New Roman" w:cs="Times New Roman"/>
                    <w:b/>
                    <w:sz w:val="22"/>
                    <w:szCs w:val="22"/>
                    <w:lang w:eastAsia="zh-CN"/>
                  </w:rPr>
                </w:rPrChange>
              </w:rPr>
              <w:t>Сюй Юань</w:t>
            </w:r>
            <w:r>
              <w:rPr>
                <w:rFonts w:ascii="Times New Roman" w:hAnsi="Times New Roman" w:cs="Times New Roman"/>
                <w:b/>
                <w:sz w:val="22"/>
                <w:szCs w:val="22"/>
                <w:lang w:eastAsia="zh-CN"/>
              </w:rPr>
              <w:t>/</w:t>
            </w:r>
          </w:p>
        </w:tc>
      </w:tr>
    </w:tbl>
    <w:p w14:paraId="3E8896F9">
      <w:pPr>
        <w:rPr>
          <w:lang w:val="en-US"/>
        </w:rPr>
      </w:pPr>
      <w:bookmarkStart w:id="0" w:name="_GoBack"/>
      <w:bookmarkEnd w:id="0"/>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CC"/>
    <w:family w:val="swiss"/>
    <w:pitch w:val="default"/>
    <w:sig w:usb0="E4002EFF" w:usb1="C000E47F"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Microsoft Sans Serif">
    <w:panose1 w:val="020B0604020202020204"/>
    <w:charset w:val="CC"/>
    <w:family w:val="swiss"/>
    <w:pitch w:val="default"/>
    <w:sig w:usb0="E5002EFF" w:usb1="C000605B" w:usb2="00000029" w:usb3="00000000" w:csb0="200101FF" w:csb1="2028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Ellen">
    <w15:presenceInfo w15:providerId="WPS Office" w15:userId="3296259542"/>
  </w15:person>
  <w15:person w15:author="Felix阿星">
    <w15:presenceInfo w15:providerId="WPS Office" w15:userId="104074889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trackRevisions w:val="1"/>
  <w:documentProtection w:enforcement="0"/>
  <w:defaultTabStop w:val="708"/>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024"/>
    <w:rsid w:val="00027D42"/>
    <w:rsid w:val="0003625C"/>
    <w:rsid w:val="0004528B"/>
    <w:rsid w:val="00086478"/>
    <w:rsid w:val="000A021C"/>
    <w:rsid w:val="000B0098"/>
    <w:rsid w:val="000B5C6D"/>
    <w:rsid w:val="000C6E68"/>
    <w:rsid w:val="000C73E2"/>
    <w:rsid w:val="000D6C45"/>
    <w:rsid w:val="000E0E14"/>
    <w:rsid w:val="00117153"/>
    <w:rsid w:val="0016387D"/>
    <w:rsid w:val="001D3D08"/>
    <w:rsid w:val="001E4051"/>
    <w:rsid w:val="002524F4"/>
    <w:rsid w:val="0025666F"/>
    <w:rsid w:val="00272A4B"/>
    <w:rsid w:val="00285787"/>
    <w:rsid w:val="002868EF"/>
    <w:rsid w:val="002A6CEE"/>
    <w:rsid w:val="002B168B"/>
    <w:rsid w:val="002E1240"/>
    <w:rsid w:val="00307EE1"/>
    <w:rsid w:val="00315324"/>
    <w:rsid w:val="00322200"/>
    <w:rsid w:val="00327310"/>
    <w:rsid w:val="003325C6"/>
    <w:rsid w:val="004168ED"/>
    <w:rsid w:val="00450C4A"/>
    <w:rsid w:val="0046112C"/>
    <w:rsid w:val="00484595"/>
    <w:rsid w:val="005176E3"/>
    <w:rsid w:val="005215EA"/>
    <w:rsid w:val="00527D6E"/>
    <w:rsid w:val="0056629B"/>
    <w:rsid w:val="00572416"/>
    <w:rsid w:val="005973C0"/>
    <w:rsid w:val="005A0848"/>
    <w:rsid w:val="005D6B87"/>
    <w:rsid w:val="005E0EB8"/>
    <w:rsid w:val="006135FC"/>
    <w:rsid w:val="00616C3C"/>
    <w:rsid w:val="00621491"/>
    <w:rsid w:val="00623624"/>
    <w:rsid w:val="00655D15"/>
    <w:rsid w:val="006909FD"/>
    <w:rsid w:val="006A2B02"/>
    <w:rsid w:val="006D3A0A"/>
    <w:rsid w:val="007214F4"/>
    <w:rsid w:val="0073381E"/>
    <w:rsid w:val="00781B2F"/>
    <w:rsid w:val="0079053B"/>
    <w:rsid w:val="007E60F4"/>
    <w:rsid w:val="0084753E"/>
    <w:rsid w:val="00856B2E"/>
    <w:rsid w:val="00860441"/>
    <w:rsid w:val="008A57D3"/>
    <w:rsid w:val="008A6792"/>
    <w:rsid w:val="00917675"/>
    <w:rsid w:val="00922803"/>
    <w:rsid w:val="009312F8"/>
    <w:rsid w:val="00934031"/>
    <w:rsid w:val="00945066"/>
    <w:rsid w:val="00956433"/>
    <w:rsid w:val="00974834"/>
    <w:rsid w:val="009A3A4C"/>
    <w:rsid w:val="009E76A2"/>
    <w:rsid w:val="009F2F89"/>
    <w:rsid w:val="00A023F9"/>
    <w:rsid w:val="00A25946"/>
    <w:rsid w:val="00A61F20"/>
    <w:rsid w:val="00A65ADA"/>
    <w:rsid w:val="00AA0654"/>
    <w:rsid w:val="00B20646"/>
    <w:rsid w:val="00B23D2D"/>
    <w:rsid w:val="00B35952"/>
    <w:rsid w:val="00B720E0"/>
    <w:rsid w:val="00B85284"/>
    <w:rsid w:val="00BC1424"/>
    <w:rsid w:val="00C13BBD"/>
    <w:rsid w:val="00C17919"/>
    <w:rsid w:val="00C4112B"/>
    <w:rsid w:val="00C604C8"/>
    <w:rsid w:val="00C74977"/>
    <w:rsid w:val="00C8514E"/>
    <w:rsid w:val="00C8658A"/>
    <w:rsid w:val="00C86CDD"/>
    <w:rsid w:val="00CD0093"/>
    <w:rsid w:val="00CE0918"/>
    <w:rsid w:val="00CE266D"/>
    <w:rsid w:val="00D02D67"/>
    <w:rsid w:val="00D073CE"/>
    <w:rsid w:val="00D30024"/>
    <w:rsid w:val="00DC1D3F"/>
    <w:rsid w:val="00DC6780"/>
    <w:rsid w:val="00E14B74"/>
    <w:rsid w:val="00E24A15"/>
    <w:rsid w:val="00E53815"/>
    <w:rsid w:val="00E538AD"/>
    <w:rsid w:val="00EA1675"/>
    <w:rsid w:val="00EC0938"/>
    <w:rsid w:val="00EE3713"/>
    <w:rsid w:val="00EF7FC2"/>
    <w:rsid w:val="00F04C00"/>
    <w:rsid w:val="00FD498A"/>
    <w:rsid w:val="0CEF0CD8"/>
    <w:rsid w:val="10536709"/>
    <w:rsid w:val="10857989"/>
    <w:rsid w:val="13645F7C"/>
    <w:rsid w:val="154D6DDB"/>
    <w:rsid w:val="18041728"/>
    <w:rsid w:val="18707FDB"/>
    <w:rsid w:val="18730A0F"/>
    <w:rsid w:val="20062169"/>
    <w:rsid w:val="22BF35B5"/>
    <w:rsid w:val="2A2D082A"/>
    <w:rsid w:val="2C475FE3"/>
    <w:rsid w:val="2E0B12C9"/>
    <w:rsid w:val="2EEC6D8D"/>
    <w:rsid w:val="2EED10C4"/>
    <w:rsid w:val="33833DA5"/>
    <w:rsid w:val="36A527D6"/>
    <w:rsid w:val="36B424C7"/>
    <w:rsid w:val="3A830B2E"/>
    <w:rsid w:val="3BBB7E54"/>
    <w:rsid w:val="46FD65CF"/>
    <w:rsid w:val="48C5172C"/>
    <w:rsid w:val="51BD44CE"/>
    <w:rsid w:val="5FA55F94"/>
    <w:rsid w:val="61355E2F"/>
    <w:rsid w:val="62FB4E56"/>
    <w:rsid w:val="63F06D02"/>
    <w:rsid w:val="648A6492"/>
    <w:rsid w:val="66051521"/>
    <w:rsid w:val="67625F33"/>
    <w:rsid w:val="69CC12FA"/>
    <w:rsid w:val="6A767EB5"/>
    <w:rsid w:val="76F27ACC"/>
    <w:rsid w:val="7B6B0973"/>
    <w:rsid w:val="7D2F66B3"/>
    <w:rsid w:val="7F9F6E3D"/>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Arial" w:hAnsi="Arial" w:eastAsia="宋体" w:cs="Arial"/>
      <w:sz w:val="24"/>
      <w:szCs w:val="24"/>
      <w:lang w:val="ru-RU" w:eastAsia="ru-RU" w:bidi="ar-SA"/>
    </w:rPr>
  </w:style>
  <w:style w:type="character" w:default="1" w:styleId="7">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rPr>
      <w:sz w:val="20"/>
      <w:szCs w:val="20"/>
    </w:rPr>
  </w:style>
  <w:style w:type="paragraph" w:styleId="3">
    <w:name w:val="Balloon Text"/>
    <w:basedOn w:val="1"/>
    <w:link w:val="17"/>
    <w:semiHidden/>
    <w:unhideWhenUsed/>
    <w:qFormat/>
    <w:uiPriority w:val="99"/>
    <w:rPr>
      <w:rFonts w:ascii="Segoe UI" w:hAnsi="Segoe UI" w:cs="Segoe UI"/>
      <w:sz w:val="18"/>
      <w:szCs w:val="18"/>
    </w:rPr>
  </w:style>
  <w:style w:type="paragraph" w:styleId="4">
    <w:name w:val="Title"/>
    <w:basedOn w:val="1"/>
    <w:link w:val="11"/>
    <w:qFormat/>
    <w:uiPriority w:val="0"/>
    <w:pPr>
      <w:jc w:val="center"/>
    </w:pPr>
    <w:rPr>
      <w:rFonts w:ascii="Times New Roman" w:hAnsi="Times New Roman" w:cs="Times New Roman"/>
      <w:b/>
      <w:sz w:val="28"/>
      <w:szCs w:val="20"/>
    </w:rPr>
  </w:style>
  <w:style w:type="paragraph" w:styleId="5">
    <w:name w:val="annotation subject"/>
    <w:basedOn w:val="2"/>
    <w:next w:val="2"/>
    <w:link w:val="16"/>
    <w:semiHidden/>
    <w:unhideWhenUsed/>
    <w:qFormat/>
    <w:uiPriority w:val="99"/>
    <w:rPr>
      <w:b/>
      <w:bCs/>
    </w:rPr>
  </w:style>
  <w:style w:type="character" w:styleId="8">
    <w:name w:val="Strong"/>
    <w:basedOn w:val="7"/>
    <w:qFormat/>
    <w:uiPriority w:val="22"/>
    <w:rPr>
      <w:b/>
      <w:bCs/>
    </w:rPr>
  </w:style>
  <w:style w:type="character" w:styleId="9">
    <w:name w:val="annotation reference"/>
    <w:basedOn w:val="7"/>
    <w:semiHidden/>
    <w:unhideWhenUsed/>
    <w:qFormat/>
    <w:uiPriority w:val="99"/>
    <w:rPr>
      <w:sz w:val="16"/>
      <w:szCs w:val="16"/>
    </w:rPr>
  </w:style>
  <w:style w:type="character" w:customStyle="1" w:styleId="10">
    <w:name w:val="Название Знак"/>
    <w:basedOn w:val="7"/>
    <w:qFormat/>
    <w:uiPriority w:val="10"/>
    <w:rPr>
      <w:rFonts w:asciiTheme="majorHAnsi" w:hAnsiTheme="majorHAnsi" w:eastAsiaTheme="majorEastAsia" w:cstheme="majorBidi"/>
      <w:spacing w:val="-10"/>
      <w:kern w:val="28"/>
      <w:sz w:val="56"/>
      <w:szCs w:val="56"/>
      <w:lang w:eastAsia="ru-RU"/>
    </w:rPr>
  </w:style>
  <w:style w:type="character" w:customStyle="1" w:styleId="11">
    <w:name w:val="Заголовок Знак"/>
    <w:link w:val="4"/>
    <w:qFormat/>
    <w:uiPriority w:val="0"/>
    <w:rPr>
      <w:rFonts w:ascii="Times New Roman" w:hAnsi="Times New Roman" w:eastAsia="宋体" w:cs="Times New Roman"/>
      <w:b/>
      <w:sz w:val="28"/>
      <w:szCs w:val="20"/>
      <w:lang w:eastAsia="ru-RU"/>
    </w:rPr>
  </w:style>
  <w:style w:type="character" w:customStyle="1" w:styleId="12">
    <w:name w:val="apple-style-span"/>
    <w:qFormat/>
    <w:uiPriority w:val="0"/>
  </w:style>
  <w:style w:type="paragraph" w:customStyle="1" w:styleId="13">
    <w:name w:val="Абзац списка1"/>
    <w:basedOn w:val="1"/>
    <w:qFormat/>
    <w:uiPriority w:val="34"/>
    <w:pPr>
      <w:ind w:left="720"/>
      <w:contextualSpacing/>
    </w:pPr>
  </w:style>
  <w:style w:type="paragraph" w:styleId="14">
    <w:name w:val="List Paragraph"/>
    <w:basedOn w:val="1"/>
    <w:qFormat/>
    <w:uiPriority w:val="34"/>
    <w:pPr>
      <w:spacing w:after="200" w:line="276" w:lineRule="auto"/>
      <w:ind w:left="720"/>
      <w:contextualSpacing/>
    </w:pPr>
    <w:rPr>
      <w:rFonts w:ascii="Calibri" w:hAnsi="Calibri" w:eastAsia="Calibri" w:cs="Times New Roman"/>
      <w:sz w:val="22"/>
      <w:szCs w:val="22"/>
      <w:lang w:eastAsia="en-US"/>
    </w:rPr>
  </w:style>
  <w:style w:type="character" w:customStyle="1" w:styleId="15">
    <w:name w:val="Текст примечания Знак"/>
    <w:basedOn w:val="7"/>
    <w:link w:val="2"/>
    <w:semiHidden/>
    <w:qFormat/>
    <w:uiPriority w:val="99"/>
    <w:rPr>
      <w:rFonts w:ascii="Arial" w:hAnsi="Arial" w:eastAsia="宋体" w:cs="Arial"/>
      <w:sz w:val="20"/>
      <w:szCs w:val="20"/>
      <w:lang w:eastAsia="ru-RU"/>
    </w:rPr>
  </w:style>
  <w:style w:type="character" w:customStyle="1" w:styleId="16">
    <w:name w:val="Тема примечания Знак"/>
    <w:basedOn w:val="15"/>
    <w:link w:val="5"/>
    <w:semiHidden/>
    <w:qFormat/>
    <w:uiPriority w:val="99"/>
    <w:rPr>
      <w:rFonts w:ascii="Arial" w:hAnsi="Arial" w:eastAsia="宋体" w:cs="Arial"/>
      <w:b/>
      <w:bCs/>
      <w:sz w:val="20"/>
      <w:szCs w:val="20"/>
      <w:lang w:eastAsia="ru-RU"/>
    </w:rPr>
  </w:style>
  <w:style w:type="character" w:customStyle="1" w:styleId="17">
    <w:name w:val="Текст выноски Знак"/>
    <w:basedOn w:val="7"/>
    <w:link w:val="3"/>
    <w:semiHidden/>
    <w:qFormat/>
    <w:uiPriority w:val="99"/>
    <w:rPr>
      <w:rFonts w:ascii="Segoe UI" w:hAnsi="Segoe UI" w:eastAsia="宋体" w:cs="Segoe UI"/>
      <w:sz w:val="18"/>
      <w:szCs w:val="18"/>
      <w:lang w:eastAsia="ru-RU"/>
    </w:rPr>
  </w:style>
  <w:style w:type="paragraph" w:customStyle="1" w:styleId="18">
    <w:name w:val="Table Paragraph"/>
    <w:basedOn w:val="1"/>
    <w:qFormat/>
    <w:uiPriority w:val="1"/>
    <w:pPr>
      <w:widowControl w:val="0"/>
      <w:autoSpaceDE w:val="0"/>
      <w:autoSpaceDN w:val="0"/>
    </w:pPr>
    <w:rPr>
      <w:rFonts w:ascii="Microsoft Sans Serif" w:hAnsi="Microsoft Sans Serif" w:eastAsia="Microsoft Sans Serif" w:cs="Microsoft Sans Serif"/>
      <w:sz w:val="22"/>
      <w:szCs w:val="22"/>
      <w:lang w:eastAsia="en-US"/>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CABE4-3E3F-4F13-883D-B85ACD270F4B}">
  <ds:schemaRefs/>
</ds:datastoreItem>
</file>

<file path=docProps/app.xml><?xml version="1.0" encoding="utf-8"?>
<Properties xmlns="http://schemas.openxmlformats.org/officeDocument/2006/extended-properties" xmlns:vt="http://schemas.openxmlformats.org/officeDocument/2006/docPropsVTypes">
  <Template>Normal</Template>
  <Company>Hewlett-Packard Company</Company>
  <Pages>4</Pages>
  <Words>2100</Words>
  <Characters>11684</Characters>
  <Lines>98</Lines>
  <Paragraphs>27</Paragraphs>
  <TotalTime>125</TotalTime>
  <ScaleCrop>false</ScaleCrop>
  <LinksUpToDate>false</LinksUpToDate>
  <CharactersWithSpaces>13701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2026-06-04T08:20:00Z</dcterms:created>
  <dc:creator>Баранова Г.Б.</dc:creator>
  <cp:lastModifiedBy>Felix阿星</cp:lastModifiedBy>
  <dcterms:modified xsi:type="dcterms:W3CDTF">2026-06-17T06:18:16Z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3C9766940B1A4B12A74522EEDF78EE42_13</vt:lpwstr>
  </property>
  <property fmtid="{D5CDD505-2E9C-101B-9397-08002B2CF9AE}" pid="4" name="KSOTemplateDocerSaveRecord">
    <vt:lpwstr>eyJoZGlkIjoiYmIwYzQyNzI2Zjk4ZWFjMzg5YmMwOTE0MWNjZmNmZTkiLCJ1c2VySWQiOiIxNzc1MTE5NDk4In0=</vt:lpwstr>
  </property>
</Properties>
</file>