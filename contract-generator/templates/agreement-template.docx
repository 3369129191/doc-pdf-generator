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470C4">
      <w:pPr>
        <w:spacing w:before="86" w:line="212" w:lineRule="auto"/>
        <w:jc w:val="center"/>
        <w:outlineLvl w:val="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宋体" w:hAnsi="宋体" w:eastAsia="宋体" w:cs="宋体"/>
          <w:b/>
          <w:bCs/>
          <w:spacing w:val="-1"/>
          <w:sz w:val="40"/>
          <w:szCs w:val="40"/>
        </w:rPr>
        <w:t>委托代理</w:t>
      </w:r>
      <w:ins w:id="0" w:author="Ellen" w:date="2026-06-13T22:21:03Z">
        <w:r>
          <w:rPr>
            <w:rFonts w:hint="eastAsia" w:ascii="宋体" w:hAnsi="宋体" w:eastAsia="宋体" w:cs="宋体"/>
            <w:b/>
            <w:bCs/>
            <w:spacing w:val="-1"/>
            <w:sz w:val="40"/>
            <w:szCs w:val="40"/>
            <w:lang w:val="en-US" w:eastAsia="zh-CN"/>
          </w:rPr>
          <w:t>结算</w:t>
        </w:r>
      </w:ins>
      <w:r>
        <w:rPr>
          <w:rFonts w:ascii="宋体" w:hAnsi="宋体" w:eastAsia="宋体" w:cs="宋体"/>
          <w:b/>
          <w:bCs/>
          <w:spacing w:val="-1"/>
          <w:sz w:val="40"/>
          <w:szCs w:val="40"/>
        </w:rPr>
        <w:t>协议</w:t>
      </w:r>
      <w:r>
        <w:rPr>
          <w:rFonts w:ascii="宋体" w:hAnsi="宋体" w:eastAsia="宋体" w:cs="宋体"/>
          <w:spacing w:val="-99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40"/>
          <w:szCs w:val="40"/>
        </w:rPr>
        <w:t>/ Агентский до</w:t>
      </w:r>
      <w:r>
        <w:rPr>
          <w:rFonts w:ascii="Times New Roman" w:hAnsi="Times New Roman" w:eastAsia="Times New Roman" w:cs="Times New Roman"/>
          <w:b/>
          <w:bCs/>
          <w:spacing w:val="-2"/>
          <w:sz w:val="40"/>
          <w:szCs w:val="40"/>
        </w:rPr>
        <w:t>говор</w:t>
      </w:r>
      <w:r>
        <w:commentReference w:id="0"/>
      </w:r>
    </w:p>
    <w:p w14:paraId="7721254A">
      <w:pPr>
        <w:spacing w:line="294" w:lineRule="auto"/>
        <w:rPr>
          <w:rFonts w:ascii="Arial"/>
          <w:sz w:val="21"/>
        </w:rPr>
      </w:pPr>
    </w:p>
    <w:p w14:paraId="429C7E32">
      <w:pPr>
        <w:spacing w:line="295" w:lineRule="auto"/>
        <w:rPr>
          <w:rFonts w:ascii="Arial"/>
          <w:sz w:val="21"/>
        </w:rPr>
      </w:pPr>
    </w:p>
    <w:p w14:paraId="359AA608">
      <w:pPr>
        <w:spacing w:before="78" w:line="212" w:lineRule="auto"/>
        <w:ind w:left="1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协议号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hint="default" w:ascii="宋体" w:hAnsi="宋体" w:eastAsia="宋体" w:cs="宋体"/>
          <w:spacing w:val="-37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Номер договора</w:t>
      </w:r>
      <w:r>
        <w:rPr>
          <w:rFonts w:ascii="宋体" w:hAnsi="宋体" w:eastAsia="宋体" w:cs="宋体"/>
          <w:spacing w:val="-1"/>
          <w:sz w:val="24"/>
          <w:szCs w:val="24"/>
        </w:rPr>
        <w:t>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THOS-SMA</w:t>
      </w:r>
    </w:p>
    <w:p w14:paraId="368933E4">
      <w:pPr>
        <w:rPr>
          <w:rFonts w:ascii="Times New Roman" w:hAnsi="Times New Roman" w:eastAsia="Times New Roman" w:cs="Times New Roman"/>
          <w:spacing w:val="-2"/>
          <w:sz w:val="24"/>
          <w:szCs w:val="24"/>
        </w:rPr>
      </w:pPr>
      <w:r>
        <w:rPr>
          <w:rFonts w:hint="eastAsia" w:eastAsia="宋体"/>
          <w:sz w:val="24"/>
          <w:szCs w:val="24"/>
          <w:lang w:val="en-GB" w:eastAsia="zh-CN"/>
        </w:rPr>
        <w:t>签订日期</w:t>
      </w:r>
      <w:r>
        <w:rPr>
          <w:rFonts w:hint="eastAsia" w:eastAsia="宋体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ru-RU" w:eastAsia="zh-CN"/>
        </w:rPr>
        <w:t xml:space="preserve">Дата подписания: </w:t>
      </w:r>
    </w:p>
    <w:p w14:paraId="36F96B13">
      <w:pPr>
        <w:rPr>
          <w:rFonts w:ascii="Times New Roman" w:hAnsi="Times New Roman" w:eastAsia="Times New Roman" w:cs="Times New Roman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GB" w:eastAsia="zh-CN"/>
        </w:rPr>
        <w:t>签订地点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sz w:val="24"/>
          <w:szCs w:val="24"/>
          <w:lang w:val="ru-RU" w:eastAsia="zh-CN"/>
        </w:rPr>
        <w:t xml:space="preserve">Место подписания: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中国香港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ГОНКОНГ, КНР</w:t>
      </w:r>
    </w:p>
    <w:p w14:paraId="26B4AA67">
      <w:pPr>
        <w:rPr>
          <w:rFonts w:hint="default" w:ascii="Times New Roman" w:hAnsi="Times New Roman" w:eastAsia="Times New Roman" w:cs="Times New Roman"/>
          <w:spacing w:val="-2"/>
          <w:sz w:val="24"/>
          <w:szCs w:val="24"/>
          <w:lang w:val="ru-RU" w:eastAsia="zh-CN"/>
        </w:rPr>
      </w:pPr>
    </w:p>
    <w:tbl>
      <w:tblPr>
        <w:tblStyle w:val="8"/>
        <w:tblW w:w="91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43"/>
        <w:gridCol w:w="4772"/>
      </w:tblGrid>
      <w:tr w14:paraId="545EA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4" w:hRule="atLeast"/>
        </w:trPr>
        <w:tc>
          <w:tcPr>
            <w:tcW w:w="4343" w:type="dxa"/>
            <w:vAlign w:val="top"/>
          </w:tcPr>
          <w:p w14:paraId="7A3602C0">
            <w:pPr>
              <w:pStyle w:val="7"/>
              <w:spacing w:before="40" w:line="220" w:lineRule="auto"/>
              <w:ind w:left="14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甲方（付款方</w:t>
            </w:r>
            <w:r>
              <w:rPr>
                <w:b/>
                <w:bCs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委托方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</w:rPr>
              <w:t>）：</w:t>
            </w:r>
          </w:p>
          <w:p w14:paraId="6B51BA3A">
            <w:pPr>
              <w:pStyle w:val="7"/>
              <w:spacing w:before="1" w:line="237" w:lineRule="auto"/>
              <w:ind w:left="116" w:right="16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shd w:val="clear" w:color="auto" w:fill="FFFFFF"/>
                <w:lang w:val="en-US"/>
              </w:rPr>
              <w:t>AIRFLOT TECHNICS TH Ltd.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，根据俄罗斯联邦法律成立并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开展业务，法律地址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u w:val="single"/>
                <w:lang w:val="ru-RU"/>
              </w:rPr>
              <w:t>Polkovaya Street 3, bld.5, floor T, section V, office 15, Moscow, Russia. Postcode: 127018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由董事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2"/>
                <w:szCs w:val="22"/>
                <w:shd w:val="clear" w:color="auto" w:fill="FFFFFF"/>
                <w:lang w:val="en-US"/>
              </w:rPr>
              <w:t>Zhuravlev Sergey Vladimirovich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为代表，根据公司章程行事，作为一方，</w:t>
            </w:r>
          </w:p>
          <w:p w14:paraId="074D14C9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4772" w:type="dxa"/>
            <w:vAlign w:val="top"/>
          </w:tcPr>
          <w:p w14:paraId="3D91794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193" w:lineRule="auto"/>
              <w:ind w:left="105" w:leftChars="50"/>
              <w:jc w:val="both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 xml:space="preserve">Сторона А (ПЛАТЕЛЬЩИК / </w:t>
            </w:r>
            <w:r>
              <w:rPr>
                <w:b/>
                <w:bCs/>
                <w:spacing w:val="-1"/>
              </w:rPr>
              <w:t>ПРИНЦИПАЛ):</w:t>
            </w:r>
          </w:p>
          <w:p w14:paraId="5D368A2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234" w:lineRule="auto"/>
              <w:ind w:left="105" w:leftChars="50" w:right="102" w:firstLine="110" w:firstLineChars="50"/>
              <w:jc w:val="both"/>
              <w:textAlignment w:val="baseline"/>
            </w:pPr>
            <w:r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  <w:t xml:space="preserve">OOO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«Торговый Дом ЭЙРФЛОТ ТЕХНИКС»</w:t>
            </w:r>
            <w:r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  <w:t xml:space="preserve">, </w:t>
            </w:r>
            <w:r>
              <w:t>учрежденная и ведущая деятельность    в     соответствии    с     законод</w:t>
            </w:r>
            <w:r>
              <w:rPr>
                <w:spacing w:val="-1"/>
              </w:rPr>
              <w:t>ательством</w:t>
            </w:r>
            <w:r>
              <w:t xml:space="preserve"> Российской   Федерации,   юридический   </w:t>
            </w:r>
            <w:r>
              <w:rPr>
                <w:spacing w:val="-1"/>
              </w:rPr>
              <w:t xml:space="preserve"> адрес: </w:t>
            </w:r>
            <w:r>
              <w:rPr>
                <w:rFonts w:hint="default" w:ascii="Times New Roman" w:hAnsi="Times New Roman" w:cs="Times New Roman"/>
                <w:spacing w:val="-1"/>
              </w:rPr>
              <w:t>127018, Россия, г. Москва, улица Полковая, дом 3, строение 5, этаж Т, пом. V, ком. 15.</w:t>
            </w:r>
            <w:r>
              <w:rPr>
                <w:spacing w:val="-2"/>
              </w:rPr>
              <w:t>,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в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лице</w:t>
            </w:r>
            <w:r>
              <w:rPr>
                <w:spacing w:val="1"/>
              </w:rPr>
              <w:t xml:space="preserve"> </w:t>
            </w:r>
            <w:r>
              <w:t>Директора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/>
                <w:sz w:val="22"/>
                <w:szCs w:val="22"/>
              </w:rPr>
              <w:t>Журавлева Сергея Владимировича,</w:t>
            </w:r>
            <w:r>
              <w:rPr>
                <w:spacing w:val="4"/>
              </w:rPr>
              <w:t xml:space="preserve"> </w:t>
            </w:r>
            <w:r>
              <w:t>действующего</w:t>
            </w:r>
            <w:r>
              <w:rPr>
                <w:spacing w:val="17"/>
              </w:rPr>
              <w:t xml:space="preserve"> </w:t>
            </w:r>
            <w:r>
              <w:t>на основании Устава</w:t>
            </w:r>
            <w:r>
              <w:rPr>
                <w:rFonts w:hint="default"/>
                <w:lang w:val="ru-RU"/>
              </w:rPr>
              <w:t>,</w:t>
            </w:r>
            <w:r>
              <w:t xml:space="preserve"> </w:t>
            </w:r>
            <w:r>
              <w:rPr>
                <w:lang w:val="ru-RU"/>
              </w:rPr>
              <w:t>является</w:t>
            </w:r>
            <w:r>
              <w:rPr>
                <w:rFonts w:hint="default"/>
                <w:lang w:val="ru-RU"/>
              </w:rPr>
              <w:t xml:space="preserve"> первой стороной</w:t>
            </w:r>
            <w:r>
              <w:t>,</w:t>
            </w:r>
          </w:p>
        </w:tc>
      </w:tr>
      <w:tr w14:paraId="6DBF82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343" w:type="dxa"/>
            <w:vAlign w:val="top"/>
          </w:tcPr>
          <w:p w14:paraId="675A5D51">
            <w:pPr>
              <w:pStyle w:val="7"/>
              <w:spacing w:before="278" w:line="220" w:lineRule="auto"/>
              <w:ind w:left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乙方（收款方</w:t>
            </w:r>
            <w:r>
              <w:rPr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合同相对方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）：</w:t>
            </w:r>
          </w:p>
          <w:p w14:paraId="05D1F4FB">
            <w:pPr>
              <w:pStyle w:val="7"/>
              <w:spacing w:before="7" w:line="237" w:lineRule="auto"/>
              <w:ind w:left="111" w:right="11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GUANGDONG OSHUJIAN FURNITURE CO., LTD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，根据中华人民共和国法律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成立并经营，法定地址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Sicun  Industrial, Heqing, Jiujiang Nanhai, Foshan, Guangdong, China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，由董事</w:t>
            </w:r>
            <w:r>
              <w:rPr>
                <w:rFonts w:ascii="宋体" w:hAnsi="宋体" w:eastAsia="宋体" w:cs="宋体"/>
                <w:spacing w:val="-55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2"/>
                <w:szCs w:val="22"/>
                <w:shd w:val="clear" w:color="auto" w:fill="FFFFFF"/>
                <w:lang w:val="en-US" w:eastAsia="zh-CN"/>
              </w:rPr>
              <w:t>Xu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shd w:val="clear" w:color="auto" w:fill="FFFFFF"/>
                <w:lang w:val="en-US" w:eastAsia="zh-CN"/>
              </w:rPr>
              <w:t xml:space="preserve"> Y</w:t>
            </w:r>
            <w:r>
              <w:rPr>
                <w:rFonts w:hint="eastAsia" w:ascii="Times New Roman" w:hAnsi="Times New Roman" w:cs="Times New Roman"/>
                <w:b/>
                <w:sz w:val="22"/>
                <w:szCs w:val="22"/>
                <w:shd w:val="clear" w:color="auto" w:fill="FFFFFF"/>
                <w:lang w:val="en-US" w:eastAsia="zh-CN"/>
              </w:rPr>
              <w:t>uan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为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代表，根据章程行事，作为第二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方，</w:t>
            </w:r>
          </w:p>
          <w:p w14:paraId="651EE230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hint="eastAsia" w:ascii="宋体" w:hAnsi="宋体" w:cs="Times New Roman"/>
                <w:sz w:val="24"/>
                <w:szCs w:val="24"/>
                <w:u w:val="single"/>
                <w:lang w:val="en-US" w:eastAsia="zh-CN"/>
              </w:rPr>
            </w:pPr>
          </w:p>
        </w:tc>
        <w:tc>
          <w:tcPr>
            <w:tcW w:w="4772" w:type="dxa"/>
            <w:vAlign w:val="top"/>
          </w:tcPr>
          <w:p w14:paraId="673E05B4">
            <w:pPr>
              <w:pStyle w:val="7"/>
              <w:spacing w:before="281" w:line="193" w:lineRule="auto"/>
              <w:ind w:left="115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Сторона B (ПОЛУЧАТЕЛЬ /КОН</w:t>
            </w:r>
            <w:r>
              <w:rPr>
                <w:b/>
                <w:bCs/>
                <w:spacing w:val="-1"/>
              </w:rPr>
              <w:t>ТРАГЕНТ):</w:t>
            </w:r>
          </w:p>
          <w:p w14:paraId="0A72A161">
            <w:pPr>
              <w:pStyle w:val="7"/>
              <w:spacing w:before="56" w:line="238" w:lineRule="auto"/>
              <w:ind w:left="110" w:right="103" w:hanging="1"/>
              <w:jc w:val="both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GUANGDONG OSHUJIAN FURNITURE CO.,LTD</w:t>
            </w:r>
            <w:r>
              <w:t>,</w:t>
            </w:r>
            <w:r>
              <w:rPr>
                <w:spacing w:val="35"/>
              </w:rPr>
              <w:t xml:space="preserve"> </w:t>
            </w:r>
            <w:r>
              <w:t>учрежденная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и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ведущая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деятельность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t xml:space="preserve"> соответствии</w:t>
            </w:r>
            <w:r>
              <w:rPr>
                <w:spacing w:val="48"/>
                <w:w w:val="101"/>
              </w:rPr>
              <w:t xml:space="preserve"> </w:t>
            </w:r>
            <w:r>
              <w:t>с</w:t>
            </w:r>
            <w:r>
              <w:rPr>
                <w:spacing w:val="41"/>
                <w:w w:val="101"/>
              </w:rPr>
              <w:t xml:space="preserve"> </w:t>
            </w:r>
            <w:r>
              <w:t>законодательств</w:t>
            </w:r>
            <w:r>
              <w:rPr>
                <w:spacing w:val="-1"/>
              </w:rPr>
              <w:t>ом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Китайской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Народной</w:t>
            </w:r>
            <w:r>
              <w:t xml:space="preserve"> Республики,  юридический  адрес:</w:t>
            </w:r>
            <w:r>
              <w:rPr>
                <w:spacing w:val="17"/>
              </w:rPr>
              <w:t xml:space="preserve"> </w:t>
            </w:r>
            <w:r>
              <w:rPr>
                <w:rFonts w:hint="default"/>
                <w:spacing w:val="17"/>
                <w:u w:val="single"/>
                <w:lang w:val="ru-RU"/>
              </w:rPr>
              <w:t xml:space="preserve">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Sicun  Industrial, Heqing, Jiujiang Nanhai, Foshan, Guangdong, China</w:t>
            </w:r>
            <w:r>
              <w:rPr>
                <w:rFonts w:hint="eastAsia" w:eastAsia="宋体"/>
                <w:lang w:val="en-US" w:eastAsia="zh-CN"/>
              </w:rPr>
              <w:t>,</w:t>
            </w:r>
            <w:r>
              <w:rPr>
                <w:spacing w:val="25"/>
              </w:rPr>
              <w:t xml:space="preserve"> </w:t>
            </w:r>
            <w:r>
              <w:t>в лице</w:t>
            </w:r>
            <w:r>
              <w:rPr>
                <w:spacing w:val="15"/>
              </w:rPr>
              <w:t xml:space="preserve"> </w:t>
            </w:r>
            <w:r>
              <w:t xml:space="preserve">директора 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>Сюй Юань</w:t>
            </w:r>
            <w:r>
              <w:t>,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 xml:space="preserve"> </w:t>
            </w:r>
            <w:r>
              <w:t>действующего</w:t>
            </w:r>
            <w:r>
              <w:rPr>
                <w:spacing w:val="5"/>
              </w:rPr>
              <w:t xml:space="preserve">    </w:t>
            </w:r>
            <w:r>
              <w:t>на</w:t>
            </w:r>
            <w:r>
              <w:rPr>
                <w:spacing w:val="3"/>
              </w:rPr>
              <w:t xml:space="preserve"> </w:t>
            </w:r>
            <w:r>
              <w:t xml:space="preserve">основании Устава, </w:t>
            </w:r>
            <w:r>
              <w:rPr>
                <w:lang w:val="ru-RU"/>
              </w:rPr>
              <w:t>является</w:t>
            </w:r>
            <w:r>
              <w:rPr>
                <w:rFonts w:hint="default"/>
                <w:lang w:val="ru-RU"/>
              </w:rPr>
              <w:t xml:space="preserve"> второй стороной</w:t>
            </w:r>
          </w:p>
        </w:tc>
      </w:tr>
      <w:tr w14:paraId="410C17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343" w:type="dxa"/>
            <w:vAlign w:val="top"/>
          </w:tcPr>
          <w:p w14:paraId="0810407D">
            <w:pPr>
              <w:spacing w:before="286" w:line="220" w:lineRule="auto"/>
              <w:ind w:left="12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丙方（代理方</w:t>
            </w: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）：</w:t>
            </w:r>
          </w:p>
          <w:p w14:paraId="2CFE3264">
            <w:pPr>
              <w:spacing w:before="26" w:line="219" w:lineRule="auto"/>
              <w:ind w:left="12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u w:val="single"/>
              </w:rPr>
              <w:t>智鏈通達供應鏈管理有限公司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，根据中国</w:t>
            </w:r>
          </w:p>
          <w:p w14:paraId="03E75D38">
            <w:pPr>
              <w:spacing w:before="25" w:line="220" w:lineRule="auto"/>
              <w:ind w:left="356" w:leftChars="56" w:hanging="238" w:hangingChars="100"/>
              <w:jc w:val="both"/>
              <w:rPr>
                <w:rFonts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香港特别行政区法律成立并开展业务，</w:t>
            </w:r>
          </w:p>
          <w:p w14:paraId="0F8F00E9">
            <w:pPr>
              <w:spacing w:before="25" w:line="220" w:lineRule="auto"/>
              <w:ind w:left="356" w:leftChars="56" w:right="254" w:hanging="238" w:hangingChars="10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法律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地址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u w:val="single"/>
              </w:rPr>
              <w:t>：</w:t>
            </w:r>
            <w:r>
              <w:rPr>
                <w:rFonts w:ascii="宋体" w:hAnsi="宋体" w:eastAsia="宋体" w:cs="宋体"/>
                <w:spacing w:val="-37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u w:val="single"/>
              </w:rPr>
              <w:t>香港新蒲崗太子道東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  <w:u w:val="single"/>
              </w:rPr>
              <w:t xml:space="preserve"> </w:t>
            </w:r>
            <w:r>
              <w:rPr>
                <w:spacing w:val="-2"/>
                <w:sz w:val="24"/>
                <w:szCs w:val="24"/>
                <w:u w:val="single"/>
              </w:rPr>
              <w:t xml:space="preserve">706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u w:val="single"/>
              </w:rPr>
              <w:t>號太子工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u w:val="single"/>
              </w:rPr>
              <w:t>業大廈海德匯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  <w:u w:val="single"/>
              </w:rPr>
              <w:t xml:space="preserve"> </w:t>
            </w:r>
            <w:r>
              <w:rPr>
                <w:spacing w:val="-3"/>
                <w:sz w:val="24"/>
                <w:szCs w:val="24"/>
                <w:u w:val="single"/>
              </w:rPr>
              <w:t xml:space="preserve">24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u w:val="single"/>
              </w:rPr>
              <w:t>樓</w:t>
            </w:r>
            <w:r>
              <w:rPr>
                <w:rFonts w:ascii="宋体" w:hAnsi="宋体" w:eastAsia="宋体" w:cs="宋体"/>
                <w:spacing w:val="-58"/>
                <w:sz w:val="24"/>
                <w:szCs w:val="24"/>
                <w:u w:val="single"/>
              </w:rPr>
              <w:t xml:space="preserve"> </w:t>
            </w:r>
            <w:r>
              <w:rPr>
                <w:spacing w:val="-3"/>
                <w:sz w:val="24"/>
                <w:szCs w:val="24"/>
                <w:u w:val="single"/>
              </w:rPr>
              <w:t xml:space="preserve">A27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u w:val="single"/>
              </w:rPr>
              <w:t>室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 xml:space="preserve"> ，由董事</w:t>
            </w:r>
            <w:r>
              <w:rPr>
                <w:rFonts w:ascii="宋体" w:hAnsi="宋体" w:eastAsia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u w:val="single"/>
              </w:rPr>
              <w:t>黎健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  <w:u w:val="single"/>
              </w:rPr>
              <w:t>文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为代表，根据章程行事，作为第三方，</w:t>
            </w:r>
          </w:p>
          <w:p w14:paraId="5B43D838">
            <w:pPr>
              <w:spacing w:line="245" w:lineRule="auto"/>
              <w:jc w:val="both"/>
              <w:rPr>
                <w:rFonts w:ascii="Arial"/>
                <w:sz w:val="21"/>
              </w:rPr>
            </w:pPr>
          </w:p>
          <w:p w14:paraId="6FABFFF7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hint="eastAsia" w:ascii="宋体" w:hAnsi="宋体" w:cs="Times New Roman"/>
                <w:sz w:val="24"/>
                <w:szCs w:val="24"/>
                <w:u w:val="single"/>
                <w:lang w:val="en-US" w:eastAsia="zh-CN"/>
              </w:rPr>
            </w:pPr>
          </w:p>
        </w:tc>
        <w:tc>
          <w:tcPr>
            <w:tcW w:w="4772" w:type="dxa"/>
            <w:vAlign w:val="top"/>
          </w:tcPr>
          <w:p w14:paraId="12DFD2EA">
            <w:pPr>
              <w:pStyle w:val="7"/>
              <w:spacing w:before="63" w:line="193" w:lineRule="auto"/>
              <w:ind w:left="115"/>
              <w:rPr>
                <w:b/>
                <w:bCs/>
              </w:rPr>
            </w:pPr>
            <w:r>
              <w:rPr>
                <w:b/>
                <w:bCs/>
                <w:spacing w:val="-1"/>
              </w:rPr>
              <w:t>Сторона С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1"/>
              </w:rPr>
              <w:t>(АГЕНТ):</w:t>
            </w:r>
          </w:p>
          <w:p w14:paraId="2A540936">
            <w:pPr>
              <w:pStyle w:val="7"/>
              <w:spacing w:before="14" w:line="280" w:lineRule="auto"/>
              <w:ind w:left="113" w:right="257" w:firstLine="3"/>
            </w:pPr>
            <w:r>
              <w:rPr>
                <w:b/>
                <w:bCs/>
              </w:rPr>
              <w:t xml:space="preserve">СМАРТЧЭЙН НЕКСУС ЛИМИТЕД  , </w:t>
            </w:r>
            <w:r>
              <w:t>учр</w:t>
            </w:r>
            <w:r>
              <w:rPr>
                <w:spacing w:val="-1"/>
              </w:rPr>
              <w:t>ежденная и</w:t>
            </w:r>
            <w:r>
              <w:t xml:space="preserve"> ведущая деятельность в соответствии с</w:t>
            </w:r>
          </w:p>
          <w:p w14:paraId="2A707202">
            <w:pPr>
              <w:pStyle w:val="7"/>
              <w:spacing w:line="187" w:lineRule="auto"/>
              <w:ind w:left="110"/>
            </w:pPr>
            <w:r>
              <w:t>законодательством Гонконга, юридический адрес:</w:t>
            </w:r>
          </w:p>
          <w:p w14:paraId="6C2DB98D">
            <w:pPr>
              <w:pStyle w:val="7"/>
              <w:spacing w:before="68"/>
              <w:ind w:left="111" w:right="162"/>
            </w:pPr>
            <w:r>
              <w:t>ПОМЕЩЕНИЕ/КОМНАТА А27, ЭТАЖ 24, РИД</w:t>
            </w:r>
            <w:r>
              <w:rPr>
                <w:spacing w:val="-1"/>
              </w:rPr>
              <w:t>ЖЕНТС</w:t>
            </w:r>
            <w:r>
              <w:t xml:space="preserve"> ПАРК ПРИНС ИНДАСТРИАЛ БИЛДИНГ </w:t>
            </w:r>
            <w:r>
              <w:rPr>
                <w:spacing w:val="-1"/>
              </w:rPr>
              <w:t>№706,</w:t>
            </w:r>
          </w:p>
          <w:p w14:paraId="420812CF">
            <w:pPr>
              <w:pStyle w:val="7"/>
              <w:spacing w:line="232" w:lineRule="auto"/>
              <w:ind w:left="111"/>
            </w:pPr>
            <w:r>
              <w:t>ПРИНС ЭДВАРД РОАД, ВОСТОЧНЫ</w:t>
            </w:r>
            <w:r>
              <w:rPr>
                <w:spacing w:val="-1"/>
              </w:rPr>
              <w:t>Й КОУЛУН,</w:t>
            </w:r>
          </w:p>
          <w:p w14:paraId="0A0EAC65">
            <w:pPr>
              <w:pStyle w:val="7"/>
              <w:spacing w:before="76" w:line="188" w:lineRule="auto"/>
              <w:ind w:left="111"/>
            </w:pPr>
            <w:r>
              <w:t>Гонконг, КНР в лице директора Ли Цзяньвэнь,</w:t>
            </w:r>
          </w:p>
          <w:p w14:paraId="772CA7FA">
            <w:pPr>
              <w:pStyle w:val="7"/>
              <w:spacing w:before="74" w:line="187" w:lineRule="auto"/>
              <w:ind w:left="110"/>
              <w:rPr>
                <w:rFonts w:hint="default"/>
                <w:lang w:val="ru-RU"/>
              </w:rPr>
            </w:pPr>
            <w:r>
              <w:t>действующего на основании Устава</w:t>
            </w:r>
            <w:r>
              <w:rPr>
                <w:rFonts w:hint="default"/>
                <w:lang w:val="ru-RU"/>
              </w:rPr>
              <w:t>, является третьей стороной</w:t>
            </w:r>
          </w:p>
        </w:tc>
      </w:tr>
      <w:tr w14:paraId="60007A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343" w:type="dxa"/>
            <w:vAlign w:val="top"/>
          </w:tcPr>
          <w:p w14:paraId="5D6D4EF9">
            <w:pPr>
              <w:pStyle w:val="7"/>
              <w:spacing w:before="79" w:line="242" w:lineRule="auto"/>
              <w:ind w:left="116" w:right="174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合称</w:t>
            </w:r>
            <w:r>
              <w:rPr>
                <w:spacing w:val="-2"/>
                <w:sz w:val="24"/>
                <w:szCs w:val="24"/>
              </w:rPr>
              <w:t>"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各方</w:t>
            </w:r>
            <w:r>
              <w:rPr>
                <w:spacing w:val="-2"/>
                <w:sz w:val="24"/>
                <w:szCs w:val="24"/>
              </w:rPr>
              <w:t>"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，签订本《委托代理</w:t>
            </w:r>
            <w:ins w:id="1" w:author="Ellen" w:date="2026-06-13T22:21:12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  <w:t>结算</w:t>
              </w:r>
            </w:ins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协议》（下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称</w:t>
            </w:r>
            <w:r>
              <w:rPr>
                <w:spacing w:val="-5"/>
                <w:sz w:val="24"/>
                <w:szCs w:val="24"/>
              </w:rPr>
              <w:t>"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本协议</w:t>
            </w:r>
            <w:r>
              <w:rPr>
                <w:spacing w:val="-5"/>
                <w:sz w:val="24"/>
                <w:szCs w:val="24"/>
              </w:rPr>
              <w:t>"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）如下：</w:t>
            </w:r>
          </w:p>
          <w:p w14:paraId="54F070AF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hint="eastAsia" w:ascii="宋体" w:hAnsi="宋体" w:cs="Times New Roman"/>
                <w:sz w:val="24"/>
                <w:szCs w:val="24"/>
                <w:u w:val="single"/>
                <w:lang w:val="en-US" w:eastAsia="zh-CN"/>
              </w:rPr>
            </w:pPr>
          </w:p>
        </w:tc>
        <w:tc>
          <w:tcPr>
            <w:tcW w:w="4772" w:type="dxa"/>
            <w:vAlign w:val="top"/>
          </w:tcPr>
          <w:p w14:paraId="09C6924F">
            <w:pPr>
              <w:pStyle w:val="7"/>
              <w:spacing w:before="63" w:line="237" w:lineRule="auto"/>
              <w:ind w:left="111" w:right="103" w:hanging="1"/>
              <w:jc w:val="both"/>
            </w:pPr>
            <w:r>
              <w:t>далее вместе</w:t>
            </w:r>
            <w:r>
              <w:rPr>
                <w:rFonts w:hint="default"/>
                <w:lang w:val="ru-RU"/>
              </w:rPr>
              <w:t xml:space="preserve"> </w:t>
            </w:r>
            <w:r>
              <w:t>именуемые</w:t>
            </w:r>
            <w:r>
              <w:rPr>
                <w:rFonts w:hint="default"/>
                <w:lang w:val="ru-RU"/>
              </w:rPr>
              <w:t xml:space="preserve"> </w:t>
            </w:r>
            <w:r>
              <w:t>«Стороны», заключили</w:t>
            </w:r>
            <w:r>
              <w:rPr>
                <w:spacing w:val="6"/>
              </w:rPr>
              <w:t xml:space="preserve"> </w:t>
            </w:r>
            <w:r>
              <w:t>настоящий  Агентский  договор   (да</w:t>
            </w:r>
            <w:r>
              <w:rPr>
                <w:spacing w:val="-1"/>
              </w:rPr>
              <w:t>лее  –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ДОГОВОР)   о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нижеследующем:</w:t>
            </w:r>
          </w:p>
        </w:tc>
      </w:tr>
      <w:tr w14:paraId="597FA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 w:hRule="atLeast"/>
        </w:trPr>
        <w:tc>
          <w:tcPr>
            <w:tcW w:w="4343" w:type="dxa"/>
            <w:vAlign w:val="top"/>
          </w:tcPr>
          <w:p w14:paraId="04E5AFD2">
            <w:pPr>
              <w:pStyle w:val="7"/>
              <w:spacing w:before="271" w:line="220" w:lineRule="auto"/>
              <w:ind w:left="48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1.</w:t>
            </w:r>
            <w:r>
              <w:rPr>
                <w:b/>
                <w:bCs/>
                <w:spacing w:val="4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协议内容</w:t>
            </w:r>
          </w:p>
          <w:p w14:paraId="136618AC">
            <w:pPr>
              <w:pStyle w:val="7"/>
              <w:spacing w:before="301" w:line="241" w:lineRule="auto"/>
              <w:ind w:left="116" w:right="110" w:firstLine="19"/>
              <w:jc w:val="both"/>
              <w:rPr>
                <w:rFonts w:ascii="宋体" w:hAnsi="宋体" w:eastAsia="宋体" w:cs="宋体"/>
                <w:spacing w:val="-16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1.1.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基于美国对俄罗斯金融制裁的现状，根据合同号</w:t>
            </w:r>
            <w:r>
              <w:rPr>
                <w:rFonts w:ascii="宋体" w:hAnsi="宋体" w:cs="Times New Roman"/>
                <w:sz w:val="24"/>
                <w:szCs w:val="24"/>
                <w:lang w:eastAsia="zh-CN"/>
              </w:rPr>
              <w:t>№</w:t>
            </w:r>
            <w:r>
              <w:rPr>
                <w:rFonts w:hint="eastAsia" w:ascii="宋体" w:hAnsi="宋体" w:cs="Times New Roman"/>
                <w:sz w:val="24"/>
                <w:szCs w:val="24"/>
                <w:u w:val="single"/>
                <w:lang w:eastAsia="zh-CN"/>
              </w:rPr>
              <w:t>№ GOF-04/06-26-CHN</w:t>
            </w:r>
            <w:r>
              <w:rPr>
                <w:rFonts w:ascii="宋体" w:hAnsi="宋体" w:cs="Times New Roman"/>
                <w:sz w:val="24"/>
                <w:szCs w:val="24"/>
                <w:lang w:eastAsia="zh-CN"/>
              </w:rPr>
              <w:t>，日期为</w:t>
            </w:r>
            <w:r>
              <w:rPr>
                <w:rFonts w:hint="eastAsia" w:ascii="宋体" w:hAnsi="宋体" w:cs="Times New Roman"/>
                <w:sz w:val="24"/>
                <w:szCs w:val="24"/>
                <w:u w:val="single"/>
                <w:lang w:eastAsia="zh-CN"/>
              </w:rPr>
              <w:t>June 4, 2026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，</w:t>
            </w:r>
            <w:ins w:id="2" w:author="Ellen" w:date="2026-06-13T21:04:32Z">
              <w:commentRangeStart w:id="1"/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以及</w:t>
              </w:r>
            </w:ins>
            <w:ins w:id="3" w:author="Ellen" w:date="2026-06-13T21:04:35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编号</w:t>
              </w:r>
            </w:ins>
            <w:ins w:id="4" w:author="Ellen" w:date="2026-06-13T21:04:37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为</w:t>
              </w:r>
            </w:ins>
            <w:ins w:id="5" w:author="Ellen" w:date="2026-06-14T20:48:19Z">
              <w:r>
                <w:rPr>
                  <w:rFonts w:ascii="Times New Roman" w:hAnsi="Times New Roman" w:cs="Times New Roman"/>
                  <w:b/>
                  <w:sz w:val="22"/>
                  <w:szCs w:val="22"/>
                  <w:lang w:val="en-US"/>
                </w:rPr>
                <w:t xml:space="preserve">№ 2 </w:t>
              </w:r>
            </w:ins>
            <w:ins w:id="6" w:author="Ellen" w:date="2026-06-13T21:04:49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,</w:t>
              </w:r>
            </w:ins>
            <w:ins w:id="7" w:author="Ellen" w:date="2026-06-13T21:04:54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日期</w:t>
              </w:r>
            </w:ins>
            <w:ins w:id="8" w:author="Ellen" w:date="2026-06-13T21:04:55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为</w:t>
              </w:r>
            </w:ins>
            <w:ins w:id="9" w:author="Ellen" w:date="2026-06-14T20:48:54Z">
              <w:r>
                <w:rPr>
                  <w:rFonts w:hint="eastAsia" w:ascii="宋体" w:hAnsi="宋体" w:cs="Times New Roman"/>
                  <w:sz w:val="24"/>
                  <w:szCs w:val="24"/>
                  <w:u w:val="single"/>
                  <w:lang w:eastAsia="zh-CN"/>
                </w:rPr>
                <w:t>June 4, 2026</w:t>
              </w:r>
            </w:ins>
            <w:ins w:id="10" w:author="Ellen" w:date="2026-06-13T21:05:00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的</w:t>
              </w:r>
            </w:ins>
            <w:ins w:id="11" w:author="Ellen" w:date="2026-06-13T21:05:03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附件</w:t>
              </w:r>
            </w:ins>
            <w:ins w:id="12" w:author="Ellen" w:date="2026-06-13T21:05:05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，</w:t>
              </w:r>
              <w:commentRangeEnd w:id="1"/>
            </w:ins>
            <w:r>
              <w:commentReference w:id="1"/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甲方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  <w:lang w:val="en-US"/>
              </w:rPr>
              <w:t>AIRFLOT TECHNICS TH Ltd.</w:t>
            </w:r>
            <w:r>
              <w:rPr>
                <w:rFonts w:ascii="宋体" w:hAnsi="宋体" w:eastAsia="宋体" w:cs="宋体"/>
                <w:b w:val="0"/>
                <w:bCs/>
                <w:spacing w:val="-4"/>
                <w:sz w:val="24"/>
                <w:szCs w:val="24"/>
              </w:rPr>
              <w:t>与乙方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GUANGDONG OSHUJIAN FURNITURE CO., LTD</w:t>
            </w:r>
            <w:r>
              <w:rPr>
                <w:rFonts w:hint="default" w:ascii="宋体" w:hAnsi="宋体" w:eastAsia="宋体" w:cs="宋体"/>
                <w:b w:val="0"/>
                <w:bCs/>
                <w:spacing w:val="-1"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/>
                <w:spacing w:val="-1"/>
                <w:sz w:val="24"/>
                <w:szCs w:val="24"/>
              </w:rPr>
              <w:t>之间的</w:t>
            </w:r>
            <w:del w:id="13" w:author="Ellen" w:date="2026-06-13T21:05:21Z">
              <w:r>
                <w:rPr>
                  <w:rFonts w:hint="eastAsia" w:ascii="宋体" w:hAnsi="宋体" w:eastAsia="宋体" w:cs="宋体"/>
                  <w:b w:val="0"/>
                  <w:bCs/>
                  <w:spacing w:val="-1"/>
                  <w:sz w:val="24"/>
                  <w:szCs w:val="24"/>
                  <w:lang w:val="en-US" w:eastAsia="zh-CN"/>
                </w:rPr>
                <w:delText>座椅</w:delText>
              </w:r>
            </w:del>
            <w:del w:id="14" w:author="Ellen" w:date="2026-06-13T21:05:21Z">
              <w:r>
                <w:rPr>
                  <w:rFonts w:ascii="宋体" w:hAnsi="宋体" w:cs="Times New Roman"/>
                  <w:b w:val="0"/>
                  <w:bCs/>
                  <w:sz w:val="24"/>
                  <w:szCs w:val="24"/>
                  <w:lang w:eastAsia="zh-CN"/>
                </w:rPr>
                <w:delText>产品</w:delText>
              </w:r>
            </w:del>
            <w:r>
              <w:rPr>
                <w:rFonts w:ascii="宋体" w:hAnsi="宋体" w:cs="Times New Roman"/>
                <w:b w:val="0"/>
                <w:bCs/>
                <w:sz w:val="24"/>
                <w:szCs w:val="24"/>
                <w:lang w:eastAsia="zh-CN"/>
              </w:rPr>
              <w:t>贸</w:t>
            </w:r>
            <w:r>
              <w:rPr>
                <w:rFonts w:ascii="宋体" w:hAnsi="宋体" w:cs="Times New Roman"/>
                <w:sz w:val="24"/>
                <w:szCs w:val="24"/>
                <w:lang w:eastAsia="zh-CN"/>
              </w:rPr>
              <w:t>易收付款遇到问题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，甲方无法向乙方付款，丙方智链通达供应链有限公司在俄罗斯银行拥有账户，可合法合规为</w:t>
            </w:r>
            <w:del w:id="15" w:author="Ellen" w:date="2026-06-13T21:15:03Z">
              <w:r>
                <w:rPr>
                  <w:rFonts w:hint="default" w:ascii="宋体" w:hAnsi="宋体" w:eastAsia="宋体" w:cs="宋体"/>
                  <w:spacing w:val="-1"/>
                  <w:sz w:val="24"/>
                  <w:szCs w:val="24"/>
                  <w:lang w:val="en-US"/>
                </w:rPr>
                <w:delText>该笔贸易资金提供代收与汇款操作，</w:delText>
              </w:r>
            </w:del>
            <w:ins w:id="16" w:author="Ellen" w:date="2026-06-13T21:15:0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甲方</w:t>
              </w:r>
            </w:ins>
            <w:ins w:id="17" w:author="Ellen" w:date="2026-06-13T21:15:05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提供</w:t>
              </w:r>
            </w:ins>
            <w:ins w:id="18" w:author="Ellen" w:date="2026-06-13T21:15:07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代付</w:t>
              </w:r>
            </w:ins>
            <w:ins w:id="19" w:author="Ellen" w:date="2026-06-13T21:15:08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及</w:t>
              </w:r>
            </w:ins>
            <w:ins w:id="20" w:author="Ellen" w:date="2026-06-13T21:15:1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为</w:t>
              </w:r>
            </w:ins>
            <w:ins w:id="21" w:author="Ellen" w:date="2026-06-13T21:15:12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乙方</w:t>
              </w:r>
            </w:ins>
            <w:ins w:id="22" w:author="Ellen" w:date="2026-06-13T21:15:15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提供</w:t>
              </w:r>
            </w:ins>
            <w:ins w:id="23" w:author="Ellen" w:date="2026-06-13T21:15:19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代收</w:t>
              </w:r>
            </w:ins>
            <w:ins w:id="24" w:author="Ellen" w:date="2026-06-13T21:15:23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服务</w:t>
              </w:r>
            </w:ins>
            <w:ins w:id="25" w:author="Ellen" w:date="2026-06-13T21:15:2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，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经甲乙丙三方友好协商，达成以下协</w:t>
            </w: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议：</w:t>
            </w:r>
          </w:p>
          <w:p w14:paraId="1D9A6DF0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ascii="宋体" w:hAnsi="宋体" w:eastAsia="宋体" w:cs="宋体"/>
                <w:spacing w:val="-16"/>
                <w:sz w:val="24"/>
                <w:szCs w:val="24"/>
              </w:rPr>
            </w:pPr>
          </w:p>
          <w:p w14:paraId="2856C3DF">
            <w:pPr>
              <w:pStyle w:val="7"/>
              <w:spacing w:before="78" w:line="239" w:lineRule="auto"/>
              <w:ind w:left="116" w:right="115" w:firstLine="3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甲方委托丙方通过其在俄罗斯银行的账户，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依据本代理不可分割的组成部分</w:t>
            </w:r>
            <w:r>
              <w:rPr>
                <w:spacing w:val="-1"/>
                <w:sz w:val="24"/>
                <w:szCs w:val="24"/>
              </w:rPr>
              <w:t>——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《付款委托书》接收甲方支付的款项，并按《付款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委托书》指定路径将资金划转至乙方账户。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本协议支付货币为俄罗斯卢布，支付用途为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  <w:lang w:val="en-US"/>
              </w:rPr>
              <w:t>AIRFLOT TECHNICS TH Ltd.</w:t>
            </w:r>
            <w:r>
              <w:rPr>
                <w:rFonts w:hint="eastAsia" w:ascii="宋体" w:hAnsi="宋体" w:eastAsia="宋体" w:cs="Times New Roman"/>
                <w:b w:val="0"/>
                <w:bCs/>
                <w:sz w:val="24"/>
                <w:szCs w:val="24"/>
                <w:lang w:eastAsia="zh-CN"/>
              </w:rPr>
              <w:t>向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GUANGDONG OSHUJIAN FURNITURE CO., LTD</w:t>
            </w:r>
            <w:r>
              <w:rPr>
                <w:rFonts w:ascii="宋体" w:hAnsi="宋体" w:eastAsia="宋体" w:cs="Times New Roman"/>
                <w:sz w:val="24"/>
                <w:szCs w:val="24"/>
                <w:lang w:eastAsia="zh-CN"/>
              </w:rPr>
              <w:t>采购贸易货款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，具体支付要素以《付款委托书》列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明为准。</w:t>
            </w:r>
          </w:p>
          <w:p w14:paraId="2F7551A1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hint="eastAsia" w:ascii="宋体" w:hAnsi="宋体" w:eastAsia="宋体" w:cs="宋体"/>
                <w:spacing w:val="-16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最终实际</w:t>
            </w:r>
            <w:del w:id="26" w:author="Ellen" w:date="2026-06-13T21:09:59Z">
              <w:r>
                <w:rPr>
                  <w:rFonts w:hint="default" w:ascii="宋体" w:hAnsi="宋体" w:eastAsia="宋体" w:cs="宋体"/>
                  <w:spacing w:val="-1"/>
                  <w:sz w:val="24"/>
                  <w:szCs w:val="24"/>
                  <w:lang w:val="en-US"/>
                </w:rPr>
                <w:delText>合同</w:delText>
              </w:r>
            </w:del>
            <w:ins w:id="27" w:author="Ellen" w:date="2026-06-13T21:10:0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结算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金额以丙方在俄罗斯联邦账户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实际收到的《付款委托书》载明金额为准。</w:t>
            </w:r>
          </w:p>
        </w:tc>
        <w:tc>
          <w:tcPr>
            <w:tcW w:w="4772" w:type="dxa"/>
            <w:vAlign w:val="top"/>
          </w:tcPr>
          <w:p w14:paraId="2E5E86E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105" w:rightChars="50"/>
              <w:jc w:val="both"/>
              <w:textAlignment w:val="baseline"/>
              <w:rPr>
                <w:rFonts w:hint="default"/>
              </w:rPr>
            </w:pPr>
            <w:r>
              <w:rPr>
                <w:rFonts w:hint="default"/>
              </w:rPr>
              <w:t>1.  ПРЕДМЕТ ДОГОВОРА</w:t>
            </w:r>
          </w:p>
          <w:p w14:paraId="76ABF1B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105" w:rightChars="50"/>
              <w:jc w:val="both"/>
              <w:textAlignment w:val="baseline"/>
              <w:rPr>
                <w:rFonts w:hint="default"/>
              </w:rPr>
            </w:pPr>
          </w:p>
          <w:p w14:paraId="3E95251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105" w:rightChars="50"/>
              <w:jc w:val="both"/>
              <w:textAlignment w:val="baseline"/>
              <w:rPr>
                <w:rFonts w:hint="default"/>
              </w:rPr>
            </w:pPr>
            <w:r>
              <w:rPr>
                <w:rFonts w:hint="default"/>
              </w:rPr>
              <w:t>1.1. На основе текущей ситуации с финансовыми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</w:rPr>
              <w:t xml:space="preserve">санкциями США против России, в связи свозникновением проблем при осуществлении платежей по контракту </w:t>
            </w:r>
            <w:r>
              <w:rPr>
                <w:rFonts w:hint="default"/>
                <w:lang w:val="ru-RU"/>
              </w:rPr>
              <w:t>№ GOF-04/06-26-CHN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default"/>
              </w:rPr>
              <w:t>от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  <w:t>«04» июня 2026 г</w:t>
            </w:r>
            <w:r>
              <w:rPr>
                <w:rFonts w:hint="default"/>
              </w:rPr>
              <w:t xml:space="preserve"> за</w:t>
            </w:r>
            <w:r>
              <w:rPr>
                <w:rFonts w:hint="default"/>
                <w:lang w:val="ru-RU"/>
              </w:rPr>
              <w:t xml:space="preserve"> продукты 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сиденье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</w:rPr>
              <w:t>между Стороной А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2"/>
                <w:lang w:val="en-US" w:eastAsia="zh-CN"/>
              </w:rPr>
              <w:t xml:space="preserve">OOO 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>«Торговый Дом ЭЙРФЛОТ ТЕХНИКС»</w:t>
            </w:r>
            <w:r>
              <w:rPr>
                <w:rFonts w:hint="default"/>
                <w:b w:val="0"/>
                <w:bCs/>
                <w:lang w:val="ru-RU"/>
              </w:rPr>
              <w:t>_</w:t>
            </w:r>
            <w:r>
              <w:rPr>
                <w:rFonts w:hint="default"/>
                <w:b w:val="0"/>
                <w:bCs/>
              </w:rPr>
              <w:t>и Стороной В</w:t>
            </w:r>
            <w:r>
              <w:rPr>
                <w:rFonts w:hint="eastAsia" w:eastAsia="宋体"/>
                <w:b w:val="0"/>
                <w:bCs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GUANGDONG OSHUJIAN FURNITURE CO., LTD</w:t>
            </w:r>
            <w:r>
              <w:rPr>
                <w:rFonts w:hint="default"/>
                <w:b w:val="0"/>
                <w:bCs/>
              </w:rPr>
              <w:t xml:space="preserve">, а </w:t>
            </w:r>
            <w:r>
              <w:rPr>
                <w:rFonts w:hint="default"/>
              </w:rPr>
              <w:t>именно невозможности произвести платеж со стороны Стороны А в адрес Стороны В, при этом Сторона С –СМАРТЧЭЙН НЕКСУС ЛИМИТЕД (Zhi Lian Tong Da Supply Chain Management Co., Ltd.), имеющая счет в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</w:rPr>
              <w:t>российском банке, может на законных основаниях и всоответствии с требованиями законодательства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</w:rPr>
              <w:t>предоставить услуги по приему и переводу денежных средств по данной сделке, Стороны А, В и С после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</w:rPr>
              <w:t>дружественных переговоров заключили настоящее соглашение о нижеследующем:</w:t>
            </w:r>
          </w:p>
          <w:p w14:paraId="623FD05F">
            <w:pPr>
              <w:pStyle w:val="7"/>
              <w:spacing w:before="244" w:line="237" w:lineRule="auto"/>
              <w:ind w:left="107" w:right="103" w:firstLine="8"/>
              <w:jc w:val="both"/>
            </w:pPr>
            <w:r>
              <w:rPr>
                <w:spacing w:val="-1"/>
              </w:rPr>
              <w:t>Сторона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А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поручает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Стороне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принимать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на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-2"/>
              </w:rPr>
              <w:t>вой</w:t>
            </w:r>
            <w:r>
              <w:t xml:space="preserve"> расчетный счет в российском бан</w:t>
            </w:r>
            <w:r>
              <w:rPr>
                <w:spacing w:val="-1"/>
              </w:rPr>
              <w:t>ке денежные средства от</w:t>
            </w:r>
            <w:r>
              <w:t xml:space="preserve"> Стороны  A  на</w:t>
            </w:r>
            <w:r>
              <w:rPr>
                <w:spacing w:val="12"/>
              </w:rPr>
              <w:t xml:space="preserve">  </w:t>
            </w:r>
            <w:r>
              <w:t>основании</w:t>
            </w:r>
            <w:r>
              <w:rPr>
                <w:spacing w:val="9"/>
              </w:rPr>
              <w:t xml:space="preserve">  </w:t>
            </w:r>
            <w:r>
              <w:t>Заявки</w:t>
            </w:r>
            <w:r>
              <w:rPr>
                <w:spacing w:val="8"/>
              </w:rPr>
              <w:t xml:space="preserve">  </w:t>
            </w:r>
            <w:r>
              <w:t>на</w:t>
            </w:r>
            <w:r>
              <w:rPr>
                <w:spacing w:val="9"/>
              </w:rPr>
              <w:t xml:space="preserve">  </w:t>
            </w:r>
            <w:r>
              <w:t>перевод,</w:t>
            </w:r>
            <w:r>
              <w:rPr>
                <w:spacing w:val="9"/>
              </w:rPr>
              <w:t xml:space="preserve">  </w:t>
            </w:r>
            <w:r>
              <w:t>которая является</w:t>
            </w:r>
            <w:r>
              <w:rPr>
                <w:spacing w:val="48"/>
              </w:rPr>
              <w:t xml:space="preserve"> </w:t>
            </w:r>
            <w:r>
              <w:t>неотъемлемой</w:t>
            </w:r>
            <w:r>
              <w:rPr>
                <w:spacing w:val="44"/>
              </w:rPr>
              <w:t xml:space="preserve"> </w:t>
            </w:r>
            <w:r>
              <w:t>частью</w:t>
            </w:r>
            <w:r>
              <w:rPr>
                <w:spacing w:val="49"/>
              </w:rPr>
              <w:t xml:space="preserve"> </w:t>
            </w:r>
            <w:r>
              <w:t>настоя</w:t>
            </w:r>
            <w:r>
              <w:rPr>
                <w:spacing w:val="-1"/>
              </w:rPr>
              <w:t>щего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1"/>
              </w:rPr>
              <w:t>Договора,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и</w:t>
            </w:r>
            <w:r>
              <w:t xml:space="preserve"> </w:t>
            </w:r>
            <w:r>
              <w:rPr>
                <w:spacing w:val="-1"/>
              </w:rPr>
              <w:t>переводить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эти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-1"/>
              </w:rPr>
              <w:t>средства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-1"/>
              </w:rPr>
              <w:t>на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-1"/>
              </w:rPr>
              <w:t>счет</w:t>
            </w:r>
            <w:r>
              <w:rPr>
                <w:spacing w:val="15"/>
              </w:rPr>
              <w:t xml:space="preserve">   </w:t>
            </w:r>
            <w:r>
              <w:rPr>
                <w:spacing w:val="-1"/>
              </w:rPr>
              <w:t>Стороны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-1"/>
              </w:rPr>
              <w:t>B</w:t>
            </w:r>
            <w:r>
              <w:rPr>
                <w:spacing w:val="15"/>
              </w:rPr>
              <w:t xml:space="preserve">   </w:t>
            </w:r>
            <w:r>
              <w:rPr>
                <w:spacing w:val="-1"/>
              </w:rPr>
              <w:t>по</w:t>
            </w:r>
            <w:r>
              <w:t xml:space="preserve"> </w:t>
            </w:r>
            <w:r>
              <w:rPr>
                <w:spacing w:val="-1"/>
              </w:rPr>
              <w:t>реквизитам,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указанным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Заявке.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Валюта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платежа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по</w:t>
            </w:r>
            <w:r>
              <w:t xml:space="preserve"> настоящему</w:t>
            </w:r>
            <w:r>
              <w:rPr>
                <w:spacing w:val="51"/>
              </w:rPr>
              <w:t xml:space="preserve"> </w:t>
            </w:r>
            <w:r>
              <w:t>Договору</w:t>
            </w:r>
            <w:r>
              <w:rPr>
                <w:spacing w:val="49"/>
              </w:rPr>
              <w:t xml:space="preserve"> </w:t>
            </w:r>
            <w:r>
              <w:t>–</w:t>
            </w:r>
            <w:r>
              <w:rPr>
                <w:spacing w:val="46"/>
              </w:rPr>
              <w:t xml:space="preserve"> </w:t>
            </w:r>
            <w:r>
              <w:t>российские</w:t>
            </w:r>
            <w:r>
              <w:rPr>
                <w:spacing w:val="50"/>
                <w:w w:val="101"/>
              </w:rPr>
              <w:t xml:space="preserve"> </w:t>
            </w:r>
            <w:r>
              <w:t>руб</w:t>
            </w:r>
            <w:r>
              <w:rPr>
                <w:spacing w:val="-1"/>
              </w:rPr>
              <w:t>ли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.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Назначение</w:t>
            </w:r>
            <w:r>
              <w:t xml:space="preserve"> </w:t>
            </w:r>
            <w:r>
              <w:rPr>
                <w:spacing w:val="-1"/>
              </w:rPr>
              <w:t>платежа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–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оплата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Стороной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А</w:t>
            </w:r>
            <w:r>
              <w:rPr>
                <w:spacing w:val="3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2"/>
                <w:lang w:val="en-US" w:eastAsia="zh-CN"/>
              </w:rPr>
              <w:t xml:space="preserve">OOO 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>«Торговый Дом ЭЙРФЛОТ ТЕХНИКС»</w:t>
            </w:r>
            <w:r>
              <w:rPr>
                <w:b w:val="0"/>
                <w:bCs/>
                <w:spacing w:val="-1"/>
              </w:rPr>
              <w:t>в</w:t>
            </w:r>
            <w:r>
              <w:rPr>
                <w:b w:val="0"/>
                <w:bCs/>
                <w:spacing w:val="32"/>
                <w:w w:val="101"/>
              </w:rPr>
              <w:t xml:space="preserve"> </w:t>
            </w:r>
            <w:r>
              <w:rPr>
                <w:b w:val="0"/>
                <w:bCs/>
                <w:spacing w:val="-1"/>
              </w:rPr>
              <w:t>пользу</w:t>
            </w:r>
            <w:r>
              <w:rPr>
                <w:b w:val="0"/>
                <w:bCs/>
              </w:rPr>
              <w:t xml:space="preserve"> Стороны   В  </w:t>
            </w: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GUANGDONG OSHUJIAN FURNITURE CO., LTD</w:t>
            </w:r>
            <w:r>
              <w:rPr>
                <w:b w:val="0"/>
                <w:bCs/>
              </w:rPr>
              <w:t xml:space="preserve"> </w:t>
            </w:r>
            <w:r>
              <w:t xml:space="preserve"> за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Закупка товаров</w:t>
            </w:r>
            <w:r>
              <w:rPr>
                <w:rFonts w:hint="default" w:ascii="Times New Roman" w:hAnsi="Times New Roman" w:cs="Times New Roman"/>
                <w:spacing w:val="-38"/>
              </w:rPr>
              <w:t xml:space="preserve"> </w:t>
            </w:r>
            <w:r>
              <w:t>.    Конкретные параметры платежа указываются в Заявке на перевод</w:t>
            </w:r>
            <w:r>
              <w:rPr>
                <w:spacing w:val="-39"/>
              </w:rPr>
              <w:t xml:space="preserve"> </w:t>
            </w:r>
            <w:r>
              <w:t>.</w:t>
            </w:r>
          </w:p>
          <w:p w14:paraId="03A94622">
            <w:pPr>
              <w:pStyle w:val="7"/>
              <w:spacing w:before="284" w:line="239" w:lineRule="auto"/>
              <w:ind w:left="112" w:right="104" w:firstLine="2"/>
              <w:jc w:val="both"/>
            </w:pPr>
            <w:r>
              <w:t>Окончательная</w:t>
            </w:r>
            <w:r>
              <w:rPr>
                <w:spacing w:val="7"/>
              </w:rPr>
              <w:t xml:space="preserve">      </w:t>
            </w:r>
            <w:r>
              <w:t>фактическая      сумма       ДОГО</w:t>
            </w:r>
            <w:r>
              <w:rPr>
                <w:spacing w:val="-1"/>
              </w:rPr>
              <w:t>ВОРА</w:t>
            </w:r>
            <w:r>
              <w:rPr>
                <w:spacing w:val="2"/>
              </w:rPr>
              <w:t xml:space="preserve"> </w:t>
            </w:r>
            <w:r>
              <w:t>определяется на основании сумм, исполненных</w:t>
            </w:r>
            <w:r>
              <w:rPr>
                <w:spacing w:val="10"/>
              </w:rPr>
              <w:t xml:space="preserve"> </w:t>
            </w:r>
            <w:r>
              <w:t>Заяво</w:t>
            </w:r>
            <w:r>
              <w:rPr>
                <w:spacing w:val="-1"/>
              </w:rPr>
              <w:t>к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на</w:t>
            </w:r>
            <w:r>
              <w:t xml:space="preserve"> </w:t>
            </w:r>
            <w:r>
              <w:rPr>
                <w:spacing w:val="-1"/>
              </w:rPr>
              <w:t>перевод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5BF462DE">
            <w:pPr>
              <w:pStyle w:val="7"/>
              <w:spacing w:before="63" w:line="237" w:lineRule="auto"/>
              <w:ind w:left="111" w:right="103" w:hanging="1"/>
              <w:jc w:val="left"/>
            </w:pPr>
          </w:p>
        </w:tc>
      </w:tr>
      <w:tr w14:paraId="313F88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4343" w:type="dxa"/>
            <w:vAlign w:val="top"/>
          </w:tcPr>
          <w:p w14:paraId="61D30709">
            <w:pPr>
              <w:pStyle w:val="7"/>
              <w:spacing w:before="270" w:line="220" w:lineRule="auto"/>
              <w:ind w:left="47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 xml:space="preserve">2.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</w:rPr>
              <w:t>代理报酬支付</w:t>
            </w:r>
          </w:p>
          <w:p w14:paraId="05459CDC">
            <w:pPr>
              <w:pStyle w:val="7"/>
              <w:spacing w:before="303" w:line="239" w:lineRule="auto"/>
              <w:ind w:left="117" w:right="235" w:hanging="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2.1.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代理方（丙方）的报酬为甲方转账至丙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方账户</w:t>
            </w:r>
            <w:ins w:id="28" w:author="Ellen" w:date="2026-06-13T21:11:25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  <w:t>金额</w:t>
              </w:r>
            </w:ins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hint="eastAsia" w:eastAsia="宋体"/>
                <w:spacing w:val="-2"/>
                <w:sz w:val="24"/>
                <w:szCs w:val="24"/>
                <w:lang w:val="en-US" w:eastAsia="zh-CN"/>
              </w:rPr>
              <w:t>1</w:t>
            </w:r>
            <w:r>
              <w:rPr>
                <w:spacing w:val="-2"/>
                <w:sz w:val="24"/>
                <w:szCs w:val="24"/>
              </w:rPr>
              <w:t xml:space="preserve"> %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，具体金额在《付款委托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书》中列明。</w:t>
            </w:r>
          </w:p>
          <w:p w14:paraId="4C4F89BF">
            <w:pPr>
              <w:pStyle w:val="7"/>
              <w:spacing w:before="302" w:line="241" w:lineRule="auto"/>
              <w:ind w:left="115" w:right="115" w:hanging="3"/>
              <w:jc w:val="both"/>
              <w:rPr>
                <w:rFonts w:hint="eastAsia" w:ascii="宋体" w:hAnsi="宋体" w:cs="Times New Roman"/>
                <w:sz w:val="24"/>
                <w:szCs w:val="24"/>
                <w:u w:val="single"/>
                <w:lang w:val="en-US" w:eastAsia="zh-CN"/>
              </w:rPr>
            </w:pPr>
            <w:r>
              <w:rPr>
                <w:spacing w:val="-1"/>
                <w:sz w:val="24"/>
                <w:szCs w:val="24"/>
              </w:rPr>
              <w:t>2.2.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丙方代收的甲方根据贸易合同支付的款项属乙方所有，丙方须按《付款委托书》中指定的币种、金额及账户信息，将款项全额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划转至乙方</w:t>
            </w:r>
            <w:ins w:id="29" w:author="Ellen" w:date="2026-06-13T21:12:20Z">
              <w:r>
                <w:rPr>
                  <w:rFonts w:hint="eastAsia" w:ascii="宋体" w:hAnsi="宋体" w:eastAsia="宋体" w:cs="宋体"/>
                  <w:spacing w:val="-5"/>
                  <w:sz w:val="24"/>
                  <w:szCs w:val="24"/>
                  <w:lang w:val="en-US" w:eastAsia="zh-CN"/>
                </w:rPr>
                <w:t>指定</w:t>
              </w:r>
            </w:ins>
            <w:ins w:id="30" w:author="Ellen" w:date="2026-06-13T21:12:21Z">
              <w:r>
                <w:rPr>
                  <w:rFonts w:hint="eastAsia" w:ascii="宋体" w:hAnsi="宋体" w:eastAsia="宋体" w:cs="宋体"/>
                  <w:spacing w:val="-5"/>
                  <w:sz w:val="24"/>
                  <w:szCs w:val="24"/>
                  <w:lang w:val="en-US" w:eastAsia="zh-CN"/>
                </w:rPr>
                <w:t>的</w:t>
              </w:r>
            </w:ins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账户。</w:t>
            </w:r>
          </w:p>
        </w:tc>
        <w:tc>
          <w:tcPr>
            <w:tcW w:w="4772" w:type="dxa"/>
            <w:vAlign w:val="top"/>
          </w:tcPr>
          <w:p w14:paraId="0E81A62A">
            <w:pPr>
              <w:pStyle w:val="7"/>
              <w:spacing w:before="261" w:line="189" w:lineRule="auto"/>
              <w:ind w:left="113" w:firstLine="111" w:firstLineChars="50"/>
            </w:pPr>
            <w:r>
              <w:rPr>
                <w:b/>
                <w:bCs/>
                <w:spacing w:val="1"/>
              </w:rPr>
              <w:t>2.   ВЫПЛАТА АГЕНТСКОГО ВО</w:t>
            </w:r>
            <w:r>
              <w:rPr>
                <w:b/>
                <w:bCs/>
              </w:rPr>
              <w:t>ЗНАГРАЖДЕНИЯ</w:t>
            </w:r>
          </w:p>
          <w:p w14:paraId="7E2A34DB">
            <w:pPr>
              <w:pStyle w:val="7"/>
              <w:spacing w:before="303" w:line="238" w:lineRule="auto"/>
              <w:ind w:left="108" w:right="104" w:firstLine="3"/>
            </w:pPr>
            <w:r>
              <w:rPr>
                <w:spacing w:val="-1"/>
              </w:rPr>
              <w:t xml:space="preserve">2.1 Вознаграждение Агента (Сторона С) составит </w:t>
            </w:r>
            <w:r>
              <w:rPr>
                <w:rFonts w:hint="eastAsia" w:eastAsia="宋体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 xml:space="preserve"> % от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 xml:space="preserve">суммы   перевода   Стороны   A   на   счет   Стороны   </w:t>
            </w:r>
            <w:r>
              <w:rPr>
                <w:spacing w:val="-2"/>
              </w:rPr>
              <w:t>С   и</w:t>
            </w:r>
            <w:r>
              <w:t xml:space="preserve"> указывается в заявке</w:t>
            </w:r>
            <w:r>
              <w:rPr>
                <w:spacing w:val="-39"/>
              </w:rPr>
              <w:t xml:space="preserve"> </w:t>
            </w:r>
            <w:r>
              <w:t>.</w:t>
            </w:r>
          </w:p>
          <w:p w14:paraId="3AFA854C">
            <w:pPr>
              <w:pStyle w:val="7"/>
              <w:spacing w:before="261" w:line="234" w:lineRule="auto"/>
              <w:ind w:left="107" w:right="104" w:firstLine="5"/>
            </w:pPr>
            <w:r>
              <w:t xml:space="preserve">2.2 Денежные   средства,   поступающие   Стороне   С   в </w:t>
            </w:r>
            <w:r>
              <w:rPr>
                <w:spacing w:val="-1"/>
              </w:rPr>
              <w:t>качестве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оплаты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1"/>
              </w:rPr>
              <w:t>от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по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Контракту,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являются</w:t>
            </w:r>
            <w:r>
              <w:t xml:space="preserve"> собственностью  Стороны  B  и</w:t>
            </w:r>
            <w:r>
              <w:rPr>
                <w:spacing w:val="11"/>
              </w:rPr>
              <w:t xml:space="preserve">  </w:t>
            </w:r>
            <w:r>
              <w:t>подлежат</w:t>
            </w:r>
            <w:r>
              <w:rPr>
                <w:spacing w:val="5"/>
              </w:rPr>
              <w:t xml:space="preserve">  </w:t>
            </w:r>
            <w:r>
              <w:t>перечислению</w:t>
            </w:r>
            <w:r>
              <w:rPr>
                <w:spacing w:val="1"/>
              </w:rPr>
              <w:t xml:space="preserve"> </w:t>
            </w:r>
            <w:r>
              <w:t xml:space="preserve">Стороной  С  на  счет  Стороне  B </w:t>
            </w:r>
            <w:r>
              <w:rPr>
                <w:spacing w:val="-1"/>
              </w:rPr>
              <w:t xml:space="preserve"> в  валюте,  сумме  и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по</w:t>
            </w:r>
            <w:r>
              <w:t xml:space="preserve"> реквизитам, указанным в Заявке</w:t>
            </w:r>
            <w:r>
              <w:rPr>
                <w:spacing w:val="-38"/>
              </w:rPr>
              <w:t xml:space="preserve"> </w:t>
            </w:r>
            <w:r>
              <w:t>.</w:t>
            </w:r>
          </w:p>
        </w:tc>
      </w:tr>
      <w:tr w14:paraId="5A34A7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 w:hRule="atLeast"/>
        </w:trPr>
        <w:tc>
          <w:tcPr>
            <w:tcW w:w="4343" w:type="dxa"/>
            <w:vAlign w:val="top"/>
          </w:tcPr>
          <w:p w14:paraId="4CD2E8DA">
            <w:pPr>
              <w:pStyle w:val="7"/>
              <w:spacing w:before="267" w:line="220" w:lineRule="auto"/>
              <w:ind w:left="47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3.</w:t>
            </w:r>
            <w:r>
              <w:rPr>
                <w:b/>
                <w:bCs/>
                <w:spacing w:val="4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文件流程</w:t>
            </w:r>
          </w:p>
          <w:p w14:paraId="43C8AF76">
            <w:pPr>
              <w:pStyle w:val="7"/>
              <w:spacing w:before="304" w:line="239" w:lineRule="auto"/>
              <w:ind w:left="120" w:right="251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3.1.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甲方应通过电子邮件向代理方（丙方）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发送符合本协议附件</w:t>
            </w:r>
            <w:r>
              <w:rPr>
                <w:rFonts w:ascii="宋体" w:hAnsi="宋体" w:eastAsia="宋体" w:cs="宋体"/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1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格式的《付款委托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书》，内容包括：</w:t>
            </w:r>
          </w:p>
          <w:p w14:paraId="19DF5F81">
            <w:pPr>
              <w:spacing w:before="2" w:line="241" w:lineRule="auto"/>
              <w:ind w:left="475" w:right="235" w:hanging="35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•</w:t>
            </w:r>
            <w:r>
              <w:rPr>
                <w:rFonts w:ascii="Arial" w:hAnsi="Arial" w:eastAsia="Arial" w:cs="Arial"/>
                <w:spacing w:val="20"/>
                <w:w w:val="101"/>
                <w:sz w:val="24"/>
                <w:szCs w:val="24"/>
              </w:rPr>
              <w:t xml:space="preserve"> </w:t>
            </w:r>
            <w:del w:id="31" w:author="Ellen" w:date="2026-06-13T21:17:27Z">
              <w:r>
                <w:rPr>
                  <w:rFonts w:ascii="Arial" w:hAnsi="Arial" w:eastAsia="Arial" w:cs="Arial"/>
                  <w:spacing w:val="20"/>
                  <w:w w:val="101"/>
                  <w:sz w:val="24"/>
                  <w:szCs w:val="24"/>
                </w:rPr>
                <w:delText xml:space="preserve"> </w:delText>
              </w:r>
            </w:del>
            <w:del w:id="32" w:author="Ellen" w:date="2026-06-13T21:12:52Z">
              <w:r>
                <w:rPr>
                  <w:rFonts w:ascii="宋体" w:hAnsi="宋体" w:eastAsia="宋体" w:cs="宋体"/>
                  <w:sz w:val="24"/>
                  <w:szCs w:val="24"/>
                </w:rPr>
                <w:delText>注明</w:delText>
              </w:r>
            </w:del>
            <w:r>
              <w:rPr>
                <w:rFonts w:ascii="宋体" w:hAnsi="宋体" w:eastAsia="宋体" w:cs="宋体"/>
                <w:sz w:val="24"/>
                <w:szCs w:val="24"/>
              </w:rPr>
              <w:t>付款人、收款人、支付金额、汇率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及收款人银行信息</w:t>
            </w:r>
            <w:del w:id="33" w:author="Ellen" w:date="2026-06-13T21:13:21Z">
              <w:r>
                <w:rPr>
                  <w:rFonts w:hint="default" w:ascii="宋体" w:hAnsi="宋体" w:eastAsia="宋体" w:cs="宋体"/>
                  <w:spacing w:val="-5"/>
                  <w:sz w:val="24"/>
                  <w:szCs w:val="24"/>
                  <w:lang w:val="en-US"/>
                </w:rPr>
                <w:delText>的支付指</w:delText>
              </w:r>
            </w:del>
            <w:ins w:id="34" w:author="Ellen" w:date="2026-06-13T21:13:22Z">
              <w:r>
                <w:rPr>
                  <w:rFonts w:hint="eastAsia" w:ascii="宋体" w:hAnsi="宋体" w:eastAsia="宋体" w:cs="宋体"/>
                  <w:spacing w:val="-5"/>
                  <w:sz w:val="24"/>
                  <w:szCs w:val="24"/>
                  <w:lang w:val="en-US" w:eastAsia="zh-CN"/>
                </w:rPr>
                <w:t>等</w:t>
              </w:r>
            </w:ins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；</w:t>
            </w:r>
          </w:p>
          <w:p w14:paraId="4CEE4C4F">
            <w:pPr>
              <w:pStyle w:val="7"/>
              <w:spacing w:before="271" w:line="239" w:lineRule="auto"/>
              <w:ind w:left="116" w:right="11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3.2.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为确保丙方顺利完成代收代付，甲乙方应向丙方提供银行支付、外汇兑换和结算以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及应对外汇监管所需的必要文件，包括</w:t>
            </w:r>
            <w:ins w:id="35" w:author="Ellen" w:date="2026-06-13T21:16:47Z">
              <w:r>
                <w:rPr>
                  <w:rFonts w:hint="eastAsia" w:ascii="宋体" w:hAnsi="宋体" w:eastAsia="宋体" w:cs="宋体"/>
                  <w:spacing w:val="-4"/>
                  <w:sz w:val="24"/>
                  <w:szCs w:val="24"/>
                  <w:lang w:val="en-US" w:eastAsia="zh-CN"/>
                </w:rPr>
                <w:t>但</w:t>
              </w:r>
            </w:ins>
            <w:ins w:id="36" w:author="Ellen" w:date="2026-06-13T21:16:49Z">
              <w:r>
                <w:rPr>
                  <w:rFonts w:hint="eastAsia" w:ascii="宋体" w:hAnsi="宋体" w:eastAsia="宋体" w:cs="宋体"/>
                  <w:spacing w:val="-4"/>
                  <w:sz w:val="24"/>
                  <w:szCs w:val="24"/>
                  <w:lang w:val="en-US" w:eastAsia="zh-CN"/>
                </w:rPr>
                <w:t>不限于</w:t>
              </w:r>
            </w:ins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：</w:t>
            </w:r>
          </w:p>
          <w:p w14:paraId="25A769A3">
            <w:pPr>
              <w:spacing w:line="219" w:lineRule="auto"/>
              <w:ind w:left="12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-3"/>
                <w:sz w:val="24"/>
                <w:szCs w:val="24"/>
              </w:rPr>
              <w:t>•</w:t>
            </w:r>
            <w:r>
              <w:rPr>
                <w:rFonts w:ascii="Arial" w:hAnsi="Arial" w:eastAsia="Arial" w:cs="Arial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服务合同、发票等交易证明文件；</w:t>
            </w:r>
          </w:p>
          <w:p w14:paraId="6AB45B40">
            <w:pPr>
              <w:spacing w:before="27" w:line="242" w:lineRule="auto"/>
              <w:ind w:left="260" w:right="213" w:hanging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•</w:t>
            </w:r>
            <w:r>
              <w:rPr>
                <w:rFonts w:ascii="Arial" w:hAnsi="Arial" w:eastAsia="Arial" w:cs="Arial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俄罗斯相关监管部门可能检查的其他相关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文件。</w:t>
            </w:r>
          </w:p>
          <w:p w14:paraId="11450A60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ascii="宋体" w:hAnsi="宋体" w:eastAsia="宋体" w:cs="宋体"/>
                <w:spacing w:val="-10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3.3.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丙方须在收到《付款委托书》后的次日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莫斯科时间</w:t>
            </w:r>
            <w:r>
              <w:rPr>
                <w:rFonts w:ascii="宋体" w:hAnsi="宋体" w:eastAsia="宋体" w:cs="宋体"/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12:00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前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通过电子邮件向甲方作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出以下响应：</w:t>
            </w:r>
          </w:p>
          <w:p w14:paraId="3A6B4D73">
            <w:pPr>
              <w:pStyle w:val="7"/>
              <w:spacing w:before="42" w:line="239" w:lineRule="auto"/>
              <w:ind w:left="119" w:right="11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•</w:t>
            </w:r>
            <w:ins w:id="37" w:author="Ellen" w:date="2026-06-13T21:17:53Z">
              <w:r>
                <w:rPr>
                  <w:rFonts w:hint="eastAsia" w:eastAsia="宋体"/>
                  <w:spacing w:val="-1"/>
                  <w:sz w:val="24"/>
                  <w:szCs w:val="24"/>
                  <w:lang w:val="en-US" w:eastAsia="zh-CN"/>
                </w:rPr>
                <w:t xml:space="preserve"> 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对接受的委托：发送已签署的《付款委托书》，其中须注明丙方执行委托应收取的佣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金比例；</w:t>
            </w:r>
          </w:p>
          <w:p w14:paraId="6B7B229C">
            <w:pPr>
              <w:pStyle w:val="7"/>
              <w:spacing w:before="1" w:line="244" w:lineRule="auto"/>
              <w:ind w:left="145" w:right="211" w:hanging="2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•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对拒绝的委托：发送拒绝受理的通知及理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由。</w:t>
            </w:r>
          </w:p>
          <w:p w14:paraId="4E178F55">
            <w:pPr>
              <w:spacing w:line="459" w:lineRule="auto"/>
              <w:jc w:val="both"/>
              <w:rPr>
                <w:rFonts w:ascii="Arial"/>
                <w:sz w:val="21"/>
              </w:rPr>
            </w:pPr>
          </w:p>
          <w:p w14:paraId="07D06BAA">
            <w:pPr>
              <w:pStyle w:val="7"/>
              <w:spacing w:before="78" w:line="239" w:lineRule="auto"/>
              <w:ind w:left="116" w:right="11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3.4.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对于已接受的《付款委托书》，丙方须在收到甲方付款入账后的次日莫斯科时间</w:t>
            </w:r>
            <w:r>
              <w:rPr>
                <w:spacing w:val="-2"/>
                <w:sz w:val="24"/>
                <w:szCs w:val="24"/>
              </w:rPr>
              <w:t xml:space="preserve">12:00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前，通过电子邮件向乙方发送符合本协议附件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2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格式的</w:t>
            </w:r>
            <w:del w:id="38" w:author="Ellen" w:date="2026-06-13T21:30:56Z">
              <w:commentRangeStart w:id="2"/>
              <w:r>
                <w:rPr>
                  <w:rFonts w:ascii="宋体" w:hAnsi="宋体" w:eastAsia="宋体" w:cs="宋体"/>
                  <w:spacing w:val="-2"/>
                  <w:sz w:val="24"/>
                  <w:szCs w:val="24"/>
                </w:rPr>
                <w:delText>《付款到账通知书》</w:delText>
              </w:r>
            </w:del>
            <w:ins w:id="39" w:author="Ellen" w:date="2026-06-13T21:30:59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eastAsia="zh-CN"/>
                </w:rPr>
                <w:t>《</w:t>
              </w:r>
            </w:ins>
            <w:ins w:id="40" w:author="Ellen" w:date="2026-06-13T21:31:04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  <w:t>资金</w:t>
              </w:r>
            </w:ins>
            <w:ins w:id="41" w:author="Ellen" w:date="2026-06-13T21:31:05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  <w:t>到账</w:t>
              </w:r>
            </w:ins>
            <w:ins w:id="42" w:author="Ellen" w:date="2026-06-13T21:31:07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  <w:t>确认函</w:t>
              </w:r>
            </w:ins>
            <w:ins w:id="43" w:author="Ellen" w:date="2026-06-13T21:30:59Z">
              <w:r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eastAsia="zh-CN"/>
                </w:rPr>
                <w:t>》</w:t>
              </w:r>
              <w:commentRangeEnd w:id="2"/>
            </w:ins>
            <w:r>
              <w:commentReference w:id="2"/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附</w:t>
            </w:r>
            <w:del w:id="44" w:author="Ellen" w:date="2026-06-13T21:21:05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上</w:delText>
              </w:r>
            </w:del>
            <w:ins w:id="45" w:author="Ellen" w:date="2026-06-13T21:20:4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证明</w:t>
              </w:r>
            </w:ins>
            <w:del w:id="46" w:author="Ellen" w:date="2026-06-13T21:19:45Z">
              <w:r>
                <w:rPr>
                  <w:rFonts w:hint="default" w:ascii="宋体" w:hAnsi="宋体" w:eastAsia="宋体" w:cs="宋体"/>
                  <w:spacing w:val="-1"/>
                  <w:sz w:val="24"/>
                  <w:szCs w:val="24"/>
                  <w:lang w:val="en-US"/>
                </w:rPr>
                <w:delText>甲方</w:delText>
              </w:r>
            </w:del>
            <w:ins w:id="47" w:author="Ellen" w:date="2026-06-13T21:19:46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款项</w:t>
              </w:r>
            </w:ins>
            <w:ins w:id="48" w:author="Ellen" w:date="2026-06-13T21:20:17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已</w:t>
              </w:r>
            </w:ins>
            <w:ins w:id="49" w:author="Ellen" w:date="2026-06-13T21:19:5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到</w:t>
              </w:r>
            </w:ins>
            <w:ins w:id="50" w:author="Ellen" w:date="2026-06-13T21:20:23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丙方</w:t>
              </w:r>
            </w:ins>
            <w:ins w:id="51" w:author="Ellen" w:date="2026-06-13T21:20:25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银行</w:t>
              </w:r>
            </w:ins>
            <w:ins w:id="52" w:author="Ellen" w:date="2026-06-13T21:20:27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账户</w:t>
              </w:r>
            </w:ins>
            <w:del w:id="53" w:author="Ellen" w:date="2026-06-13T21:20:52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付</w:delText>
              </w:r>
            </w:del>
            <w:del w:id="54" w:author="Ellen" w:date="2026-06-13T21:20:53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款至丙方</w:delText>
              </w:r>
            </w:del>
            <w:del w:id="55" w:author="Ellen" w:date="2026-06-13T21:21:01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账</w:delText>
              </w:r>
            </w:del>
            <w:del w:id="56" w:author="Ellen" w:date="2026-06-13T21:21:02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户</w:delText>
              </w:r>
            </w:del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的银行回单或其他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有效入账凭证。</w:t>
            </w:r>
          </w:p>
          <w:p w14:paraId="0A580933">
            <w:pPr>
              <w:pStyle w:val="7"/>
              <w:spacing w:before="270" w:line="241" w:lineRule="auto"/>
              <w:ind w:left="120" w:right="115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3.5.</w:t>
            </w:r>
            <w:ins w:id="57" w:author="Ellen" w:date="2026-06-13T21:21:55Z">
              <w:r>
                <w:rPr>
                  <w:rFonts w:hint="eastAsia" w:eastAsia="宋体"/>
                  <w:spacing w:val="-2"/>
                  <w:sz w:val="24"/>
                  <w:szCs w:val="24"/>
                  <w:lang w:val="en-US" w:eastAsia="zh-CN"/>
                </w:rPr>
                <w:t xml:space="preserve"> </w:t>
              </w:r>
            </w:ins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丙方须按本协议第</w:t>
            </w:r>
            <w:r>
              <w:rPr>
                <w:rFonts w:ascii="宋体" w:hAnsi="宋体" w:eastAsia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4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条约定的期限及方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式，将已收款项的等值金额划转至甲方指定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账户。</w:t>
            </w:r>
          </w:p>
          <w:p w14:paraId="079E9A78">
            <w:pPr>
              <w:pStyle w:val="7"/>
              <w:spacing w:before="271" w:line="220" w:lineRule="auto"/>
              <w:ind w:left="117" w:right="0" w:firstLine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3.6.</w:t>
            </w:r>
            <w:ins w:id="58" w:author="Ellen" w:date="2026-06-13T21:22:25Z">
              <w:r>
                <w:rPr>
                  <w:rFonts w:hint="eastAsia" w:eastAsia="宋体"/>
                  <w:spacing w:val="-1"/>
                  <w:sz w:val="24"/>
                  <w:szCs w:val="24"/>
                  <w:lang w:val="en-US" w:eastAsia="zh-CN"/>
                </w:rPr>
                <w:t xml:space="preserve"> 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丙方须在向乙方划转款项后的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五）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个工作日内，通过电子邮件或微信向甲方发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送符合本协议附件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3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格式的《代理服务报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告》，并同步提供丙方账户向甲方账户划款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的银行回单副本。</w:t>
            </w:r>
          </w:p>
          <w:p w14:paraId="435EBB40">
            <w:pPr>
              <w:pStyle w:val="7"/>
              <w:spacing w:before="269" w:line="218" w:lineRule="auto"/>
              <w:ind w:left="117"/>
              <w:jc w:val="both"/>
              <w:rPr>
                <w:rFonts w:ascii="宋体" w:hAnsi="宋体" w:eastAsia="宋体" w:cs="宋体"/>
                <w:spacing w:val="-4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3.7.</w:t>
            </w:r>
            <w:r>
              <w:rPr>
                <w:spacing w:val="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乙方应在收到《代理服务报告》后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（三）个工作日内审核、签署报告并回传至丙方。若逾期未反馈签署意见或异议，则视为乙方默认报告内容无误。若乙方对报告存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在异议，须在收到报告后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（一）个工作日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内向丙方提交书面异议说明，丙方须在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（两）个工作日内完成整改。</w:t>
            </w:r>
          </w:p>
          <w:p w14:paraId="297CBFB1">
            <w:pPr>
              <w:spacing w:line="219" w:lineRule="auto"/>
              <w:ind w:left="123"/>
              <w:jc w:val="both"/>
              <w:rPr>
                <w:rFonts w:ascii="宋体" w:hAnsi="宋体" w:eastAsia="宋体" w:cs="宋体"/>
                <w:spacing w:val="-4"/>
                <w:sz w:val="24"/>
                <w:szCs w:val="24"/>
              </w:rPr>
            </w:pPr>
          </w:p>
          <w:p w14:paraId="044BA55F">
            <w:pPr>
              <w:pStyle w:val="7"/>
              <w:spacing w:before="79" w:line="219" w:lineRule="auto"/>
              <w:ind w:left="11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3.8.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本协议项下的文件传递可通过电子邮</w:t>
            </w:r>
          </w:p>
          <w:p w14:paraId="0F7741C6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件、微信或电话沟通进行，但一方要求提供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原件时，相关方须在文件签署后的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（五）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个工作日内将原件邮寄至对方</w:t>
            </w:r>
            <w:del w:id="59" w:author="Ellen" w:date="2026-06-13T21:25:05Z">
              <w:r>
                <w:rPr>
                  <w:rFonts w:hint="default" w:ascii="宋体" w:hAnsi="宋体" w:eastAsia="宋体" w:cs="宋体"/>
                  <w:spacing w:val="-3"/>
                  <w:sz w:val="24"/>
                  <w:szCs w:val="24"/>
                  <w:lang w:val="en-US"/>
                </w:rPr>
                <w:delText>注册</w:delText>
              </w:r>
            </w:del>
            <w:ins w:id="60" w:author="Ellen" w:date="2026-06-13T21:25:07Z">
              <w:r>
                <w:rPr>
                  <w:rFonts w:hint="eastAsia" w:ascii="宋体" w:hAnsi="宋体" w:eastAsia="宋体" w:cs="宋体"/>
                  <w:spacing w:val="-3"/>
                  <w:sz w:val="24"/>
                  <w:szCs w:val="24"/>
                  <w:lang w:val="en-US" w:eastAsia="zh-CN"/>
                </w:rPr>
                <w:t>指定</w:t>
              </w:r>
            </w:ins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地址。</w:t>
            </w:r>
          </w:p>
        </w:tc>
        <w:tc>
          <w:tcPr>
            <w:tcW w:w="4772" w:type="dxa"/>
            <w:vAlign w:val="top"/>
          </w:tcPr>
          <w:p w14:paraId="46DF1BF3">
            <w:pPr>
              <w:pStyle w:val="7"/>
              <w:spacing w:before="287" w:line="189" w:lineRule="auto"/>
              <w:ind w:left="111"/>
              <w:jc w:val="both"/>
            </w:pPr>
            <w:r>
              <w:rPr>
                <w:b/>
                <w:bCs/>
                <w:spacing w:val="1"/>
              </w:rPr>
              <w:t>3.   ПОРЯДОК ДОКУМЕНТООБОРОТА</w:t>
            </w:r>
          </w:p>
          <w:p w14:paraId="6D48F9B3">
            <w:pPr>
              <w:jc w:val="both"/>
              <w:rPr>
                <w:rFonts w:ascii="Arial"/>
                <w:sz w:val="21"/>
              </w:rPr>
            </w:pPr>
          </w:p>
          <w:p w14:paraId="4F0DC8DA">
            <w:pPr>
              <w:pStyle w:val="7"/>
              <w:spacing w:before="64" w:line="228" w:lineRule="auto"/>
              <w:ind w:left="110" w:right="104" w:firstLine="113" w:firstLineChars="52"/>
              <w:jc w:val="both"/>
            </w:pPr>
            <w:bookmarkStart w:id="0" w:name="_GoBack"/>
            <w:bookmarkEnd w:id="0"/>
            <w:r>
              <w:rPr>
                <w:spacing w:val="-1"/>
              </w:rPr>
              <w:t>3.1 Сторона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А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направляет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1"/>
              </w:rPr>
              <w:t>на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электронную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почту</w:t>
            </w:r>
            <w:r>
              <w:t xml:space="preserve"> Стороны</w:t>
            </w:r>
            <w:r>
              <w:rPr>
                <w:spacing w:val="14"/>
              </w:rPr>
              <w:t xml:space="preserve">   </w:t>
            </w:r>
            <w:r>
              <w:t>С</w:t>
            </w:r>
            <w:r>
              <w:rPr>
                <w:spacing w:val="13"/>
              </w:rPr>
              <w:t xml:space="preserve">   </w:t>
            </w:r>
            <w:r>
              <w:t>Заявку</w:t>
            </w:r>
            <w:r>
              <w:rPr>
                <w:spacing w:val="13"/>
              </w:rPr>
              <w:t xml:space="preserve">   </w:t>
            </w:r>
            <w:r>
              <w:t>по</w:t>
            </w:r>
            <w:r>
              <w:rPr>
                <w:spacing w:val="13"/>
                <w:w w:val="101"/>
              </w:rPr>
              <w:t xml:space="preserve">   </w:t>
            </w:r>
            <w:r>
              <w:t>форм</w:t>
            </w:r>
            <w:r>
              <w:rPr>
                <w:spacing w:val="-1"/>
              </w:rPr>
              <w:t>е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Приложения   №1    к</w:t>
            </w:r>
            <w:r>
              <w:t xml:space="preserve"> ДОГОВОРУ со следующей информацией:</w:t>
            </w:r>
          </w:p>
          <w:p w14:paraId="7EA033C6">
            <w:pPr>
              <w:pStyle w:val="7"/>
              <w:spacing w:before="59" w:line="227" w:lineRule="auto"/>
              <w:ind w:left="248" w:right="104" w:hanging="129"/>
              <w:jc w:val="both"/>
            </w:pPr>
            <w:r>
              <w:rPr>
                <w:rFonts w:ascii="Arial" w:hAnsi="Arial" w:eastAsia="Arial" w:cs="Arial"/>
                <w:spacing w:val="1"/>
              </w:rPr>
              <w:t>•</w:t>
            </w:r>
            <w:r>
              <w:rPr>
                <w:rFonts w:ascii="Arial" w:hAnsi="Arial" w:eastAsia="Arial" w:cs="Arial"/>
                <w:spacing w:val="-16"/>
              </w:rPr>
              <w:t xml:space="preserve"> </w:t>
            </w:r>
            <w:r>
              <w:rPr>
                <w:spacing w:val="1"/>
              </w:rPr>
              <w:t>Поручения    платежей    с</w:t>
            </w:r>
            <w:r>
              <w:rPr>
                <w:spacing w:val="3"/>
              </w:rPr>
              <w:t xml:space="preserve">    </w:t>
            </w:r>
            <w:r>
              <w:rPr>
                <w:spacing w:val="1"/>
              </w:rPr>
              <w:t>у</w:t>
            </w:r>
            <w:r>
              <w:t>казанием</w:t>
            </w:r>
            <w:r>
              <w:rPr>
                <w:spacing w:val="4"/>
              </w:rPr>
              <w:t xml:space="preserve">    </w:t>
            </w:r>
            <w:r>
              <w:t>плательщиков,</w:t>
            </w:r>
            <w:r>
              <w:rPr>
                <w:spacing w:val="3"/>
              </w:rPr>
              <w:t xml:space="preserve"> </w:t>
            </w:r>
            <w:r>
              <w:t>получателей, сумм платежа, курса валюты и банковских</w:t>
            </w:r>
            <w:r>
              <w:rPr>
                <w:spacing w:val="3"/>
              </w:rPr>
              <w:t xml:space="preserve"> </w:t>
            </w:r>
            <w:r>
              <w:t>реквизитов получателей</w:t>
            </w:r>
            <w:r>
              <w:rPr>
                <w:spacing w:val="-39"/>
              </w:rPr>
              <w:t xml:space="preserve"> </w:t>
            </w:r>
            <w:r>
              <w:t>.</w:t>
            </w:r>
          </w:p>
          <w:p w14:paraId="2F111A38">
            <w:pPr>
              <w:pStyle w:val="7"/>
              <w:spacing w:before="284" w:line="234" w:lineRule="auto"/>
              <w:ind w:left="112" w:right="104" w:firstLine="111" w:firstLineChars="51"/>
              <w:jc w:val="both"/>
            </w:pPr>
            <w:r>
              <w:rPr>
                <w:spacing w:val="-1"/>
              </w:rPr>
              <w:t>3.2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Для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обеспечения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успешного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завершения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платежа</w:t>
            </w:r>
            <w:r>
              <w:t xml:space="preserve"> </w:t>
            </w:r>
            <w:r>
              <w:rPr>
                <w:spacing w:val="-1"/>
              </w:rPr>
              <w:t>Стороной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1"/>
              </w:rPr>
              <w:t>С,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Стороны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1"/>
              </w:rPr>
              <w:t>А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и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должны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предоставлять</w:t>
            </w:r>
            <w:r>
              <w:t xml:space="preserve"> Стороне   С   необходимые   докум</w:t>
            </w:r>
            <w:r>
              <w:rPr>
                <w:spacing w:val="-1"/>
              </w:rPr>
              <w:t>енты   для   банковских</w:t>
            </w:r>
            <w:r>
              <w:t xml:space="preserve"> платежей, конвертации и валютных расчетов, также </w:t>
            </w:r>
            <w:r>
              <w:rPr>
                <w:spacing w:val="-1"/>
              </w:rPr>
              <w:t>и для</w:t>
            </w:r>
            <w:r>
              <w:t xml:space="preserve"> выполнения требований валютного контроля такие, </w:t>
            </w:r>
            <w:r>
              <w:rPr>
                <w:spacing w:val="-1"/>
              </w:rPr>
              <w:t>как:</w:t>
            </w:r>
          </w:p>
          <w:p w14:paraId="16FA424B">
            <w:pPr>
              <w:pStyle w:val="7"/>
              <w:spacing w:before="53" w:line="187" w:lineRule="auto"/>
              <w:ind w:left="119"/>
              <w:jc w:val="both"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-6"/>
              </w:rPr>
              <w:t xml:space="preserve"> </w:t>
            </w:r>
            <w:r>
              <w:t>Контракт, инвой и другие документы по торговле;</w:t>
            </w:r>
          </w:p>
          <w:p w14:paraId="023FDBC8">
            <w:pPr>
              <w:pStyle w:val="7"/>
              <w:spacing w:before="73" w:line="223" w:lineRule="auto"/>
              <w:ind w:left="254" w:right="104" w:hanging="135"/>
              <w:jc w:val="both"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-18"/>
              </w:rPr>
              <w:t xml:space="preserve"> </w:t>
            </w:r>
            <w:r>
              <w:t>Другие</w:t>
            </w:r>
            <w:r>
              <w:rPr>
                <w:spacing w:val="8"/>
              </w:rPr>
              <w:t xml:space="preserve">     </w:t>
            </w:r>
            <w:r>
              <w:t>документы,</w:t>
            </w:r>
            <w:r>
              <w:rPr>
                <w:spacing w:val="8"/>
              </w:rPr>
              <w:t xml:space="preserve">     </w:t>
            </w:r>
            <w:r>
              <w:t>которые</w:t>
            </w:r>
            <w:r>
              <w:rPr>
                <w:spacing w:val="9"/>
              </w:rPr>
              <w:t xml:space="preserve">     </w:t>
            </w:r>
            <w:r>
              <w:t>могут</w:t>
            </w:r>
            <w:r>
              <w:rPr>
                <w:spacing w:val="9"/>
              </w:rPr>
              <w:t xml:space="preserve">     </w:t>
            </w:r>
            <w:r>
              <w:t>прове</w:t>
            </w:r>
            <w:r>
              <w:rPr>
                <w:spacing w:val="-1"/>
              </w:rPr>
              <w:t>рить</w:t>
            </w:r>
            <w:r>
              <w:rPr>
                <w:spacing w:val="1"/>
              </w:rPr>
              <w:t xml:space="preserve"> </w:t>
            </w:r>
            <w:r>
              <w:t>контролирующие учреждени</w:t>
            </w:r>
            <w:r>
              <w:rPr>
                <w:spacing w:val="-1"/>
              </w:rPr>
              <w:t>я РФ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2964E6BC">
            <w:pPr>
              <w:pStyle w:val="7"/>
              <w:spacing w:before="60" w:line="223" w:lineRule="auto"/>
              <w:ind w:left="115" w:leftChars="55" w:right="105" w:firstLine="105" w:firstLineChars="48"/>
              <w:jc w:val="both"/>
            </w:pPr>
            <w:r>
              <w:t>3.3 Сторона С обязуется принять или от</w:t>
            </w:r>
            <w:r>
              <w:rPr>
                <w:spacing w:val="-1"/>
              </w:rPr>
              <w:t>казать в принятии</w:t>
            </w:r>
            <w:r>
              <w:t xml:space="preserve"> </w:t>
            </w:r>
            <w:r>
              <w:rPr>
                <w:lang w:val="ru-RU"/>
              </w:rPr>
              <w:t>З</w:t>
            </w:r>
            <w:r>
              <w:rPr>
                <w:spacing w:val="-1"/>
              </w:rPr>
              <w:t>аявки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от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А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не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позд</w:t>
            </w:r>
            <w:r>
              <w:rPr>
                <w:spacing w:val="-2"/>
              </w:rPr>
              <w:t>нее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12.00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(по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московскому</w:t>
            </w:r>
            <w:r>
              <w:t xml:space="preserve"> времени)</w:t>
            </w:r>
            <w:r>
              <w:rPr>
                <w:spacing w:val="41"/>
              </w:rPr>
              <w:t xml:space="preserve"> </w:t>
            </w:r>
            <w:r>
              <w:t>рабочего</w:t>
            </w:r>
            <w:r>
              <w:rPr>
                <w:spacing w:val="41"/>
                <w:w w:val="101"/>
              </w:rPr>
              <w:t xml:space="preserve"> </w:t>
            </w:r>
            <w:r>
              <w:t>дня,</w:t>
            </w:r>
            <w:r>
              <w:rPr>
                <w:spacing w:val="46"/>
              </w:rPr>
              <w:t xml:space="preserve"> </w:t>
            </w:r>
            <w:r>
              <w:t>сле</w:t>
            </w:r>
            <w:r>
              <w:rPr>
                <w:spacing w:val="-1"/>
              </w:rPr>
              <w:t>дующего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1"/>
              </w:rPr>
              <w:t>за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днем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полученияЗаявки,</w:t>
            </w:r>
            <w:r>
              <w:rPr>
                <w:spacing w:val="19"/>
              </w:rPr>
              <w:t xml:space="preserve">   </w:t>
            </w:r>
            <w:r>
              <w:rPr>
                <w:spacing w:val="-1"/>
              </w:rPr>
              <w:t>путем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-1"/>
              </w:rPr>
              <w:t>направления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-1"/>
              </w:rPr>
              <w:t>на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электронную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почту</w:t>
            </w:r>
            <w:r>
              <w:t xml:space="preserve"> </w:t>
            </w:r>
            <w:r>
              <w:rPr>
                <w:spacing w:val="-1"/>
              </w:rPr>
              <w:t>Стороны А:</w:t>
            </w:r>
          </w:p>
          <w:p w14:paraId="3C19360E">
            <w:pPr>
              <w:pStyle w:val="7"/>
              <w:spacing w:before="29" w:line="231" w:lineRule="auto"/>
              <w:ind w:left="109" w:right="105" w:firstLine="10"/>
              <w:jc w:val="both"/>
            </w:pPr>
            <w:r>
              <w:t xml:space="preserve">• При приеме Заявок - подписанной </w:t>
            </w:r>
            <w:r>
              <w:rPr>
                <w:spacing w:val="-1"/>
              </w:rPr>
              <w:t xml:space="preserve">   формы    Заявки,</w:t>
            </w:r>
            <w:r>
              <w:rPr>
                <w:spacing w:val="1"/>
              </w:rPr>
              <w:t xml:space="preserve">    </w:t>
            </w:r>
            <w:r>
              <w:rPr>
                <w:spacing w:val="-1"/>
              </w:rPr>
              <w:t>с</w:t>
            </w:r>
            <w:r>
              <w:rPr>
                <w:spacing w:val="2"/>
              </w:rPr>
              <w:t xml:space="preserve"> </w:t>
            </w:r>
            <w:r>
              <w:t>указанием</w:t>
            </w:r>
            <w:r>
              <w:rPr>
                <w:spacing w:val="10"/>
              </w:rPr>
              <w:t xml:space="preserve">     </w:t>
            </w:r>
            <w:r>
              <w:t>в</w:t>
            </w:r>
            <w:r>
              <w:rPr>
                <w:spacing w:val="10"/>
              </w:rPr>
              <w:t xml:space="preserve">     </w:t>
            </w:r>
            <w:r>
              <w:t>Заявке</w:t>
            </w:r>
            <w:r>
              <w:rPr>
                <w:spacing w:val="10"/>
              </w:rPr>
              <w:t xml:space="preserve">     </w:t>
            </w:r>
            <w:r>
              <w:t>процен</w:t>
            </w:r>
            <w:r>
              <w:rPr>
                <w:spacing w:val="-1"/>
              </w:rPr>
              <w:t>та</w:t>
            </w:r>
            <w:r>
              <w:rPr>
                <w:spacing w:val="10"/>
              </w:rPr>
              <w:t xml:space="preserve">     </w:t>
            </w:r>
            <w:r>
              <w:rPr>
                <w:spacing w:val="-1"/>
              </w:rPr>
              <w:t>Вознаграждения,</w:t>
            </w:r>
            <w:r>
              <w:rPr>
                <w:spacing w:val="2"/>
              </w:rPr>
              <w:t xml:space="preserve"> </w:t>
            </w:r>
            <w:r>
              <w:t>причитающегося Стороне С за исполнение Заявки:</w:t>
            </w:r>
          </w:p>
          <w:p w14:paraId="3E8A5C4D">
            <w:pPr>
              <w:pStyle w:val="7"/>
              <w:spacing w:before="30" w:line="225" w:lineRule="auto"/>
              <w:ind w:left="112" w:right="104" w:firstLine="7"/>
              <w:jc w:val="both"/>
            </w:pPr>
            <w:r>
              <w:rPr>
                <w:spacing w:val="-2"/>
              </w:rPr>
              <w:t>•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При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отказе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от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Заявок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-сообщение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об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отказе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в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приеме</w:t>
            </w:r>
            <w:r>
              <w:t xml:space="preserve"> Заявки и причина от</w:t>
            </w:r>
            <w:r>
              <w:rPr>
                <w:spacing w:val="-1"/>
              </w:rPr>
              <w:t>каза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6170EAD0">
            <w:pPr>
              <w:pStyle w:val="7"/>
              <w:spacing w:before="278" w:line="237" w:lineRule="auto"/>
              <w:ind w:left="110" w:right="103" w:firstLine="112" w:firstLineChars="52"/>
              <w:jc w:val="both"/>
            </w:pPr>
            <w:r>
              <w:rPr>
                <w:spacing w:val="-2"/>
              </w:rPr>
              <w:t>3.4.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При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приеме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Заявок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Сторона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С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не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позднее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12.00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(по</w:t>
            </w:r>
            <w:r>
              <w:t xml:space="preserve"> московскому времени) рабочего дня, следующего за днем зачисления на свой счет Платежа от Стор</w:t>
            </w:r>
            <w:r>
              <w:rPr>
                <w:spacing w:val="-1"/>
              </w:rPr>
              <w:t>оны A обязуется</w:t>
            </w:r>
            <w:r>
              <w:t xml:space="preserve"> </w:t>
            </w:r>
            <w:r>
              <w:rPr>
                <w:spacing w:val="-1"/>
              </w:rPr>
              <w:t>направить на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электронную почту Стороны B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Уведо</w:t>
            </w:r>
            <w:r>
              <w:rPr>
                <w:spacing w:val="-2"/>
              </w:rPr>
              <w:t>мление</w:t>
            </w:r>
            <w:r>
              <w:t xml:space="preserve"> о   зачислении    Платежа</w:t>
            </w:r>
            <w:r>
              <w:rPr>
                <w:spacing w:val="11"/>
              </w:rPr>
              <w:t xml:space="preserve">   </w:t>
            </w:r>
            <w:r>
              <w:t>от</w:t>
            </w:r>
            <w:r>
              <w:rPr>
                <w:spacing w:val="12"/>
              </w:rPr>
              <w:t xml:space="preserve">   </w:t>
            </w:r>
            <w:r>
              <w:t>Стороны   A</w:t>
            </w:r>
            <w:r>
              <w:rPr>
                <w:spacing w:val="-1"/>
              </w:rPr>
              <w:t xml:space="preserve">    платёжного</w:t>
            </w:r>
            <w:r>
              <w:rPr>
                <w:spacing w:val="2"/>
              </w:rPr>
              <w:t xml:space="preserve"> </w:t>
            </w:r>
            <w:r>
              <w:t>поручения   о   приходе   Платежа   или   иной</w:t>
            </w:r>
            <w:r>
              <w:rPr>
                <w:spacing w:val="6"/>
              </w:rPr>
              <w:t xml:space="preserve">   </w:t>
            </w:r>
            <w:r>
              <w:t>документ,</w:t>
            </w:r>
            <w:r>
              <w:rPr>
                <w:spacing w:val="2"/>
              </w:rPr>
              <w:t xml:space="preserve"> </w:t>
            </w:r>
            <w:r>
              <w:t>подтверждающий зачисление Платеж</w:t>
            </w:r>
            <w:r>
              <w:rPr>
                <w:spacing w:val="-1"/>
              </w:rPr>
              <w:t>а на счет Стороны С</w:t>
            </w:r>
            <w:r>
              <w:t xml:space="preserve"> </w:t>
            </w:r>
            <w:r>
              <w:rPr>
                <w:spacing w:val="-1"/>
              </w:rPr>
              <w:t>от Стороны A.</w:t>
            </w:r>
          </w:p>
          <w:p w14:paraId="44920316">
            <w:pPr>
              <w:pStyle w:val="7"/>
              <w:spacing w:before="283" w:line="230" w:lineRule="auto"/>
              <w:ind w:left="110" w:right="103" w:firstLine="113" w:firstLineChars="52"/>
              <w:jc w:val="both"/>
            </w:pPr>
            <w:r>
              <w:rPr>
                <w:spacing w:val="-1"/>
              </w:rPr>
              <w:t>3.5.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Сторона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обязан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перечислить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на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сч</w:t>
            </w:r>
            <w:r>
              <w:rPr>
                <w:spacing w:val="-2"/>
              </w:rPr>
              <w:t>ет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Стороны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А</w:t>
            </w:r>
            <w:r>
              <w:t xml:space="preserve"> </w:t>
            </w:r>
            <w:r>
              <w:rPr>
                <w:spacing w:val="-1"/>
              </w:rPr>
              <w:t>эквивалент,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зачисленного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на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счет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Платежа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в</w:t>
            </w:r>
            <w:r>
              <w:t xml:space="preserve"> сроки и в порядке, определенном в п. 4 Договор</w:t>
            </w:r>
            <w:r>
              <w:rPr>
                <w:spacing w:val="-1"/>
              </w:rPr>
              <w:t>а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1DA6C3D8">
            <w:pPr>
              <w:pStyle w:val="7"/>
              <w:spacing w:before="280" w:line="238" w:lineRule="auto"/>
              <w:ind w:left="112" w:right="103" w:firstLine="110" w:firstLineChars="51"/>
              <w:jc w:val="both"/>
            </w:pPr>
            <w:r>
              <w:rPr>
                <w:spacing w:val="-2"/>
              </w:rPr>
              <w:t>3.6. Не позднее 5 (пяти)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рабочих дней со дня перечисления</w:t>
            </w:r>
            <w:r>
              <w:t xml:space="preserve"> на   счет</w:t>
            </w:r>
            <w:r>
              <w:rPr>
                <w:spacing w:val="6"/>
              </w:rPr>
              <w:t xml:space="preserve">   </w:t>
            </w:r>
            <w:r>
              <w:t>Стороны   А</w:t>
            </w:r>
            <w:r>
              <w:rPr>
                <w:spacing w:val="4"/>
              </w:rPr>
              <w:t xml:space="preserve">   </w:t>
            </w:r>
            <w:r>
              <w:rPr>
                <w:spacing w:val="-1"/>
              </w:rPr>
              <w:t>денежных    средств   Сторона</w:t>
            </w:r>
            <w:r>
              <w:rPr>
                <w:spacing w:val="7"/>
              </w:rPr>
              <w:t xml:space="preserve">   </w:t>
            </w:r>
            <w:r>
              <w:rPr>
                <w:spacing w:val="-1"/>
              </w:rPr>
              <w:t>С</w:t>
            </w:r>
            <w:r>
              <w:rPr>
                <w:spacing w:val="2"/>
              </w:rPr>
              <w:t xml:space="preserve"> </w:t>
            </w:r>
            <w:r>
              <w:t>направляет на электрон</w:t>
            </w:r>
            <w:r>
              <w:rPr>
                <w:spacing w:val="-1"/>
              </w:rPr>
              <w:t>ную почту или WeChat Стороны B</w:t>
            </w:r>
            <w:r>
              <w:t xml:space="preserve"> </w:t>
            </w:r>
            <w:r>
              <w:rPr>
                <w:spacing w:val="-1"/>
              </w:rPr>
              <w:t>Отчет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Агента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по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форме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Приложения №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к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ДОГОВОРУ,</w:t>
            </w:r>
            <w:r>
              <w:t xml:space="preserve"> одновременно     и      копию      платежного     поручения,</w:t>
            </w:r>
            <w:r>
              <w:rPr>
                <w:spacing w:val="12"/>
              </w:rPr>
              <w:t xml:space="preserve"> </w:t>
            </w:r>
            <w:r>
              <w:t>подтверждающего</w:t>
            </w:r>
            <w:r>
              <w:rPr>
                <w:spacing w:val="15"/>
              </w:rPr>
              <w:t xml:space="preserve"> </w:t>
            </w:r>
            <w:r>
              <w:t>перечисление эквивалента</w:t>
            </w:r>
            <w:r>
              <w:rPr>
                <w:spacing w:val="14"/>
                <w:w w:val="101"/>
              </w:rPr>
              <w:t xml:space="preserve"> </w:t>
            </w:r>
            <w:r>
              <w:t>П</w:t>
            </w:r>
            <w:r>
              <w:rPr>
                <w:spacing w:val="-1"/>
              </w:rPr>
              <w:t>латежа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со</w:t>
            </w:r>
            <w:r>
              <w:t xml:space="preserve"> </w:t>
            </w:r>
            <w:r>
              <w:rPr>
                <w:spacing w:val="-1"/>
              </w:rPr>
              <w:t>счета Стороны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-41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4CA3248F">
            <w:pPr>
              <w:pStyle w:val="7"/>
              <w:spacing w:before="264" w:line="238" w:lineRule="auto"/>
              <w:ind w:left="106" w:right="103" w:firstLine="9"/>
              <w:jc w:val="both"/>
            </w:pPr>
            <w:r>
              <w:rPr>
                <w:spacing w:val="-1"/>
              </w:rPr>
              <w:t>3.7.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течение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(трех)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рабочих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дней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даты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получ</w:t>
            </w:r>
            <w:r>
              <w:rPr>
                <w:spacing w:val="-2"/>
              </w:rPr>
              <w:t>ения</w:t>
            </w:r>
            <w:r>
              <w:t xml:space="preserve"> Отчета    Агента</w:t>
            </w:r>
            <w:r>
              <w:rPr>
                <w:spacing w:val="6"/>
              </w:rPr>
              <w:t xml:space="preserve">    </w:t>
            </w:r>
            <w:r>
              <w:t>Сторона</w:t>
            </w:r>
            <w:r>
              <w:rPr>
                <w:spacing w:val="5"/>
              </w:rPr>
              <w:t xml:space="preserve">    </w:t>
            </w:r>
            <w:r>
              <w:t>B</w:t>
            </w:r>
            <w:r>
              <w:rPr>
                <w:spacing w:val="7"/>
              </w:rPr>
              <w:t xml:space="preserve">    </w:t>
            </w:r>
            <w:r>
              <w:t>его    ра</w:t>
            </w:r>
            <w:r>
              <w:rPr>
                <w:spacing w:val="-1"/>
              </w:rPr>
              <w:t>ссматривает     и</w:t>
            </w:r>
            <w:r>
              <w:t xml:space="preserve"> подписывает,   а    подписанны</w:t>
            </w:r>
            <w:r>
              <w:rPr>
                <w:spacing w:val="-1"/>
              </w:rPr>
              <w:t>й    Отчет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направляет</w:t>
            </w:r>
            <w:r>
              <w:rPr>
                <w:spacing w:val="12"/>
              </w:rPr>
              <w:t xml:space="preserve">   </w:t>
            </w:r>
            <w:r>
              <w:rPr>
                <w:spacing w:val="-1"/>
              </w:rPr>
              <w:t>на</w:t>
            </w:r>
            <w:r>
              <w:rPr>
                <w:spacing w:val="2"/>
              </w:rPr>
              <w:t xml:space="preserve"> </w:t>
            </w:r>
            <w:r>
              <w:t>электронную  почту   Сторо</w:t>
            </w:r>
            <w:r>
              <w:rPr>
                <w:spacing w:val="-1"/>
              </w:rPr>
              <w:t>ны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.  Если   в  течение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трех</w:t>
            </w:r>
            <w:r>
              <w:rPr>
                <w:spacing w:val="1"/>
              </w:rPr>
              <w:t xml:space="preserve"> </w:t>
            </w:r>
            <w:r>
              <w:t>рабочих дней</w:t>
            </w:r>
            <w:r>
              <w:rPr>
                <w:spacing w:val="30"/>
              </w:rPr>
              <w:t xml:space="preserve"> </w:t>
            </w:r>
            <w:r>
              <w:t>Сторона B не</w:t>
            </w:r>
            <w:r>
              <w:rPr>
                <w:spacing w:val="12"/>
              </w:rPr>
              <w:t xml:space="preserve"> </w:t>
            </w:r>
            <w:r>
              <w:t>пришлет подписанный</w:t>
            </w:r>
            <w:r>
              <w:rPr>
                <w:spacing w:val="13"/>
              </w:rPr>
              <w:t xml:space="preserve"> </w:t>
            </w:r>
            <w:r>
              <w:t xml:space="preserve">Отчет </w:t>
            </w:r>
            <w:r>
              <w:rPr>
                <w:spacing w:val="-1"/>
              </w:rPr>
              <w:t>или отказ, то Отчет считается подписанным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. При наличии</w:t>
            </w:r>
            <w:r>
              <w:t xml:space="preserve"> </w:t>
            </w:r>
            <w:r>
              <w:rPr>
                <w:spacing w:val="-1"/>
              </w:rPr>
              <w:t>замечаний к Отчету Агента Сторона B в срок не</w:t>
            </w:r>
            <w:r>
              <w:rPr>
                <w:spacing w:val="-2"/>
              </w:rPr>
              <w:t xml:space="preserve"> позднее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1</w:t>
            </w:r>
            <w:r>
              <w:t xml:space="preserve"> </w:t>
            </w:r>
            <w:r>
              <w:rPr>
                <w:spacing w:val="-1"/>
              </w:rPr>
              <w:t>(одного) рабочего дня со дня получения Отчета от Аген</w:t>
            </w:r>
            <w:r>
              <w:rPr>
                <w:spacing w:val="-2"/>
              </w:rPr>
              <w:t>та,</w:t>
            </w:r>
            <w:r>
              <w:t xml:space="preserve"> направляет  Стороне</w:t>
            </w:r>
            <w:r>
              <w:rPr>
                <w:spacing w:val="12"/>
              </w:rPr>
              <w:t xml:space="preserve">  </w:t>
            </w:r>
            <w:r>
              <w:t>С</w:t>
            </w:r>
            <w:r>
              <w:rPr>
                <w:spacing w:val="10"/>
              </w:rPr>
              <w:t xml:space="preserve">  </w:t>
            </w:r>
            <w:r>
              <w:t>з</w:t>
            </w:r>
            <w:r>
              <w:rPr>
                <w:spacing w:val="-1"/>
              </w:rPr>
              <w:t>амечания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письменном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виде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</w:t>
            </w:r>
            <w:r>
              <w:t xml:space="preserve"> </w:t>
            </w:r>
            <w:r>
              <w:rPr>
                <w:spacing w:val="-1"/>
              </w:rPr>
              <w:t>Сторона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обязуется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устранить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замечания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t xml:space="preserve"> течение 2 (двух) рабочих дней</w:t>
            </w:r>
            <w:r>
              <w:rPr>
                <w:spacing w:val="-38"/>
              </w:rPr>
              <w:t xml:space="preserve"> </w:t>
            </w:r>
            <w:r>
              <w:t>.</w:t>
            </w:r>
          </w:p>
          <w:p w14:paraId="507CB766">
            <w:pPr>
              <w:pStyle w:val="7"/>
              <w:spacing w:before="282" w:line="236" w:lineRule="auto"/>
              <w:ind w:left="107" w:right="104" w:firstLine="8"/>
              <w:jc w:val="both"/>
            </w:pPr>
            <w:r>
              <w:t>3.8.Обмен документами</w:t>
            </w:r>
            <w:r>
              <w:rPr>
                <w:spacing w:val="28"/>
              </w:rPr>
              <w:t xml:space="preserve"> </w:t>
            </w:r>
            <w:r>
              <w:t>в рамках Договора</w:t>
            </w:r>
            <w:r>
              <w:rPr>
                <w:spacing w:val="15"/>
              </w:rPr>
              <w:t xml:space="preserve"> </w:t>
            </w:r>
            <w:r>
              <w:t xml:space="preserve">производится </w:t>
            </w:r>
            <w:r>
              <w:rPr>
                <w:spacing w:val="1"/>
              </w:rPr>
              <w:t>посредством электро</w:t>
            </w:r>
            <w:r>
              <w:t xml:space="preserve">нной почты, WeChat, или телефона с </w:t>
            </w:r>
            <w:r>
              <w:rPr>
                <w:spacing w:val="-1"/>
              </w:rPr>
              <w:t>последующим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направлением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оригиналов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rPr>
                <w:spacing w:val="21"/>
              </w:rPr>
              <w:t xml:space="preserve">  </w:t>
            </w:r>
            <w:r>
              <w:rPr>
                <w:spacing w:val="-1"/>
              </w:rPr>
              <w:t>течение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1"/>
              </w:rPr>
              <w:t>5</w:t>
            </w:r>
            <w:r>
              <w:t xml:space="preserve"> рабочих    дней</w:t>
            </w:r>
            <w:r>
              <w:rPr>
                <w:spacing w:val="9"/>
              </w:rPr>
              <w:t xml:space="preserve">    </w:t>
            </w:r>
            <w:r>
              <w:t>после</w:t>
            </w:r>
            <w:r>
              <w:rPr>
                <w:spacing w:val="6"/>
              </w:rPr>
              <w:t xml:space="preserve">    </w:t>
            </w:r>
            <w:r>
              <w:t>подписания</w:t>
            </w:r>
            <w:r>
              <w:rPr>
                <w:spacing w:val="6"/>
              </w:rPr>
              <w:t xml:space="preserve">    </w:t>
            </w:r>
            <w:r>
              <w:t>документов,</w:t>
            </w:r>
            <w:r>
              <w:rPr>
                <w:spacing w:val="7"/>
              </w:rPr>
              <w:t xml:space="preserve">   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требованию одной из Сторон, на почтовые адреса Сто</w:t>
            </w:r>
            <w:r>
              <w:rPr>
                <w:spacing w:val="-2"/>
              </w:rPr>
              <w:t>рон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.</w:t>
            </w:r>
            <w:r>
              <w:t xml:space="preserve"> </w:t>
            </w:r>
            <w:r>
              <w:rPr>
                <w:spacing w:val="1"/>
              </w:rPr>
              <w:t>Электронная   почта</w:t>
            </w:r>
            <w:r>
              <w:t xml:space="preserve">   для   целей</w:t>
            </w:r>
            <w:r>
              <w:rPr>
                <w:spacing w:val="6"/>
              </w:rPr>
              <w:t xml:space="preserve">   </w:t>
            </w:r>
            <w:r>
              <w:t>обмена</w:t>
            </w:r>
            <w:r>
              <w:rPr>
                <w:spacing w:val="4"/>
              </w:rPr>
              <w:t xml:space="preserve">   </w:t>
            </w:r>
            <w:r>
              <w:t>документами,</w:t>
            </w:r>
            <w:r>
              <w:rPr>
                <w:spacing w:val="1"/>
              </w:rPr>
              <w:t xml:space="preserve"> </w:t>
            </w:r>
            <w:r>
              <w:t>телефон указаны в реквизитах</w:t>
            </w:r>
            <w:r>
              <w:rPr>
                <w:spacing w:val="-39"/>
              </w:rPr>
              <w:t xml:space="preserve"> </w:t>
            </w:r>
            <w:r>
              <w:t>.</w:t>
            </w:r>
          </w:p>
          <w:p w14:paraId="4156A4E5">
            <w:pPr>
              <w:pStyle w:val="7"/>
              <w:spacing w:before="63" w:line="237" w:lineRule="auto"/>
              <w:ind w:left="111" w:right="103" w:hanging="1"/>
              <w:jc w:val="both"/>
            </w:pPr>
          </w:p>
        </w:tc>
      </w:tr>
      <w:tr w14:paraId="28891D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 w:hRule="atLeast"/>
        </w:trPr>
        <w:tc>
          <w:tcPr>
            <w:tcW w:w="4343" w:type="dxa"/>
            <w:vAlign w:val="top"/>
          </w:tcPr>
          <w:p w14:paraId="79958EB5">
            <w:pPr>
              <w:pStyle w:val="7"/>
              <w:spacing w:before="79" w:line="220" w:lineRule="auto"/>
              <w:ind w:left="11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</w:rPr>
              <w:t>代理方向收款人划付款项规则</w:t>
            </w:r>
          </w:p>
          <w:p w14:paraId="0F68140D">
            <w:pPr>
              <w:pStyle w:val="7"/>
              <w:spacing w:before="40" w:line="242" w:lineRule="auto"/>
              <w:ind w:left="120" w:right="115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4.1.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丙方须根据《付款委托书》向乙方划付</w:t>
            </w:r>
            <w:del w:id="61" w:author="Ellen" w:date="2026-06-13T21:27:04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与</w:delText>
              </w:r>
            </w:del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俄罗斯卢布等值的</w:t>
            </w:r>
            <w:ins w:id="62" w:author="Ellen" w:date="2026-06-13T21:26:46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人民币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款项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在将俄罗斯卢布等值</w:t>
            </w:r>
            <w:ins w:id="63" w:author="Ellen" w:date="2026-06-13T21:27:2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人民币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金额划转至乙方账户前，甲方须按《付款委托书》中指定的账户信息，将</w:t>
            </w:r>
            <w:ins w:id="64" w:author="Ellen" w:date="2026-06-13T21:27:36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俄罗斯</w:t>
              </w:r>
            </w:ins>
            <w:ins w:id="65" w:author="Ellen" w:date="2026-06-13T21:27:37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卢布</w:t>
              </w:r>
            </w:ins>
            <w:ins w:id="66" w:author="Ellen" w:date="2026-06-13T21:27:55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款项</w:t>
              </w:r>
            </w:ins>
            <w:del w:id="67" w:author="Ellen" w:date="2026-06-13T21:27:59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等</w:delText>
              </w:r>
            </w:del>
            <w:del w:id="68" w:author="Ellen" w:date="2026-06-13T21:28:00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额</w:delText>
              </w:r>
            </w:del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款项支付至丙方或丙方</w:t>
            </w:r>
            <w:ins w:id="69" w:author="Ellen" w:date="2026-06-13T21:28:19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指定</w:t>
              </w:r>
            </w:ins>
            <w:ins w:id="70" w:author="Ellen" w:date="2026-06-13T21:28:2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的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子代理账户（子代理信息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见本合同第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4.2</w:t>
            </w:r>
            <w:r>
              <w:rPr>
                <w:rFonts w:hint="eastAsia" w:eastAsia="宋体"/>
                <w:spacing w:val="-5"/>
                <w:sz w:val="24"/>
                <w:szCs w:val="24"/>
                <w:lang w:eastAsia="zh-CN"/>
              </w:rPr>
              <w:t>）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。</w:t>
            </w:r>
          </w:p>
          <w:p w14:paraId="51F229AD">
            <w:pPr>
              <w:pStyle w:val="7"/>
              <w:spacing w:before="270" w:line="220" w:lineRule="auto"/>
              <w:ind w:left="11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4.2.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账户信息</w:t>
            </w:r>
          </w:p>
          <w:p w14:paraId="1E5240B9">
            <w:pPr>
              <w:spacing w:before="24"/>
              <w:ind w:left="123" w:right="115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丙方（代理方</w:t>
            </w:r>
            <w:r>
              <w:rPr>
                <w:rFonts w:ascii="宋体" w:hAnsi="宋体" w:eastAsia="宋体" w:cs="宋体"/>
                <w:sz w:val="24"/>
                <w:szCs w:val="24"/>
              </w:rPr>
              <w:t>）：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智鏈通達供應鏈管理有限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</w:t>
            </w:r>
          </w:p>
          <w:p w14:paraId="223D48D1">
            <w:pPr>
              <w:pStyle w:val="7"/>
              <w:spacing w:before="1" w:line="218" w:lineRule="auto"/>
              <w:ind w:left="11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开户银行：</w:t>
            </w:r>
            <w:r>
              <w:rPr>
                <w:spacing w:val="-2"/>
                <w:sz w:val="24"/>
                <w:szCs w:val="24"/>
              </w:rPr>
              <w:t xml:space="preserve">VTB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银行莫斯科中央分行</w:t>
            </w:r>
          </w:p>
          <w:p w14:paraId="32BC34E3">
            <w:pPr>
              <w:pStyle w:val="7"/>
              <w:spacing w:before="24" w:line="220" w:lineRule="auto"/>
              <w:ind w:left="117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- SWIFT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代码： </w:t>
            </w:r>
            <w:r>
              <w:rPr>
                <w:spacing w:val="-2"/>
                <w:sz w:val="24"/>
                <w:szCs w:val="24"/>
              </w:rPr>
              <w:t>VTBRRUMM</w:t>
            </w:r>
          </w:p>
          <w:p w14:paraId="1EAD8C48">
            <w:pPr>
              <w:pStyle w:val="7"/>
              <w:spacing w:before="26"/>
              <w:ind w:left="116" w:right="34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-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银行地址：</w:t>
            </w:r>
            <w:r>
              <w:rPr>
                <w:rFonts w:ascii="宋体" w:hAnsi="宋体" w:eastAsia="宋体" w:cs="宋体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邮编</w:t>
            </w:r>
            <w:r>
              <w:rPr>
                <w:rFonts w:ascii="宋体" w:hAnsi="宋体" w:eastAsia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109147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，莫斯科，沃龙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佐夫街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43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号，</w:t>
            </w:r>
            <w:r>
              <w:rPr>
                <w:spacing w:val="-3"/>
                <w:sz w:val="24"/>
                <w:szCs w:val="24"/>
              </w:rPr>
              <w:t xml:space="preserve">1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栋</w:t>
            </w:r>
          </w:p>
          <w:p w14:paraId="377AB9CA">
            <w:pPr>
              <w:pStyle w:val="7"/>
              <w:spacing w:before="1" w:line="218" w:lineRule="auto"/>
              <w:ind w:left="11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收款人名称：智链通达供应链有限公司</w:t>
            </w:r>
          </w:p>
          <w:p w14:paraId="1D64CD3D">
            <w:pPr>
              <w:pStyle w:val="7"/>
              <w:spacing w:before="25" w:line="220" w:lineRule="auto"/>
              <w:ind w:left="117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-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银行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BIC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码：</w:t>
            </w:r>
            <w:r>
              <w:rPr>
                <w:spacing w:val="-2"/>
                <w:sz w:val="24"/>
                <w:szCs w:val="24"/>
              </w:rPr>
              <w:t>044525187</w:t>
            </w:r>
          </w:p>
          <w:p w14:paraId="6FE85996">
            <w:pPr>
              <w:pStyle w:val="7"/>
              <w:spacing w:before="26" w:line="212" w:lineRule="auto"/>
              <w:ind w:left="117"/>
              <w:jc w:val="both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账户号：</w:t>
            </w:r>
            <w:r>
              <w:rPr>
                <w:spacing w:val="-1"/>
                <w:sz w:val="24"/>
                <w:szCs w:val="24"/>
              </w:rPr>
              <w:t>40807810826800000051</w:t>
            </w:r>
            <w:r>
              <w:rPr>
                <w:b/>
                <w:bCs/>
                <w:spacing w:val="-1"/>
                <w:sz w:val="24"/>
                <w:szCs w:val="24"/>
              </w:rPr>
              <w:t>(RUB)</w:t>
            </w:r>
          </w:p>
          <w:p w14:paraId="5412FF29">
            <w:pPr>
              <w:spacing w:line="415" w:lineRule="auto"/>
              <w:jc w:val="both"/>
              <w:rPr>
                <w:rFonts w:ascii="Arial"/>
                <w:sz w:val="21"/>
              </w:rPr>
            </w:pPr>
          </w:p>
          <w:p w14:paraId="71A28C37">
            <w:pPr>
              <w:pStyle w:val="7"/>
              <w:spacing w:before="28" w:line="235" w:lineRule="auto"/>
              <w:ind w:left="117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乙方（收款人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）：</w:t>
            </w:r>
          </w:p>
          <w:p w14:paraId="08EC7E9D">
            <w:pPr>
              <w:keepNext/>
              <w:keepLines/>
              <w:contextualSpacing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 开户银行: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VTB Bank (PJSC) Shanghai Branch</w:t>
            </w:r>
          </w:p>
          <w:p w14:paraId="258E3746">
            <w:pPr>
              <w:pStyle w:val="7"/>
              <w:spacing w:before="28" w:line="235" w:lineRule="auto"/>
              <w:ind w:left="11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 SWIFT 代码:</w:t>
            </w:r>
            <w:r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VTBRCNSH</w:t>
            </w:r>
          </w:p>
          <w:p w14:paraId="5F401FCB">
            <w:pPr>
              <w:pStyle w:val="7"/>
              <w:spacing w:before="28" w:line="235" w:lineRule="auto"/>
              <w:ind w:left="117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银行地址: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Office 2503-2505, Shanghai Tower, 501 Middle Yincheng Road, Shanghai, China, 20012</w:t>
            </w:r>
          </w:p>
          <w:p w14:paraId="07C0F478">
            <w:pPr>
              <w:keepNext/>
              <w:keepLines/>
              <w:contextualSpacing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 收款人名称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GUANGDONG OSHUJIAN FURNITURE CO.,LTD</w:t>
            </w:r>
          </w:p>
          <w:p w14:paraId="1E9BD0DF">
            <w:pPr>
              <w:pStyle w:val="7"/>
              <w:spacing w:before="28" w:line="235" w:lineRule="auto"/>
              <w:ind w:left="117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 账户号: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40807156200610027979</w:t>
            </w:r>
          </w:p>
          <w:p w14:paraId="451075A9">
            <w:pPr>
              <w:pStyle w:val="7"/>
              <w:spacing w:before="282" w:line="220" w:lineRule="auto"/>
              <w:ind w:left="111" w:right="11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4.3.</w:t>
            </w:r>
            <w:r>
              <w:rPr>
                <w:spacing w:val="57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甲方与丙方约定资金到账确认方式如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下：甲方完成付款后，须向丙方提供加盖银行印章的付款回单；丙方收到款项后，应通过微信、电子邮件</w:t>
            </w:r>
            <w:del w:id="71" w:author="Ellen" w:date="2026-06-13T21:32:31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或电话</w:delText>
              </w:r>
            </w:del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向甲方发送</w:t>
            </w:r>
            <w:ins w:id="72" w:author="Ellen" w:date="2026-06-13T21:32:43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eastAsia="zh-CN"/>
                </w:rPr>
                <w:t>《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资金到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账确认函</w:t>
            </w:r>
            <w:ins w:id="73" w:author="Ellen" w:date="2026-06-13T21:32:46Z">
              <w:r>
                <w:rPr>
                  <w:rFonts w:hint="eastAsia" w:ascii="宋体" w:hAnsi="宋体" w:eastAsia="宋体" w:cs="宋体"/>
                  <w:spacing w:val="-8"/>
                  <w:sz w:val="24"/>
                  <w:szCs w:val="24"/>
                  <w:lang w:eastAsia="zh-CN"/>
                </w:rPr>
                <w:t>》</w:t>
              </w:r>
            </w:ins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。</w:t>
            </w:r>
          </w:p>
          <w:p w14:paraId="47C7A9B0">
            <w:pPr>
              <w:pStyle w:val="7"/>
              <w:spacing w:before="271" w:line="220" w:lineRule="auto"/>
              <w:ind w:left="111" w:right="11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4.4.</w:t>
            </w:r>
            <w:r>
              <w:rPr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乙方与丙方约定资金到账确认方式如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下：丙方完成划款后，须向乙方提供加盖银行印章的划款回单；乙方收到款项后，应通过微信、电子邮件</w:t>
            </w:r>
            <w:del w:id="74" w:author="Ellen" w:date="2026-06-13T21:33:12Z">
              <w:r>
                <w:rPr>
                  <w:rFonts w:ascii="宋体" w:hAnsi="宋体" w:eastAsia="宋体" w:cs="宋体"/>
                  <w:spacing w:val="-1"/>
                  <w:sz w:val="24"/>
                  <w:szCs w:val="24"/>
                </w:rPr>
                <w:delText>或电话</w:delText>
              </w:r>
            </w:del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向丙方发送</w:t>
            </w:r>
            <w:ins w:id="75" w:author="Ellen" w:date="2026-06-13T21:33:18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eastAsia="zh-CN"/>
                </w:rPr>
                <w:t>《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收款确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认通知</w:t>
            </w:r>
            <w:ins w:id="76" w:author="Ellen" w:date="2026-06-13T21:33:25Z">
              <w:r>
                <w:rPr>
                  <w:rFonts w:hint="eastAsia" w:ascii="宋体" w:hAnsi="宋体" w:eastAsia="宋体" w:cs="宋体"/>
                  <w:spacing w:val="-9"/>
                  <w:sz w:val="24"/>
                  <w:szCs w:val="24"/>
                  <w:lang w:eastAsia="zh-CN"/>
                </w:rPr>
                <w:t>》</w:t>
              </w:r>
            </w:ins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。</w:t>
            </w:r>
          </w:p>
          <w:p w14:paraId="706DF6F0">
            <w:pPr>
              <w:spacing w:line="463" w:lineRule="auto"/>
              <w:jc w:val="both"/>
              <w:rPr>
                <w:rFonts w:ascii="Arial"/>
                <w:sz w:val="21"/>
              </w:rPr>
            </w:pPr>
          </w:p>
          <w:p w14:paraId="06413065">
            <w:pPr>
              <w:pStyle w:val="7"/>
              <w:spacing w:before="79" w:line="241" w:lineRule="auto"/>
              <w:ind w:left="117" w:right="115" w:hanging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4.5.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三方一致同意，本协议项下允许以非合同约定货币向第三方支付款项，但需经三方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协商一致并符合相关法律</w:t>
            </w:r>
            <w:del w:id="77" w:author="Ellen" w:date="2026-06-13T21:34:33Z">
              <w:r>
                <w:rPr>
                  <w:rFonts w:ascii="宋体" w:hAnsi="宋体" w:eastAsia="宋体" w:cs="宋体"/>
                  <w:spacing w:val="-3"/>
                  <w:sz w:val="24"/>
                  <w:szCs w:val="24"/>
                </w:rPr>
                <w:delText>法</w:delText>
              </w:r>
            </w:del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。</w:t>
            </w:r>
          </w:p>
          <w:p w14:paraId="7AA9BD0E">
            <w:pPr>
              <w:spacing w:line="465" w:lineRule="auto"/>
              <w:jc w:val="both"/>
              <w:rPr>
                <w:rFonts w:ascii="Arial"/>
                <w:sz w:val="21"/>
              </w:rPr>
            </w:pPr>
          </w:p>
          <w:p w14:paraId="148BE3DC">
            <w:pPr>
              <w:pStyle w:val="7"/>
              <w:spacing w:before="79" w:line="219" w:lineRule="auto"/>
              <w:ind w:left="111" w:right="11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4.6. </w:t>
            </w:r>
            <w:del w:id="78" w:author="Ellen" w:date="2026-06-13T21:35:13Z">
              <w:r>
                <w:rPr>
                  <w:rFonts w:hint="default" w:ascii="宋体" w:hAnsi="宋体" w:eastAsia="宋体" w:cs="宋体"/>
                  <w:spacing w:val="-1"/>
                  <w:sz w:val="24"/>
                  <w:szCs w:val="24"/>
                  <w:lang w:val="en-US"/>
                </w:rPr>
                <w:delText>托收</w:delText>
              </w:r>
            </w:del>
            <w:ins w:id="79" w:author="Ellen" w:date="2026-06-13T21:35:1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委托</w:t>
              </w:r>
            </w:ins>
            <w:ins w:id="80" w:author="Ellen" w:date="2026-06-13T21:35:2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服务</w:t>
              </w:r>
            </w:ins>
            <w:ins w:id="81" w:author="Ellen" w:date="2026-06-13T21:35:3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的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完成以乙方书面确认收到款项为准。若乙方最终未收到</w:t>
            </w:r>
            <w:ins w:id="82" w:author="Ellen" w:date="2026-06-13T21:39:1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本协议</w:t>
              </w:r>
            </w:ins>
            <w:ins w:id="83" w:author="Ellen" w:date="2026-06-13T21:39:12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下</w:t>
              </w:r>
            </w:ins>
            <w:ins w:id="84" w:author="Ellen" w:date="2026-06-13T21:39:22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的</w:t>
              </w:r>
            </w:ins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lang w:val="en-US"/>
              </w:rPr>
              <w:t>托收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资金</w:t>
            </w:r>
            <w:ins w:id="85" w:author="Ellen" w:date="2026-06-13T21:37:31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eastAsia="zh-CN"/>
                </w:rPr>
                <w:t>（</w:t>
              </w:r>
            </w:ins>
            <w:ins w:id="86" w:author="Ellen" w:date="2026-06-13T21:37:52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指</w:t>
              </w:r>
            </w:ins>
            <w:ins w:id="87" w:author="Ellen" w:date="2026-06-13T21:37:3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扣除</w:t>
              </w:r>
            </w:ins>
            <w:ins w:id="88" w:author="Ellen" w:date="2026-06-13T21:38:07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乙方</w:t>
              </w:r>
            </w:ins>
            <w:ins w:id="89" w:author="Ellen" w:date="2026-06-13T21:38:10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应承担的</w:t>
              </w:r>
            </w:ins>
            <w:ins w:id="90" w:author="Ellen" w:date="2026-06-13T21:37:43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费用</w:t>
              </w:r>
            </w:ins>
            <w:ins w:id="91" w:author="Ellen" w:date="2026-06-13T21:37:4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后</w:t>
              </w:r>
            </w:ins>
            <w:ins w:id="92" w:author="Ellen" w:date="2026-06-13T21:38:18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的</w:t>
              </w:r>
            </w:ins>
            <w:ins w:id="93" w:author="Ellen" w:date="2026-06-13T21:38:21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资金</w:t>
              </w:r>
            </w:ins>
            <w:ins w:id="94" w:author="Ellen" w:date="2026-06-13T21:38:24Z">
              <w:r>
                <w:rPr>
                  <w:rFonts w:hint="eastAsia" w:ascii="宋体" w:hAnsi="宋体" w:eastAsia="宋体" w:cs="宋体"/>
                  <w:spacing w:val="-1"/>
                  <w:sz w:val="24"/>
                  <w:szCs w:val="24"/>
                  <w:lang w:val="en-US" w:eastAsia="zh-CN"/>
                </w:rPr>
                <w:t>）</w:t>
              </w:r>
            </w:ins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，丙方须将全部代收款项、代理佣金及银行手续费按原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路径退还至甲方账户。</w:t>
            </w:r>
          </w:p>
          <w:p w14:paraId="4A3891B3">
            <w:pPr>
              <w:spacing w:line="462" w:lineRule="auto"/>
              <w:jc w:val="both"/>
              <w:rPr>
                <w:rFonts w:ascii="Arial"/>
                <w:sz w:val="21"/>
              </w:rPr>
            </w:pPr>
          </w:p>
          <w:p w14:paraId="3D8D16B1">
            <w:pPr>
              <w:pStyle w:val="7"/>
              <w:spacing w:before="37" w:line="234" w:lineRule="auto"/>
              <w:ind w:left="116" w:right="115" w:firstLine="1"/>
              <w:jc w:val="both"/>
              <w:rPr>
                <w:rFonts w:ascii="宋体" w:hAnsi="宋体" w:eastAsia="宋体" w:cs="宋体"/>
                <w:spacing w:val="-1"/>
                <w:sz w:val="24"/>
                <w:szCs w:val="24"/>
              </w:rPr>
            </w:pPr>
          </w:p>
        </w:tc>
        <w:tc>
          <w:tcPr>
            <w:tcW w:w="4772" w:type="dxa"/>
            <w:vAlign w:val="top"/>
          </w:tcPr>
          <w:p w14:paraId="0DEF5387">
            <w:pPr>
              <w:pStyle w:val="7"/>
              <w:spacing w:before="289" w:line="229" w:lineRule="auto"/>
              <w:ind w:left="577" w:leftChars="147" w:right="104" w:hanging="268" w:hangingChars="121"/>
            </w:pPr>
            <w:r>
              <w:rPr>
                <w:spacing w:val="1"/>
              </w:rPr>
              <w:t xml:space="preserve">4.   </w:t>
            </w:r>
            <w:r>
              <w:rPr>
                <w:b/>
                <w:bCs/>
                <w:spacing w:val="1"/>
              </w:rPr>
              <w:t>ПОРЯДОК         ПЕ</w:t>
            </w:r>
            <w:r>
              <w:rPr>
                <w:b/>
                <w:bCs/>
              </w:rPr>
              <w:t xml:space="preserve">РЕЧИСЛЕНИЯ        АГЕНТОМ </w:t>
            </w:r>
            <w:r>
              <w:rPr>
                <w:b/>
                <w:bCs/>
                <w:spacing w:val="-1"/>
              </w:rPr>
              <w:t>ПЛАТЕЖА ПОЛУЧАТЕЛЮ</w:t>
            </w:r>
          </w:p>
          <w:p w14:paraId="5EF2F69B">
            <w:pPr>
              <w:pStyle w:val="7"/>
              <w:spacing w:before="63" w:line="237" w:lineRule="auto"/>
              <w:ind w:left="113" w:leftChars="54" w:right="103" w:firstLine="106" w:firstLineChars="49"/>
              <w:jc w:val="both"/>
            </w:pPr>
            <w:r>
              <w:rPr>
                <w:spacing w:val="-1"/>
              </w:rPr>
              <w:t>4.1.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Сторона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обязана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выплатить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Стороне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эквивалент</w:t>
            </w:r>
            <w:r>
              <w:t xml:space="preserve"> </w:t>
            </w:r>
            <w:r>
              <w:rPr>
                <w:spacing w:val="-1"/>
              </w:rPr>
              <w:t>Платежа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в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рублях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.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До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отправки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эквивалента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Платежа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в</w:t>
            </w:r>
            <w:r>
              <w:t xml:space="preserve"> рублях   на   расчетный   счет</w:t>
            </w:r>
            <w:r>
              <w:rPr>
                <w:spacing w:val="5"/>
              </w:rPr>
              <w:t xml:space="preserve">   </w:t>
            </w:r>
            <w:r>
              <w:t>Стороны</w:t>
            </w:r>
            <w:r>
              <w:rPr>
                <w:spacing w:val="3"/>
              </w:rPr>
              <w:t xml:space="preserve">   </w:t>
            </w:r>
            <w:r>
              <w:t>B,</w:t>
            </w:r>
            <w:r>
              <w:rPr>
                <w:spacing w:val="5"/>
              </w:rPr>
              <w:t xml:space="preserve">   </w:t>
            </w:r>
            <w:r>
              <w:t>Сторона</w:t>
            </w:r>
            <w:r>
              <w:rPr>
                <w:spacing w:val="3"/>
              </w:rPr>
              <w:t xml:space="preserve">  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перечисляет</w:t>
            </w:r>
            <w:r>
              <w:rPr>
                <w:spacing w:val="18"/>
              </w:rPr>
              <w:t xml:space="preserve">   </w:t>
            </w:r>
            <w:r>
              <w:t>денежные</w:t>
            </w:r>
            <w:r>
              <w:rPr>
                <w:spacing w:val="15"/>
                <w:w w:val="101"/>
              </w:rPr>
              <w:t xml:space="preserve">   </w:t>
            </w:r>
            <w:r>
              <w:t>средства</w:t>
            </w:r>
            <w:r>
              <w:rPr>
                <w:spacing w:val="15"/>
                <w:w w:val="101"/>
              </w:rPr>
              <w:t xml:space="preserve">   </w:t>
            </w:r>
            <w:r>
              <w:t xml:space="preserve">в   размере    равном </w:t>
            </w:r>
            <w:r>
              <w:rPr>
                <w:spacing w:val="1"/>
              </w:rPr>
              <w:t>Платежу  по  реквизит</w:t>
            </w:r>
            <w:r>
              <w:t>ам,  указанным</w:t>
            </w:r>
            <w:r>
              <w:rPr>
                <w:spacing w:val="8"/>
              </w:rPr>
              <w:t xml:space="preserve">  </w:t>
            </w:r>
            <w:r>
              <w:t>в</w:t>
            </w:r>
            <w:r>
              <w:rPr>
                <w:spacing w:val="8"/>
              </w:rPr>
              <w:t xml:space="preserve">  </w:t>
            </w:r>
            <w:r>
              <w:t>Заявке,</w:t>
            </w:r>
            <w:r>
              <w:rPr>
                <w:spacing w:val="9"/>
              </w:rPr>
              <w:t xml:space="preserve">  </w:t>
            </w:r>
            <w:r>
              <w:t>на</w:t>
            </w:r>
            <w:r>
              <w:rPr>
                <w:spacing w:val="10"/>
              </w:rPr>
              <w:t xml:space="preserve">  </w:t>
            </w:r>
            <w:r>
              <w:t>счет</w:t>
            </w:r>
            <w:r>
              <w:rPr>
                <w:spacing w:val="1"/>
              </w:rPr>
              <w:t xml:space="preserve"> </w:t>
            </w:r>
            <w:r>
              <w:t>Стороны С или Субагентов, указанных в п. 4.2 Договора</w:t>
            </w:r>
            <w:r>
              <w:rPr>
                <w:spacing w:val="-38"/>
              </w:rPr>
              <w:t xml:space="preserve"> </w:t>
            </w:r>
            <w:r>
              <w:t>.</w:t>
            </w:r>
          </w:p>
          <w:p w14:paraId="3CC743B6">
            <w:pPr>
              <w:pStyle w:val="7"/>
              <w:spacing w:before="63" w:line="193" w:lineRule="auto"/>
              <w:ind w:firstLine="220" w:firstLineChars="100"/>
            </w:pPr>
            <w:r>
              <w:t>4.2. Информация по счетам, следующа</w:t>
            </w:r>
            <w:r>
              <w:rPr>
                <w:spacing w:val="-1"/>
              </w:rPr>
              <w:t>я:</w:t>
            </w:r>
          </w:p>
          <w:p w14:paraId="005FBB82">
            <w:pPr>
              <w:pStyle w:val="7"/>
              <w:spacing w:before="265" w:line="234" w:lineRule="auto"/>
              <w:ind w:left="111" w:right="152" w:firstLine="4"/>
            </w:pPr>
            <w:r>
              <w:t xml:space="preserve">Сторона С Агент: </w:t>
            </w:r>
            <w:r>
              <w:rPr>
                <w:b/>
                <w:bCs/>
              </w:rPr>
              <w:t>СМАРТЧЭЙН НЕКСУС</w:t>
            </w:r>
            <w:r>
              <w:rPr>
                <w:b/>
                <w:bCs/>
                <w:spacing w:val="-1"/>
              </w:rPr>
              <w:t xml:space="preserve"> ЛИМИТЕД</w:t>
            </w:r>
            <w:r>
              <w:rPr>
                <w:b/>
                <w:bCs/>
              </w:rPr>
              <w:t xml:space="preserve"> </w:t>
            </w:r>
            <w:r>
              <w:rPr>
                <w:spacing w:val="-1"/>
              </w:rPr>
              <w:t xml:space="preserve">Название банка: </w:t>
            </w:r>
            <w:r>
              <w:rPr>
                <w:b/>
                <w:bCs/>
                <w:spacing w:val="-1"/>
                <w:u w:val="single" w:color="auto"/>
              </w:rPr>
              <w:t>ФИЛИАЛ</w:t>
            </w:r>
            <w:r>
              <w:rPr>
                <w:b/>
                <w:bCs/>
                <w:spacing w:val="35"/>
                <w:u w:val="single" w:color="auto"/>
              </w:rPr>
              <w:t xml:space="preserve"> </w:t>
            </w:r>
            <w:r>
              <w:rPr>
                <w:b/>
                <w:bCs/>
                <w:spacing w:val="-1"/>
                <w:u w:val="single" w:color="auto"/>
              </w:rPr>
              <w:t>"ЦЕНТРАЛЬНЫЙ"</w:t>
            </w:r>
          </w:p>
          <w:p w14:paraId="503F0722">
            <w:pPr>
              <w:pStyle w:val="7"/>
              <w:spacing w:before="57" w:line="189" w:lineRule="auto"/>
              <w:ind w:left="111"/>
            </w:pPr>
            <w:r>
              <w:rPr>
                <w:b/>
                <w:bCs/>
                <w:spacing w:val="-1"/>
                <w:u w:val="single" w:color="auto"/>
              </w:rPr>
              <w:t>БАНКА ВТБ (ПАО)</w:t>
            </w:r>
          </w:p>
          <w:p w14:paraId="6C65C57A">
            <w:pPr>
              <w:pStyle w:val="7"/>
              <w:spacing w:before="213" w:line="189" w:lineRule="auto"/>
              <w:ind w:left="121"/>
            </w:pPr>
            <w:r>
              <w:rPr>
                <w:spacing w:val="-1"/>
              </w:rPr>
              <w:t>SWIFT Код:VTBRRUMM</w:t>
            </w:r>
          </w:p>
          <w:p w14:paraId="500F388F">
            <w:pPr>
              <w:pStyle w:val="7"/>
              <w:spacing w:before="206" w:line="228" w:lineRule="auto"/>
              <w:ind w:left="114" w:right="275" w:hanging="5"/>
            </w:pPr>
            <w:r>
              <w:rPr>
                <w:spacing w:val="-1"/>
              </w:rPr>
              <w:t>Адрес банка:109147, г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. Москва, ул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 Воронцовская, д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 43,</w:t>
            </w:r>
            <w:r>
              <w:t xml:space="preserve"> </w:t>
            </w:r>
            <w:r>
              <w:rPr>
                <w:spacing w:val="-5"/>
              </w:rPr>
              <w:t>стр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</w:p>
          <w:p w14:paraId="2DE3F92C">
            <w:pPr>
              <w:pStyle w:val="7"/>
              <w:spacing w:before="143" w:line="251" w:lineRule="auto"/>
              <w:ind w:left="109" w:right="1141" w:firstLine="1"/>
            </w:pPr>
            <w:r>
              <w:t xml:space="preserve">Название получателя: </w:t>
            </w:r>
            <w:r>
              <w:rPr>
                <w:u w:val="single" w:color="auto"/>
              </w:rPr>
              <w:t>СМАРТЧЭЙН НЕ</w:t>
            </w:r>
            <w:r>
              <w:rPr>
                <w:spacing w:val="-1"/>
                <w:u w:val="single" w:color="auto"/>
              </w:rPr>
              <w:t>КСУС</w:t>
            </w:r>
            <w:r>
              <w:t xml:space="preserve"> </w:t>
            </w:r>
            <w:r>
              <w:rPr>
                <w:spacing w:val="-1"/>
                <w:u w:val="single" w:color="auto"/>
              </w:rPr>
              <w:t>ЛИМИТЕД</w:t>
            </w:r>
          </w:p>
          <w:p w14:paraId="77686118">
            <w:pPr>
              <w:pStyle w:val="7"/>
              <w:spacing w:before="23" w:line="189" w:lineRule="auto"/>
              <w:ind w:left="111"/>
            </w:pPr>
            <w:r>
              <w:rPr>
                <w:spacing w:val="-1"/>
              </w:rPr>
              <w:t>БИК: 044525187</w:t>
            </w:r>
          </w:p>
          <w:p w14:paraId="55365E23">
            <w:pPr>
              <w:pStyle w:val="7"/>
              <w:spacing w:before="53" w:line="189" w:lineRule="auto"/>
              <w:ind w:left="111"/>
            </w:pPr>
            <w:r>
              <w:t>Номер Счет:40807810826800000051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  <w:spacing w:val="-1"/>
              </w:rPr>
              <w:t>RUB)</w:t>
            </w:r>
          </w:p>
          <w:p w14:paraId="32DA9676">
            <w:pPr>
              <w:spacing w:line="242" w:lineRule="auto"/>
              <w:rPr>
                <w:rFonts w:ascii="Arial"/>
                <w:sz w:val="21"/>
              </w:rPr>
            </w:pPr>
          </w:p>
          <w:p w14:paraId="6EEBAE9A">
            <w:pPr>
              <w:pStyle w:val="7"/>
              <w:spacing w:before="56" w:line="228" w:lineRule="auto"/>
              <w:ind w:left="111" w:right="901"/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1"/>
              </w:rPr>
              <w:t>Сторона В (ПОЛУЧАТЕЛЬ):</w:t>
            </w:r>
          </w:p>
          <w:p w14:paraId="5E71223B">
            <w:pPr>
              <w:pStyle w:val="7"/>
              <w:spacing w:before="56" w:line="228" w:lineRule="auto"/>
              <w:ind w:left="111" w:right="901"/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Название  банка: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s-ES"/>
              </w:rPr>
              <w:t>ВТБ Банк (ПАО) Шанхайский филиал</w:t>
            </w:r>
          </w:p>
          <w:p w14:paraId="3BAA0947">
            <w:pPr>
              <w:pStyle w:val="7"/>
              <w:spacing w:before="56" w:line="228" w:lineRule="auto"/>
              <w:ind w:left="111" w:right="901"/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SWIFT: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s-ES"/>
              </w:rPr>
              <w:t>VTBRCNSH</w:t>
            </w:r>
          </w:p>
          <w:p w14:paraId="157B6FE0">
            <w:pPr>
              <w:pStyle w:val="7"/>
              <w:spacing w:before="56" w:line="228" w:lineRule="auto"/>
              <w:ind w:left="111" w:right="901"/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Адрес банка: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Office 2503-2505, Shanghai Tower, 501 Middle Yincheng Road, Shanghai, China, 20012</w:t>
            </w:r>
          </w:p>
          <w:p w14:paraId="1CC5E9F1">
            <w:pPr>
              <w:keepNext/>
              <w:keepLines/>
              <w:ind w:left="210" w:leftChars="10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Наименование  получателя: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GUANGDONG OSHUJIAN FURNITURE CO.,LTD</w:t>
            </w:r>
          </w:p>
          <w:p w14:paraId="317C3EDF">
            <w:pPr>
              <w:pStyle w:val="7"/>
              <w:spacing w:before="56" w:line="228" w:lineRule="auto"/>
              <w:ind w:left="111" w:right="901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Номер  счета: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40807156200610027979</w:t>
            </w:r>
          </w:p>
          <w:p w14:paraId="692B632F">
            <w:pPr>
              <w:pStyle w:val="7"/>
              <w:spacing w:before="56" w:line="228" w:lineRule="auto"/>
              <w:ind w:left="111" w:right="901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7856FFB9">
            <w:pPr>
              <w:pStyle w:val="7"/>
              <w:spacing w:before="63" w:line="239" w:lineRule="auto"/>
              <w:ind w:left="144" w:right="103"/>
            </w:pPr>
            <w:r>
              <w:rPr>
                <w:spacing w:val="-1"/>
              </w:rPr>
              <w:t>4.3.      Сторона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и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Сторона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соглашаются,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что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способ</w:t>
            </w:r>
            <w:r>
              <w:t xml:space="preserve"> подтверждения       получения        денежных        </w:t>
            </w:r>
            <w:r>
              <w:rPr>
                <w:spacing w:val="-1"/>
              </w:rPr>
              <w:t>средств,</w:t>
            </w:r>
            <w:r>
              <w:t xml:space="preserve"> следующий:   Сторона   A   после   завершения   перевода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должна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предоставить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Стороне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платежное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поручение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t xml:space="preserve"> отметкой  банка  об</w:t>
            </w:r>
            <w:r>
              <w:rPr>
                <w:spacing w:val="6"/>
              </w:rPr>
              <w:t xml:space="preserve">  </w:t>
            </w:r>
            <w:r>
              <w:t>исполнении  пла</w:t>
            </w:r>
            <w:r>
              <w:rPr>
                <w:spacing w:val="-1"/>
              </w:rPr>
              <w:t>тежа,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а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Сторона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t xml:space="preserve"> после</w:t>
            </w:r>
            <w:r>
              <w:rPr>
                <w:spacing w:val="15"/>
              </w:rPr>
              <w:t xml:space="preserve"> </w:t>
            </w:r>
            <w:r>
              <w:t>получения</w:t>
            </w:r>
            <w:r>
              <w:rPr>
                <w:spacing w:val="14"/>
              </w:rPr>
              <w:t xml:space="preserve"> </w:t>
            </w:r>
            <w:r>
              <w:t>средств должна</w:t>
            </w:r>
            <w:r>
              <w:rPr>
                <w:spacing w:val="15"/>
              </w:rPr>
              <w:t xml:space="preserve"> </w:t>
            </w:r>
            <w:r>
              <w:t>подтвердить получе</w:t>
            </w:r>
            <w:r>
              <w:rPr>
                <w:spacing w:val="-1"/>
              </w:rPr>
              <w:t>ние</w:t>
            </w:r>
            <w:r>
              <w:t xml:space="preserve"> через WeChat, электронную почту или по телеф</w:t>
            </w:r>
            <w:r>
              <w:rPr>
                <w:spacing w:val="-1"/>
              </w:rPr>
              <w:t>ону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19AE5482">
            <w:pPr>
              <w:pStyle w:val="7"/>
              <w:spacing w:before="267" w:line="238" w:lineRule="auto"/>
              <w:ind w:left="144" w:right="104"/>
            </w:pPr>
            <w:r>
              <w:t>4.4.      Сторона</w:t>
            </w:r>
            <w:r>
              <w:rPr>
                <w:spacing w:val="21"/>
              </w:rPr>
              <w:t xml:space="preserve"> </w:t>
            </w:r>
            <w:r>
              <w:t>B</w:t>
            </w:r>
            <w:r>
              <w:rPr>
                <w:spacing w:val="21"/>
              </w:rPr>
              <w:t xml:space="preserve"> </w:t>
            </w:r>
            <w:r>
              <w:t>и</w:t>
            </w:r>
            <w:r>
              <w:rPr>
                <w:spacing w:val="24"/>
              </w:rPr>
              <w:t xml:space="preserve"> </w:t>
            </w:r>
            <w:r>
              <w:t>Стор</w:t>
            </w:r>
            <w:r>
              <w:rPr>
                <w:spacing w:val="-1"/>
              </w:rPr>
              <w:t>она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соглашаются,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что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способ</w:t>
            </w:r>
            <w:r>
              <w:t xml:space="preserve"> подтверждения       получения        денежных        </w:t>
            </w:r>
            <w:r>
              <w:rPr>
                <w:spacing w:val="-1"/>
              </w:rPr>
              <w:t>средств,</w:t>
            </w:r>
            <w:r>
              <w:t xml:space="preserve"> следующий:   Сторона   С   после   завершения</w:t>
            </w:r>
            <w:r>
              <w:rPr>
                <w:spacing w:val="7"/>
              </w:rPr>
              <w:t xml:space="preserve">   </w:t>
            </w:r>
            <w:r>
              <w:t xml:space="preserve">перевода </w:t>
            </w:r>
            <w:r>
              <w:rPr>
                <w:spacing w:val="-1"/>
              </w:rPr>
              <w:t>должна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предоставить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Стороне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платежное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поручение,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t xml:space="preserve"> отметкой  банка  об</w:t>
            </w:r>
            <w:r>
              <w:rPr>
                <w:spacing w:val="6"/>
              </w:rPr>
              <w:t xml:space="preserve">  </w:t>
            </w:r>
            <w:r>
              <w:t>исполнении  платежа</w:t>
            </w:r>
            <w:r>
              <w:rPr>
                <w:spacing w:val="-1"/>
              </w:rPr>
              <w:t>,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а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Сторона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B</w:t>
            </w:r>
            <w:r>
              <w:rPr>
                <w:spacing w:val="1"/>
              </w:rPr>
              <w:t xml:space="preserve"> </w:t>
            </w:r>
            <w:r>
              <w:t>после</w:t>
            </w:r>
            <w:r>
              <w:rPr>
                <w:spacing w:val="15"/>
                <w:w w:val="101"/>
              </w:rPr>
              <w:t xml:space="preserve"> </w:t>
            </w:r>
            <w:r>
              <w:t>получения</w:t>
            </w:r>
            <w:r>
              <w:rPr>
                <w:spacing w:val="14"/>
                <w:w w:val="101"/>
              </w:rPr>
              <w:t xml:space="preserve"> </w:t>
            </w:r>
            <w:r>
              <w:t>средств должна</w:t>
            </w:r>
            <w:r>
              <w:rPr>
                <w:spacing w:val="15"/>
              </w:rPr>
              <w:t xml:space="preserve"> </w:t>
            </w:r>
            <w:r>
              <w:t>подтвердить получ</w:t>
            </w:r>
            <w:r>
              <w:rPr>
                <w:spacing w:val="-1"/>
              </w:rPr>
              <w:t>ение</w:t>
            </w:r>
            <w:r>
              <w:t xml:space="preserve"> через WeChat, электронную почту или по телеф</w:t>
            </w:r>
            <w:r>
              <w:rPr>
                <w:spacing w:val="-1"/>
              </w:rPr>
              <w:t>ону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5578A512">
            <w:pPr>
              <w:pStyle w:val="7"/>
              <w:spacing w:before="268" w:line="234" w:lineRule="auto"/>
              <w:ind w:left="140" w:right="104" w:firstLine="3"/>
            </w:pPr>
            <w:r>
              <w:rPr>
                <w:spacing w:val="-1"/>
              </w:rPr>
              <w:t>4.5.      Стороны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А,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В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и  С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пришли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к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соглашению,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что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t xml:space="preserve"> </w:t>
            </w:r>
            <w:r>
              <w:rPr>
                <w:spacing w:val="-1"/>
              </w:rPr>
              <w:t>рамках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данного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Договора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возможна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оплата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пользу</w:t>
            </w:r>
            <w:r>
              <w:t xml:space="preserve"> </w:t>
            </w:r>
            <w:r>
              <w:rPr>
                <w:spacing w:val="-1"/>
              </w:rPr>
              <w:t>третьих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 xml:space="preserve">лиц в валюте </w:t>
            </w:r>
            <w:r>
              <w:rPr>
                <w:spacing w:val="-2"/>
              </w:rPr>
              <w:t>отличной от валюты контракта, если</w:t>
            </w:r>
            <w:r>
              <w:t xml:space="preserve"> это     согласовано     Сторонами</w:t>
            </w:r>
            <w:r>
              <w:rPr>
                <w:spacing w:val="2"/>
              </w:rPr>
              <w:t xml:space="preserve">     </w:t>
            </w:r>
            <w:r>
              <w:t>и</w:t>
            </w:r>
            <w:r>
              <w:rPr>
                <w:spacing w:val="2"/>
              </w:rPr>
              <w:t xml:space="preserve">     </w:t>
            </w:r>
            <w:r>
              <w:t>соответ</w:t>
            </w:r>
            <w:r>
              <w:rPr>
                <w:spacing w:val="-1"/>
              </w:rPr>
              <w:t>ствует</w:t>
            </w:r>
            <w:r>
              <w:rPr>
                <w:spacing w:val="3"/>
              </w:rPr>
              <w:t xml:space="preserve">     </w:t>
            </w:r>
            <w:r>
              <w:rPr>
                <w:spacing w:val="-1"/>
              </w:rPr>
              <w:t>с</w:t>
            </w:r>
            <w:r>
              <w:rPr>
                <w:spacing w:val="1"/>
              </w:rPr>
              <w:t xml:space="preserve"> </w:t>
            </w:r>
            <w:r>
              <w:t>требованиями законов</w:t>
            </w:r>
            <w:r>
              <w:rPr>
                <w:spacing w:val="-40"/>
              </w:rPr>
              <w:t xml:space="preserve"> </w:t>
            </w:r>
            <w:r>
              <w:t>.</w:t>
            </w:r>
          </w:p>
          <w:p w14:paraId="7404C056">
            <w:pPr>
              <w:pStyle w:val="7"/>
              <w:spacing w:before="283" w:line="237" w:lineRule="auto"/>
              <w:ind w:left="144" w:right="102"/>
            </w:pPr>
            <w:r>
              <w:t>4.6.      Агентский платеж</w:t>
            </w:r>
            <w:r>
              <w:rPr>
                <w:spacing w:val="29"/>
                <w:w w:val="101"/>
              </w:rPr>
              <w:t xml:space="preserve"> </w:t>
            </w:r>
            <w:r>
              <w:t>будет считаться</w:t>
            </w:r>
            <w:r>
              <w:rPr>
                <w:spacing w:val="11"/>
              </w:rPr>
              <w:t xml:space="preserve"> </w:t>
            </w:r>
            <w:r>
              <w:t>выполненным, когда   Сторона   B</w:t>
            </w:r>
            <w:r>
              <w:rPr>
                <w:spacing w:val="5"/>
              </w:rPr>
              <w:t xml:space="preserve">   </w:t>
            </w:r>
            <w:r>
              <w:t xml:space="preserve">письменно    подтвердит </w:t>
            </w:r>
            <w:r>
              <w:rPr>
                <w:spacing w:val="-1"/>
              </w:rPr>
              <w:t xml:space="preserve">  получение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средств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.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Если  Сторона</w:t>
            </w:r>
            <w:r>
              <w:rPr>
                <w:spacing w:val="50"/>
              </w:rPr>
              <w:t xml:space="preserve"> </w:t>
            </w:r>
            <w:r>
              <w:rPr>
                <w:spacing w:val="-1"/>
              </w:rPr>
              <w:t>B  не  получит  средств  платежа,</w:t>
            </w:r>
            <w:r>
              <w:t xml:space="preserve"> Сторона   С   обязана</w:t>
            </w:r>
            <w:r>
              <w:rPr>
                <w:spacing w:val="5"/>
              </w:rPr>
              <w:t xml:space="preserve">   </w:t>
            </w:r>
            <w:r>
              <w:t>верн</w:t>
            </w:r>
            <w:r>
              <w:rPr>
                <w:spacing w:val="-1"/>
              </w:rPr>
              <w:t>уть</w:t>
            </w:r>
            <w:r>
              <w:rPr>
                <w:spacing w:val="5"/>
              </w:rPr>
              <w:t xml:space="preserve">   </w:t>
            </w:r>
            <w:r>
              <w:rPr>
                <w:spacing w:val="-1"/>
              </w:rPr>
              <w:t>всю    сумму   агентского</w:t>
            </w:r>
            <w:r>
              <w:rPr>
                <w:spacing w:val="1"/>
              </w:rPr>
              <w:t xml:space="preserve"> </w:t>
            </w:r>
            <w:r>
              <w:t>платежа,    агентское    вознаграждение     и    ба</w:t>
            </w:r>
            <w:r>
              <w:rPr>
                <w:spacing w:val="-1"/>
              </w:rPr>
              <w:t>нковскую</w:t>
            </w:r>
            <w:r>
              <w:t xml:space="preserve"> </w:t>
            </w:r>
            <w:r>
              <w:rPr>
                <w:spacing w:val="-1"/>
              </w:rPr>
              <w:t>комиссию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на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расчетный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счет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по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исходному</w:t>
            </w:r>
            <w:r>
              <w:t xml:space="preserve"> </w:t>
            </w:r>
            <w:r>
              <w:rPr>
                <w:spacing w:val="-1"/>
              </w:rPr>
              <w:t>маршруту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5B4D71F7">
            <w:pPr>
              <w:pStyle w:val="7"/>
              <w:spacing w:before="63" w:line="237" w:lineRule="auto"/>
              <w:ind w:right="103"/>
              <w:jc w:val="both"/>
            </w:pPr>
          </w:p>
        </w:tc>
      </w:tr>
      <w:tr w14:paraId="65AED1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 w:hRule="atLeast"/>
        </w:trPr>
        <w:tc>
          <w:tcPr>
            <w:tcW w:w="4343" w:type="dxa"/>
            <w:vAlign w:val="top"/>
          </w:tcPr>
          <w:p w14:paraId="17393008">
            <w:pPr>
              <w:pStyle w:val="7"/>
              <w:numPr>
                <w:ilvl w:val="0"/>
                <w:numId w:val="1"/>
              </w:numPr>
              <w:spacing w:before="37" w:line="234" w:lineRule="auto"/>
              <w:ind w:left="116" w:right="115" w:firstLine="1"/>
              <w:jc w:val="both"/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通用条款</w:t>
            </w:r>
          </w:p>
          <w:p w14:paraId="23030EB2">
            <w:pPr>
              <w:pStyle w:val="7"/>
              <w:spacing w:before="318" w:line="239" w:lineRule="auto"/>
              <w:ind w:left="119" w:right="11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5.1.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甲方保证：托收所涉资金来源合法，交易内容真实有效。因资金合法性或交易真实性引发的争议或法律风险，由甲方独立承担，与丙方无关。若托收导致丙方与乙方之间产生法律纠纷或损失，甲方须负责解决并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承担全部责任。</w:t>
            </w:r>
          </w:p>
          <w:p w14:paraId="39BDB0D4">
            <w:pPr>
              <w:spacing w:line="463" w:lineRule="auto"/>
              <w:jc w:val="both"/>
              <w:rPr>
                <w:rFonts w:ascii="Arial"/>
                <w:sz w:val="21"/>
              </w:rPr>
            </w:pPr>
          </w:p>
          <w:p w14:paraId="16029BD9">
            <w:pPr>
              <w:pStyle w:val="7"/>
              <w:spacing w:before="78" w:line="242" w:lineRule="auto"/>
              <w:ind w:left="140" w:right="175" w:hanging="2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5.2.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本代理合同项下争议适用中华人民共和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国法律解决。</w:t>
            </w:r>
          </w:p>
          <w:p w14:paraId="7B0F3D90">
            <w:pPr>
              <w:pStyle w:val="7"/>
              <w:spacing w:before="270" w:line="220" w:lineRule="auto"/>
              <w:ind w:left="11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5.3.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合同签署与效力：</w:t>
            </w:r>
          </w:p>
          <w:p w14:paraId="35A66CF5">
            <w:pPr>
              <w:spacing w:before="28"/>
              <w:ind w:left="117" w:right="11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本合同一式三份，甲乙丙三方各执一份，</w:t>
            </w:r>
            <w:r>
              <w:rPr>
                <w:rFonts w:ascii="宋体" w:hAnsi="宋体" w:eastAsia="宋体" w:cs="宋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自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签字盖章后生效；合同扫描件与原件具有同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等法律效力。</w:t>
            </w:r>
          </w:p>
          <w:p w14:paraId="1D513B70">
            <w:pPr>
              <w:spacing w:line="467" w:lineRule="auto"/>
              <w:jc w:val="both"/>
              <w:rPr>
                <w:rFonts w:ascii="Arial"/>
                <w:sz w:val="21"/>
              </w:rPr>
            </w:pPr>
          </w:p>
          <w:p w14:paraId="061FDECD">
            <w:pPr>
              <w:pStyle w:val="7"/>
              <w:spacing w:before="78"/>
              <w:ind w:left="116" w:right="175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5.4.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本合同未尽事宜，由三方通过友好协商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解决。</w:t>
            </w:r>
          </w:p>
          <w:p w14:paraId="7EAB8786">
            <w:pPr>
              <w:pStyle w:val="7"/>
              <w:spacing w:before="273" w:line="242" w:lineRule="auto"/>
              <w:ind w:left="118" w:right="175" w:firstLine="1"/>
              <w:jc w:val="both"/>
              <w:rPr>
                <w:rFonts w:ascii="Arial"/>
                <w:sz w:val="21"/>
              </w:rPr>
            </w:pPr>
            <w:r>
              <w:rPr>
                <w:spacing w:val="-3"/>
                <w:sz w:val="24"/>
                <w:szCs w:val="24"/>
              </w:rPr>
              <w:t>5.5.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甲乙间或乙丙间的资金到账凭证仅用于银行结算，不作为实际贸易关系证明。</w:t>
            </w:r>
          </w:p>
          <w:p w14:paraId="26710AC2">
            <w:pPr>
              <w:pStyle w:val="7"/>
              <w:spacing w:before="79" w:line="242" w:lineRule="auto"/>
              <w:ind w:left="122" w:right="175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5.6.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丙方不承担甲乙双方贸易条款争议或违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约责任的连带责任。</w:t>
            </w:r>
          </w:p>
          <w:p w14:paraId="74CA8724">
            <w:pPr>
              <w:spacing w:line="465" w:lineRule="auto"/>
              <w:jc w:val="both"/>
              <w:rPr>
                <w:rFonts w:ascii="Arial"/>
                <w:sz w:val="21"/>
              </w:rPr>
            </w:pPr>
          </w:p>
          <w:p w14:paraId="744A6E1F">
            <w:pPr>
              <w:pStyle w:val="7"/>
              <w:spacing w:before="78" w:line="219" w:lineRule="auto"/>
              <w:ind w:left="11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5.7.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合同版本冲突规则：</w:t>
            </w:r>
          </w:p>
          <w:p w14:paraId="0A700720">
            <w:pPr>
              <w:spacing w:before="25" w:line="243" w:lineRule="auto"/>
              <w:ind w:left="118" w:right="11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若俄语与中文版本存在歧义，以中文版本为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准。</w:t>
            </w:r>
          </w:p>
          <w:p w14:paraId="5954CE6C">
            <w:pPr>
              <w:pStyle w:val="7"/>
              <w:spacing w:before="269" w:line="220" w:lineRule="auto"/>
              <w:ind w:left="11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5.8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合同有效期与续约：</w:t>
            </w:r>
          </w:p>
          <w:p w14:paraId="32B1FD99">
            <w:pPr>
              <w:pStyle w:val="7"/>
              <w:spacing w:before="23" w:line="219" w:lineRule="auto"/>
              <w:ind w:left="11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本合同自签署日起生效，有效期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（一）</w:t>
            </w:r>
          </w:p>
          <w:p w14:paraId="39451AD0">
            <w:pPr>
              <w:spacing w:before="27" w:line="220" w:lineRule="auto"/>
              <w:ind w:left="11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年，或至各方义务履行完毕止；</w:t>
            </w:r>
          </w:p>
          <w:p w14:paraId="4E2B319A">
            <w:pPr>
              <w:pStyle w:val="7"/>
              <w:numPr>
                <w:ilvl w:val="0"/>
                <w:numId w:val="0"/>
              </w:numPr>
              <w:spacing w:before="37" w:line="234" w:lineRule="auto"/>
              <w:ind w:left="117" w:leftChars="0" w:right="115" w:rightChars="0"/>
              <w:jc w:val="both"/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合同到期前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30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（三十）日，若三方未提出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终止，则自动续期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（一）年，条款不变。</w:t>
            </w:r>
          </w:p>
        </w:tc>
        <w:tc>
          <w:tcPr>
            <w:tcW w:w="4772" w:type="dxa"/>
            <w:vAlign w:val="top"/>
          </w:tcPr>
          <w:p w14:paraId="6D1AAC38">
            <w:pPr>
              <w:pStyle w:val="7"/>
              <w:spacing w:before="63" w:line="237" w:lineRule="auto"/>
              <w:ind w:left="111" w:right="103" w:hanging="1"/>
              <w:jc w:val="both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5.</w:t>
            </w:r>
            <w:r>
              <w:rPr>
                <w:b/>
                <w:bCs/>
                <w:spacing w:val="13"/>
                <w:w w:val="101"/>
              </w:rPr>
              <w:t xml:space="preserve">   </w:t>
            </w:r>
            <w:r>
              <w:rPr>
                <w:b/>
                <w:bCs/>
                <w:spacing w:val="-1"/>
              </w:rPr>
              <w:t>ОБЩИЕ ПОЛОЖЕНИЯ</w:t>
            </w:r>
          </w:p>
          <w:p w14:paraId="434A2FBA">
            <w:pPr>
              <w:pStyle w:val="7"/>
              <w:spacing w:before="63" w:line="238" w:lineRule="auto"/>
              <w:ind w:left="142" w:right="103" w:firstLine="9"/>
            </w:pPr>
            <w:r>
              <w:t>5.1.      Сторона</w:t>
            </w:r>
            <w:r>
              <w:rPr>
                <w:spacing w:val="4"/>
              </w:rPr>
              <w:t xml:space="preserve">      </w:t>
            </w:r>
            <w:r>
              <w:t>А       га</w:t>
            </w:r>
            <w:r>
              <w:rPr>
                <w:spacing w:val="-1"/>
              </w:rPr>
              <w:t>рантирует,      что       средства,</w:t>
            </w:r>
            <w:r>
              <w:rPr>
                <w:spacing w:val="3"/>
              </w:rPr>
              <w:t xml:space="preserve"> </w:t>
            </w:r>
            <w:r>
              <w:t>участвующие</w:t>
            </w:r>
            <w:r>
              <w:rPr>
                <w:spacing w:val="23"/>
              </w:rPr>
              <w:t xml:space="preserve"> </w:t>
            </w:r>
            <w:r>
              <w:t>в</w:t>
            </w:r>
            <w:r>
              <w:rPr>
                <w:spacing w:val="18"/>
              </w:rPr>
              <w:t xml:space="preserve"> </w:t>
            </w:r>
            <w:r>
              <w:t>Агентском</w:t>
            </w:r>
            <w:r>
              <w:rPr>
                <w:spacing w:val="21"/>
              </w:rPr>
              <w:t xml:space="preserve"> </w:t>
            </w:r>
            <w:r>
              <w:t>пла</w:t>
            </w:r>
            <w:r>
              <w:rPr>
                <w:spacing w:val="-1"/>
              </w:rPr>
              <w:t>теже,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получены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законным</w:t>
            </w:r>
            <w:r>
              <w:t xml:space="preserve"> путем,   а   содержание   сделки   является</w:t>
            </w:r>
            <w:r>
              <w:rPr>
                <w:spacing w:val="3"/>
              </w:rPr>
              <w:t xml:space="preserve">   </w:t>
            </w:r>
            <w:r>
              <w:t>достоверным</w:t>
            </w:r>
            <w:r>
              <w:rPr>
                <w:spacing w:val="-40"/>
              </w:rPr>
              <w:t xml:space="preserve"> </w:t>
            </w:r>
            <w:r>
              <w:t>. Любые</w:t>
            </w:r>
            <w:r>
              <w:rPr>
                <w:spacing w:val="46"/>
                <w:w w:val="101"/>
              </w:rPr>
              <w:t xml:space="preserve"> </w:t>
            </w:r>
            <w:r>
              <w:t>споры</w:t>
            </w:r>
            <w:r>
              <w:rPr>
                <w:spacing w:val="46"/>
              </w:rPr>
              <w:t xml:space="preserve"> </w:t>
            </w:r>
            <w:r>
              <w:t>или</w:t>
            </w:r>
            <w:r>
              <w:rPr>
                <w:spacing w:val="43"/>
              </w:rPr>
              <w:t xml:space="preserve"> </w:t>
            </w:r>
            <w:r>
              <w:t>юридическ</w:t>
            </w:r>
            <w:r>
              <w:rPr>
                <w:spacing w:val="-1"/>
              </w:rPr>
              <w:t>ие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риски,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возникающие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в</w:t>
            </w:r>
            <w:r>
              <w:t xml:space="preserve"> </w:t>
            </w:r>
            <w:r>
              <w:rPr>
                <w:spacing w:val="-1"/>
              </w:rPr>
              <w:t>связи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1"/>
              </w:rPr>
              <w:t>этим,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1"/>
              </w:rPr>
              <w:t>несет  исключительно   Сторона  А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и   не</w:t>
            </w:r>
            <w:r>
              <w:t xml:space="preserve"> касаются  Стороны  С</w:t>
            </w:r>
            <w:r>
              <w:rPr>
                <w:spacing w:val="-40"/>
              </w:rPr>
              <w:t xml:space="preserve"> </w:t>
            </w:r>
            <w:r>
              <w:t xml:space="preserve">.  </w:t>
            </w:r>
            <w:r>
              <w:rPr>
                <w:spacing w:val="-1"/>
              </w:rPr>
              <w:t>Если  Агентский  платеж  вызовет</w:t>
            </w:r>
            <w:r>
              <w:t xml:space="preserve"> юридические споры или убытки между С</w:t>
            </w:r>
            <w:r>
              <w:rPr>
                <w:spacing w:val="-1"/>
              </w:rPr>
              <w:t>торонами С и В,</w:t>
            </w:r>
            <w:r>
              <w:t xml:space="preserve"> Сторона    А    обязуется</w:t>
            </w:r>
            <w:r>
              <w:rPr>
                <w:spacing w:val="5"/>
              </w:rPr>
              <w:t xml:space="preserve">    </w:t>
            </w:r>
            <w:r>
              <w:t>их</w:t>
            </w:r>
            <w:r>
              <w:rPr>
                <w:spacing w:val="3"/>
              </w:rPr>
              <w:t xml:space="preserve">    </w:t>
            </w:r>
            <w:r>
              <w:t>решить     и    нести    всю</w:t>
            </w:r>
            <w:r>
              <w:rPr>
                <w:spacing w:val="2"/>
              </w:rPr>
              <w:t xml:space="preserve"> </w:t>
            </w:r>
            <w:r>
              <w:t>ответственность за последствия</w:t>
            </w:r>
            <w:r>
              <w:rPr>
                <w:spacing w:val="-41"/>
              </w:rPr>
              <w:t xml:space="preserve"> </w:t>
            </w:r>
            <w:r>
              <w:t>.</w:t>
            </w:r>
          </w:p>
          <w:p w14:paraId="4E55817E">
            <w:pPr>
              <w:pStyle w:val="7"/>
              <w:spacing w:before="270" w:line="230" w:lineRule="auto"/>
              <w:ind w:left="146" w:right="103" w:firstLine="5"/>
            </w:pPr>
            <w:r>
              <w:t>5.2. Любые</w:t>
            </w:r>
            <w:r>
              <w:rPr>
                <w:spacing w:val="20"/>
                <w:w w:val="101"/>
              </w:rPr>
              <w:t xml:space="preserve"> </w:t>
            </w:r>
            <w:r>
              <w:t>споры</w:t>
            </w:r>
            <w:r>
              <w:rPr>
                <w:spacing w:val="17"/>
                <w:w w:val="101"/>
              </w:rPr>
              <w:t xml:space="preserve"> </w:t>
            </w:r>
            <w:r>
              <w:t>по</w:t>
            </w:r>
            <w:r>
              <w:rPr>
                <w:spacing w:val="17"/>
                <w:w w:val="101"/>
              </w:rPr>
              <w:t xml:space="preserve"> </w:t>
            </w:r>
            <w:r>
              <w:t>данному</w:t>
            </w:r>
            <w:r>
              <w:rPr>
                <w:spacing w:val="17"/>
                <w:w w:val="101"/>
              </w:rPr>
              <w:t xml:space="preserve"> </w:t>
            </w:r>
            <w:r>
              <w:t>ДОГОВО</w:t>
            </w:r>
            <w:r>
              <w:rPr>
                <w:spacing w:val="-1"/>
              </w:rPr>
              <w:t>РУ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решаются</w:t>
            </w:r>
            <w:r>
              <w:t xml:space="preserve"> в соответствии с законодательством </w:t>
            </w:r>
            <w:r>
              <w:rPr>
                <w:spacing w:val="-1"/>
              </w:rPr>
              <w:t>КНР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6E72A34B">
            <w:pPr>
              <w:pStyle w:val="7"/>
              <w:spacing w:before="273" w:line="237" w:lineRule="auto"/>
              <w:ind w:left="144" w:right="103" w:hanging="26"/>
            </w:pPr>
            <w:r>
              <w:t>5.3.</w:t>
            </w:r>
            <w:r>
              <w:rPr>
                <w:spacing w:val="10"/>
              </w:rPr>
              <w:t xml:space="preserve"> </w:t>
            </w:r>
            <w:r>
              <w:t>Настоящий     ДОГОВОР      составлен</w:t>
            </w:r>
            <w:r>
              <w:rPr>
                <w:spacing w:val="6"/>
              </w:rPr>
              <w:t xml:space="preserve">     </w:t>
            </w:r>
            <w:r>
              <w:t>в     трех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экземплярах,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по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одному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для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А,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и</w:t>
            </w:r>
            <w:r>
              <w:t xml:space="preserve"> </w:t>
            </w:r>
            <w:r>
              <w:rPr>
                <w:spacing w:val="-1"/>
              </w:rPr>
              <w:t>Стороны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и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вступает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-1"/>
              </w:rPr>
              <w:t>силу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после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п</w:t>
            </w:r>
            <w:r>
              <w:rPr>
                <w:spacing w:val="-2"/>
              </w:rPr>
              <w:t>одписания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и</w:t>
            </w:r>
            <w:r>
              <w:t xml:space="preserve"> скрепления       печатями</w:t>
            </w:r>
            <w:r>
              <w:rPr>
                <w:spacing w:val="-40"/>
              </w:rPr>
              <w:t xml:space="preserve"> </w:t>
            </w:r>
            <w:r>
              <w:t>.</w:t>
            </w:r>
            <w:r>
              <w:rPr>
                <w:spacing w:val="3"/>
              </w:rPr>
              <w:t xml:space="preserve">       </w:t>
            </w:r>
            <w:r>
              <w:t>Отсканированн</w:t>
            </w:r>
            <w:r>
              <w:rPr>
                <w:spacing w:val="-1"/>
              </w:rPr>
              <w:t>ая</w:t>
            </w:r>
            <w:r>
              <w:rPr>
                <w:spacing w:val="3"/>
              </w:rPr>
              <w:t xml:space="preserve">       </w:t>
            </w:r>
            <w:r>
              <w:rPr>
                <w:spacing w:val="-1"/>
              </w:rPr>
              <w:t>копия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ДОГОВОРА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1"/>
              </w:rPr>
              <w:t>имеет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ту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же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юридическую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силу,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что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и</w:t>
            </w:r>
            <w:r>
              <w:t xml:space="preserve"> </w:t>
            </w:r>
            <w:r>
              <w:rPr>
                <w:spacing w:val="-1"/>
              </w:rPr>
              <w:t>оригинал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2164668C">
            <w:pPr>
              <w:pStyle w:val="7"/>
              <w:spacing w:before="276" w:line="229" w:lineRule="auto"/>
              <w:ind w:left="144" w:right="104" w:firstLine="7"/>
            </w:pPr>
            <w:r>
              <w:t>5.4. Вопросы,        не       урегулированные        д</w:t>
            </w:r>
            <w:r>
              <w:rPr>
                <w:spacing w:val="-1"/>
              </w:rPr>
              <w:t>анным</w:t>
            </w:r>
            <w:r>
              <w:t xml:space="preserve"> ДОГОВОРОМ,</w:t>
            </w:r>
            <w:r>
              <w:rPr>
                <w:spacing w:val="23"/>
                <w:w w:val="101"/>
              </w:rPr>
              <w:t xml:space="preserve"> </w:t>
            </w:r>
            <w:r>
              <w:t>решаются</w:t>
            </w:r>
            <w:r>
              <w:rPr>
                <w:spacing w:val="26"/>
              </w:rPr>
              <w:t xml:space="preserve"> </w:t>
            </w:r>
            <w:r>
              <w:t>путем</w:t>
            </w:r>
            <w:r>
              <w:rPr>
                <w:spacing w:val="26"/>
                <w:w w:val="101"/>
              </w:rPr>
              <w:t xml:space="preserve"> </w:t>
            </w:r>
            <w:r>
              <w:t>дружеских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переговоров</w:t>
            </w:r>
            <w:r>
              <w:t xml:space="preserve"> между Сторонами А, В </w:t>
            </w:r>
            <w:r>
              <w:rPr>
                <w:spacing w:val="-1"/>
              </w:rPr>
              <w:t>и С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.</w:t>
            </w:r>
          </w:p>
          <w:p w14:paraId="03A15180">
            <w:pPr>
              <w:pStyle w:val="7"/>
              <w:spacing w:before="292" w:line="233" w:lineRule="auto"/>
              <w:ind w:left="107" w:right="104" w:firstLine="10"/>
            </w:pPr>
            <w:r>
              <w:t>5.5.</w:t>
            </w:r>
            <w:r>
              <w:rPr>
                <w:spacing w:val="8"/>
              </w:rPr>
              <w:t xml:space="preserve"> </w:t>
            </w:r>
            <w:r>
              <w:t>Документы     о</w:t>
            </w:r>
            <w:r>
              <w:rPr>
                <w:spacing w:val="4"/>
              </w:rPr>
              <w:t xml:space="preserve">     </w:t>
            </w:r>
            <w:r>
              <w:t>зачислении</w:t>
            </w:r>
            <w:r>
              <w:rPr>
                <w:spacing w:val="4"/>
              </w:rPr>
              <w:t xml:space="preserve">     </w:t>
            </w:r>
            <w:r>
              <w:t>сред</w:t>
            </w:r>
            <w:r>
              <w:rPr>
                <w:spacing w:val="-1"/>
              </w:rPr>
              <w:t>ств</w:t>
            </w:r>
            <w:r>
              <w:rPr>
                <w:spacing w:val="4"/>
              </w:rPr>
              <w:t xml:space="preserve">     </w:t>
            </w:r>
            <w:r>
              <w:rPr>
                <w:spacing w:val="-1"/>
              </w:rPr>
              <w:t>между</w:t>
            </w:r>
            <w:r>
              <w:rPr>
                <w:spacing w:val="1"/>
              </w:rPr>
              <w:t xml:space="preserve"> </w:t>
            </w:r>
            <w:r>
              <w:t>Сторонами  А  и  С,</w:t>
            </w:r>
            <w:r>
              <w:rPr>
                <w:spacing w:val="6"/>
              </w:rPr>
              <w:t xml:space="preserve">  </w:t>
            </w:r>
            <w:r>
              <w:t>а  также</w:t>
            </w:r>
            <w:r>
              <w:rPr>
                <w:spacing w:val="5"/>
              </w:rPr>
              <w:t xml:space="preserve">  </w:t>
            </w:r>
            <w:r>
              <w:t>между</w:t>
            </w:r>
            <w:r>
              <w:rPr>
                <w:spacing w:val="7"/>
              </w:rPr>
              <w:t xml:space="preserve">  </w:t>
            </w:r>
            <w:r>
              <w:t>Стор</w:t>
            </w:r>
            <w:r>
              <w:rPr>
                <w:spacing w:val="-1"/>
              </w:rPr>
              <w:t>онами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и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В,</w:t>
            </w:r>
            <w:r>
              <w:rPr>
                <w:spacing w:val="1"/>
              </w:rPr>
              <w:t xml:space="preserve"> </w:t>
            </w:r>
            <w:r>
              <w:t>используются</w:t>
            </w:r>
            <w:r>
              <w:rPr>
                <w:spacing w:val="24"/>
                <w:w w:val="101"/>
              </w:rPr>
              <w:t xml:space="preserve">  </w:t>
            </w:r>
            <w:r>
              <w:t>только</w:t>
            </w:r>
            <w:r>
              <w:rPr>
                <w:spacing w:val="24"/>
                <w:w w:val="101"/>
              </w:rPr>
              <w:t xml:space="preserve">  </w:t>
            </w:r>
            <w:r>
              <w:t>для   банков</w:t>
            </w:r>
            <w:r>
              <w:rPr>
                <w:spacing w:val="-1"/>
              </w:rPr>
              <w:t>ских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расчетов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и</w:t>
            </w:r>
            <w:r>
              <w:rPr>
                <w:spacing w:val="26"/>
              </w:rPr>
              <w:t xml:space="preserve">  </w:t>
            </w:r>
            <w:r>
              <w:rPr>
                <w:spacing w:val="-1"/>
              </w:rPr>
              <w:t>не</w:t>
            </w:r>
            <w:r>
              <w:t xml:space="preserve"> являются     доказательством      фактических      торговых</w:t>
            </w:r>
            <w:r>
              <w:rPr>
                <w:spacing w:val="2"/>
              </w:rPr>
              <w:t xml:space="preserve"> </w:t>
            </w:r>
            <w:r>
              <w:t>отношений</w:t>
            </w:r>
            <w:r>
              <w:rPr>
                <w:spacing w:val="-39"/>
              </w:rPr>
              <w:t xml:space="preserve"> </w:t>
            </w:r>
            <w:r>
              <w:t>.</w:t>
            </w:r>
          </w:p>
          <w:p w14:paraId="60682B9A">
            <w:pPr>
              <w:pStyle w:val="7"/>
              <w:spacing w:before="284" w:line="229" w:lineRule="auto"/>
              <w:ind w:left="109" w:right="104" w:firstLine="9"/>
            </w:pPr>
            <w:r>
              <w:rPr>
                <w:spacing w:val="-1"/>
              </w:rPr>
              <w:t>5.6.       Сторона C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не несет солидарн</w:t>
            </w:r>
            <w:r>
              <w:rPr>
                <w:spacing w:val="-2"/>
              </w:rPr>
              <w:t>ой ответственности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</w:t>
            </w:r>
            <w:r>
              <w:t xml:space="preserve"> любой   спор   по   торговым   условиям   или   нарушение</w:t>
            </w:r>
            <w:r>
              <w:rPr>
                <w:spacing w:val="7"/>
              </w:rPr>
              <w:t xml:space="preserve"> </w:t>
            </w:r>
            <w:r>
              <w:t xml:space="preserve">контракта между Стороной A и Стороной </w:t>
            </w:r>
            <w:r>
              <w:rPr>
                <w:spacing w:val="-1"/>
              </w:rPr>
              <w:t>B.</w:t>
            </w:r>
          </w:p>
          <w:p w14:paraId="0A6E8F46">
            <w:pPr>
              <w:pStyle w:val="7"/>
              <w:spacing w:before="291" w:line="236" w:lineRule="auto"/>
              <w:ind w:left="141" w:right="103" w:firstLine="10"/>
            </w:pPr>
            <w:r>
              <w:t>5.7.      В случае</w:t>
            </w:r>
            <w:r>
              <w:rPr>
                <w:spacing w:val="-12"/>
              </w:rPr>
              <w:t xml:space="preserve"> </w:t>
            </w:r>
            <w:r>
              <w:t>расхож</w:t>
            </w:r>
            <w:r>
              <w:rPr>
                <w:spacing w:val="-1"/>
              </w:rPr>
              <w:t>дения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русской и китайской версий</w:t>
            </w:r>
            <w:r>
              <w:t xml:space="preserve"> ДОГОВОРА,</w:t>
            </w:r>
            <w:r>
              <w:rPr>
                <w:spacing w:val="36"/>
                <w:w w:val="101"/>
              </w:rPr>
              <w:t xml:space="preserve"> </w:t>
            </w:r>
            <w:r>
              <w:t>преимущество</w:t>
            </w:r>
            <w:r>
              <w:rPr>
                <w:spacing w:val="36"/>
              </w:rPr>
              <w:t xml:space="preserve"> </w:t>
            </w:r>
            <w:r>
              <w:t>им</w:t>
            </w:r>
            <w:r>
              <w:rPr>
                <w:spacing w:val="-1"/>
              </w:rPr>
              <w:t>еет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версия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на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китайском</w:t>
            </w:r>
            <w:r>
              <w:t xml:space="preserve"> языке</w:t>
            </w:r>
            <w:r>
              <w:rPr>
                <w:spacing w:val="-39"/>
              </w:rPr>
              <w:t xml:space="preserve"> </w:t>
            </w:r>
            <w:r>
              <w:t>.</w:t>
            </w:r>
          </w:p>
          <w:p w14:paraId="7B843CDC">
            <w:pPr>
              <w:pStyle w:val="7"/>
              <w:spacing w:before="266" w:line="236" w:lineRule="auto"/>
              <w:ind w:left="144" w:right="102" w:firstLine="7"/>
              <w:rPr>
                <w:b/>
                <w:bCs/>
                <w:spacing w:val="-1"/>
              </w:rPr>
            </w:pPr>
            <w:r>
              <w:t>5.8.      Настоящий  ДОГОВОР</w:t>
            </w:r>
            <w:r>
              <w:rPr>
                <w:spacing w:val="10"/>
              </w:rPr>
              <w:t xml:space="preserve">  </w:t>
            </w:r>
            <w:r>
              <w:t>вступает</w:t>
            </w:r>
            <w:r>
              <w:rPr>
                <w:spacing w:val="9"/>
              </w:rPr>
              <w:t xml:space="preserve">  </w:t>
            </w:r>
            <w:r>
              <w:t>в</w:t>
            </w:r>
            <w:r>
              <w:rPr>
                <w:spacing w:val="11"/>
              </w:rPr>
              <w:t xml:space="preserve">  </w:t>
            </w:r>
            <w:r>
              <w:t>силу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с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даты</w:t>
            </w:r>
            <w:r>
              <w:t xml:space="preserve"> подписания и действует в течение</w:t>
            </w:r>
            <w:r>
              <w:rPr>
                <w:spacing w:val="31"/>
              </w:rPr>
              <w:t xml:space="preserve"> </w:t>
            </w:r>
            <w:r>
              <w:t>1</w:t>
            </w:r>
            <w:r>
              <w:rPr>
                <w:spacing w:val="14"/>
              </w:rPr>
              <w:t xml:space="preserve"> </w:t>
            </w:r>
            <w:r>
              <w:t>(одного) года</w:t>
            </w:r>
            <w:r>
              <w:rPr>
                <w:spacing w:val="-1"/>
              </w:rPr>
              <w:t xml:space="preserve"> или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до</w:t>
            </w:r>
            <w:r>
              <w:t xml:space="preserve"> полного  исполнения  Сторона</w:t>
            </w:r>
            <w:r>
              <w:rPr>
                <w:spacing w:val="-1"/>
              </w:rPr>
              <w:t>ми  своих  обязательств  по</w:t>
            </w:r>
            <w:r>
              <w:t xml:space="preserve"> ДОГОВОРУ</w:t>
            </w:r>
            <w:r>
              <w:rPr>
                <w:spacing w:val="-40"/>
              </w:rPr>
              <w:t xml:space="preserve"> </w:t>
            </w:r>
            <w:r>
              <w:t>. Если за</w:t>
            </w:r>
            <w:r>
              <w:rPr>
                <w:spacing w:val="17"/>
              </w:rPr>
              <w:t xml:space="preserve"> </w:t>
            </w:r>
            <w:r>
              <w:t>30</w:t>
            </w:r>
            <w:r>
              <w:rPr>
                <w:spacing w:val="16"/>
                <w:w w:val="101"/>
              </w:rPr>
              <w:t xml:space="preserve"> </w:t>
            </w:r>
            <w:r>
              <w:t>(тридцать) календарн</w:t>
            </w:r>
            <w:r>
              <w:rPr>
                <w:spacing w:val="-1"/>
              </w:rPr>
              <w:t>ых дней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до</w:t>
            </w:r>
            <w:r>
              <w:t xml:space="preserve"> окончания срока ДОГОВОРА, определенного настоящим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пунктом, Стороны не выразили намерения о расторжении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ДОГОВОРА, ДОГОВОР каждый раз пролонгируется на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1</w:t>
            </w:r>
            <w:r>
              <w:t xml:space="preserve"> (один)</w:t>
            </w:r>
            <w:r>
              <w:rPr>
                <w:spacing w:val="14"/>
              </w:rPr>
              <w:t xml:space="preserve">  </w:t>
            </w:r>
            <w:r>
              <w:t>год</w:t>
            </w:r>
            <w:r>
              <w:rPr>
                <w:spacing w:val="16"/>
                <w:w w:val="101"/>
              </w:rPr>
              <w:t xml:space="preserve">  </w:t>
            </w:r>
            <w:r>
              <w:t>на  условиях</w:t>
            </w:r>
            <w:r>
              <w:rPr>
                <w:spacing w:val="-1"/>
              </w:rPr>
              <w:t>,   согласованных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Сторонами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в</w:t>
            </w:r>
            <w:r>
              <w:t xml:space="preserve"> </w:t>
            </w:r>
            <w:r>
              <w:rPr>
                <w:spacing w:val="-1"/>
              </w:rPr>
              <w:t>ДОГОВОРЕ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.</w:t>
            </w:r>
          </w:p>
        </w:tc>
      </w:tr>
      <w:tr w14:paraId="60798C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 w:hRule="atLeast"/>
        </w:trPr>
        <w:tc>
          <w:tcPr>
            <w:tcW w:w="4343" w:type="dxa"/>
            <w:vAlign w:val="top"/>
          </w:tcPr>
          <w:p w14:paraId="6FC9A68E">
            <w:pPr>
              <w:pStyle w:val="7"/>
              <w:numPr>
                <w:ilvl w:val="0"/>
                <w:numId w:val="1"/>
              </w:numPr>
              <w:spacing w:before="273" w:line="220" w:lineRule="auto"/>
              <w:ind w:left="116" w:leftChars="0" w:firstLine="1" w:firstLineChars="0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各方信息</w:t>
            </w:r>
          </w:p>
          <w:p w14:paraId="2436E111">
            <w:pPr>
              <w:pStyle w:val="7"/>
              <w:spacing w:before="302" w:line="220" w:lineRule="auto"/>
              <w:ind w:left="14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甲方（付款方</w:t>
            </w:r>
            <w:r>
              <w:rPr>
                <w:spacing w:val="-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委托人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）：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ООО «ТД ЭЙРФЛОТ ТЕХНИКС»</w:t>
            </w:r>
          </w:p>
          <w:p w14:paraId="36B60F8C">
            <w:pPr>
              <w:pStyle w:val="7"/>
              <w:spacing w:before="43" w:line="224" w:lineRule="auto"/>
              <w:ind w:left="115" w:right="362" w:hanging="4"/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法律地址：Polkovaya Street 3, bld.5, floor T, section V, office 15, Moscow, Russia. Postcode: 127018.</w:t>
            </w:r>
          </w:p>
          <w:p w14:paraId="117F3EEB">
            <w:pPr>
              <w:pStyle w:val="7"/>
              <w:spacing w:before="24" w:line="212" w:lineRule="auto"/>
              <w:ind w:left="145"/>
              <w:rPr>
                <w:rFonts w:hint="default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授权代表：</w:t>
            </w:r>
            <w:r>
              <w:rPr>
                <w:rFonts w:ascii="宋体" w:hAnsi="宋体" w:eastAsia="宋体" w:cs="宋体"/>
                <w:sz w:val="24"/>
                <w:szCs w:val="24"/>
              </w:rPr>
              <w:t>Zhuravlev Sergey Vladimirovich</w:t>
            </w:r>
          </w:p>
          <w:p w14:paraId="3138A8A4">
            <w:pPr>
              <w:pStyle w:val="7"/>
              <w:numPr>
                <w:ilvl w:val="0"/>
                <w:numId w:val="0"/>
              </w:numPr>
              <w:spacing w:before="37" w:line="234" w:lineRule="auto"/>
              <w:ind w:left="117" w:leftChars="0" w:right="115" w:rightChars="0"/>
              <w:jc w:val="both"/>
              <w:rPr>
                <w:rFonts w:hint="eastAsia" w:eastAsia="宋体" w:cs="Times New Roman"/>
                <w:spacing w:val="-1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电子邮箱：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instrText xml:space="preserve"> HYPERLINK "mailto:info@aftproject.ru"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color w:val="auto"/>
                <w:sz w:val="22"/>
                <w:szCs w:val="22"/>
                <w:lang w:val="it-IT"/>
              </w:rPr>
              <w:t>info@aftproject.ru</w:t>
            </w:r>
            <w:r>
              <w:rPr>
                <w:rStyle w:val="6"/>
                <w:rFonts w:ascii="Times New Roman" w:hAnsi="Times New Roman" w:cs="Times New Roman"/>
                <w:color w:val="auto"/>
                <w:sz w:val="22"/>
                <w:szCs w:val="22"/>
              </w:rPr>
              <w:fldChar w:fldCharType="end"/>
            </w:r>
          </w:p>
          <w:p w14:paraId="188336CD">
            <w:pPr>
              <w:pStyle w:val="7"/>
              <w:numPr>
                <w:ilvl w:val="0"/>
                <w:numId w:val="0"/>
              </w:numPr>
              <w:spacing w:before="37" w:line="234" w:lineRule="auto"/>
              <w:ind w:left="117" w:leftChars="0" w:right="115" w:rightChars="0"/>
              <w:jc w:val="both"/>
              <w:rPr>
                <w:rFonts w:hint="eastAsia" w:eastAsia="宋体" w:cs="Times New Roman"/>
                <w:spacing w:val="-1"/>
                <w:sz w:val="24"/>
                <w:szCs w:val="24"/>
                <w:lang w:val="en-US" w:eastAsia="zh-CN"/>
              </w:rPr>
            </w:pPr>
          </w:p>
          <w:p w14:paraId="16491AF2">
            <w:pPr>
              <w:pStyle w:val="7"/>
              <w:spacing w:before="23" w:line="212" w:lineRule="auto"/>
              <w:ind w:left="145"/>
              <w:rPr>
                <w:rFonts w:hint="default" w:ascii="宋体" w:hAnsi="宋体" w:eastAsia="宋体" w:cs="宋体"/>
                <w:spacing w:val="6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乙方（收款方</w:t>
            </w:r>
            <w:r>
              <w:rPr>
                <w:spacing w:val="-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合同相对方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）：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</w:rPr>
              <w:t>GUANGDONG OSHUJIAN FURNITURE CO.,LTD</w:t>
            </w:r>
          </w:p>
          <w:p w14:paraId="3958CE3E">
            <w:pPr>
              <w:pStyle w:val="7"/>
              <w:spacing w:before="23" w:line="212" w:lineRule="auto"/>
              <w:ind w:left="145"/>
              <w:rPr>
                <w:rFonts w:hint="default" w:eastAsia="宋体"/>
                <w:spacing w:val="-2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</w:rPr>
              <w:t>法律地址：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Sicun  Industrial, Heqing, Jiujiang Nanhai Foshan, Guangdong, China</w:t>
            </w:r>
          </w:p>
          <w:p w14:paraId="16D09543">
            <w:pPr>
              <w:pStyle w:val="7"/>
              <w:spacing w:before="23" w:line="212" w:lineRule="auto"/>
              <w:ind w:left="145"/>
              <w:rPr>
                <w:rFonts w:hint="default" w:eastAsia="宋体"/>
                <w:spacing w:val="-2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</w:rPr>
              <w:t>授权代表:</w:t>
            </w:r>
            <w:r>
              <w:rPr>
                <w:rFonts w:hint="eastAsia" w:eastAsia="宋体"/>
                <w:spacing w:val="-2"/>
                <w:sz w:val="24"/>
                <w:szCs w:val="24"/>
                <w:lang w:val="en-US" w:eastAsia="zh-CN"/>
              </w:rPr>
              <w:t xml:space="preserve"> Xu Yuan</w:t>
            </w:r>
          </w:p>
          <w:p w14:paraId="78F107C0">
            <w:pPr>
              <w:pStyle w:val="7"/>
              <w:spacing w:before="23" w:line="212" w:lineRule="auto"/>
              <w:ind w:left="145"/>
              <w:rPr>
                <w:rFonts w:hint="default" w:eastAsia="宋体"/>
                <w:spacing w:val="-2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</w:rPr>
              <w:t>联系电话:</w:t>
            </w:r>
            <w:r>
              <w:rPr>
                <w:rFonts w:hint="eastAsia" w:eastAsia="宋体"/>
                <w:spacing w:val="-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757-81869861</w:t>
            </w:r>
          </w:p>
          <w:p w14:paraId="0F0885DA">
            <w:pPr>
              <w:pStyle w:val="7"/>
              <w:spacing w:before="23" w:line="212" w:lineRule="auto"/>
              <w:ind w:left="145"/>
              <w:rPr>
                <w:rFonts w:hint="default" w:ascii="华文楷体" w:hAnsi="华文楷体" w:eastAsia="华文楷体" w:cs="华文楷体"/>
                <w:spacing w:val="-2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</w:rPr>
              <w:t>电子邮箱:</w:t>
            </w:r>
            <w:r>
              <w:rPr>
                <w:rFonts w:hint="eastAsia" w:eastAsia="宋体"/>
                <w:spacing w:val="-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sale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8@</w:t>
            </w:r>
            <w:r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oshujian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com</w:t>
            </w:r>
          </w:p>
          <w:p w14:paraId="24CB3216">
            <w:pPr>
              <w:spacing w:before="313" w:line="239" w:lineRule="auto"/>
              <w:ind w:left="123" w:right="11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丙方（代理方</w:t>
            </w:r>
            <w:r>
              <w:rPr>
                <w:rFonts w:ascii="宋体" w:hAnsi="宋体" w:eastAsia="宋体" w:cs="宋体"/>
                <w:sz w:val="24"/>
                <w:szCs w:val="24"/>
              </w:rPr>
              <w:t>）：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智鏈通達供應鏈管理有限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</w:t>
            </w:r>
          </w:p>
          <w:p w14:paraId="03D0F605">
            <w:pPr>
              <w:pStyle w:val="7"/>
              <w:spacing w:line="219" w:lineRule="auto"/>
              <w:ind w:left="118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法律地址：香港新蒲崗太子道東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 xml:space="preserve">706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號太子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工業大廈海德匯</w:t>
            </w:r>
            <w:r>
              <w:rPr>
                <w:rFonts w:ascii="宋体" w:hAnsi="宋体" w:eastAsia="宋体" w:cs="宋体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24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樓</w:t>
            </w:r>
            <w:r>
              <w:rPr>
                <w:rFonts w:ascii="宋体" w:hAnsi="宋体" w:eastAsia="宋体" w:cs="宋体"/>
                <w:spacing w:val="-5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A27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室</w:t>
            </w:r>
          </w:p>
          <w:p w14:paraId="7B96DE17">
            <w:pPr>
              <w:pStyle w:val="7"/>
              <w:spacing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授权代表： 黎健文</w:t>
            </w:r>
          </w:p>
          <w:p w14:paraId="316E64E0">
            <w:pPr>
              <w:pStyle w:val="7"/>
              <w:spacing w:before="1" w:line="221" w:lineRule="auto"/>
              <w:ind w:left="118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联系电话：</w:t>
            </w:r>
            <w:r>
              <w:rPr>
                <w:spacing w:val="-1"/>
                <w:sz w:val="24"/>
                <w:szCs w:val="24"/>
              </w:rPr>
              <w:t>+852-21349717</w:t>
            </w:r>
          </w:p>
          <w:p w14:paraId="364C8618">
            <w:pPr>
              <w:pStyle w:val="7"/>
              <w:numPr>
                <w:ilvl w:val="0"/>
                <w:numId w:val="0"/>
              </w:numPr>
              <w:spacing w:before="37" w:line="234" w:lineRule="auto"/>
              <w:ind w:left="117" w:leftChars="0" w:right="115" w:rightChars="0"/>
              <w:jc w:val="both"/>
              <w:rPr>
                <w:rFonts w:hint="eastAsia" w:eastAsia="宋体" w:cs="Times New Roman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电子邮箱：</w:t>
            </w:r>
            <w:r>
              <w:fldChar w:fldCharType="begin"/>
            </w:r>
            <w:r>
              <w:instrText xml:space="preserve"> HYPERLINK "106442819@qq.com" </w:instrText>
            </w:r>
            <w:r>
              <w:fldChar w:fldCharType="separate"/>
            </w:r>
            <w:r>
              <w:rPr>
                <w:spacing w:val="-2"/>
                <w:sz w:val="24"/>
                <w:szCs w:val="24"/>
              </w:rPr>
              <w:t>106442819@qq.com</w:t>
            </w:r>
            <w:r>
              <w:rPr>
                <w:spacing w:val="-2"/>
                <w:sz w:val="24"/>
                <w:szCs w:val="24"/>
              </w:rPr>
              <w:fldChar w:fldCharType="end"/>
            </w:r>
          </w:p>
        </w:tc>
        <w:tc>
          <w:tcPr>
            <w:tcW w:w="4772" w:type="dxa"/>
            <w:vAlign w:val="top"/>
          </w:tcPr>
          <w:p w14:paraId="75AD1426">
            <w:pPr>
              <w:pStyle w:val="7"/>
              <w:spacing w:before="288" w:line="189" w:lineRule="auto"/>
              <w:ind w:left="115"/>
            </w:pPr>
            <w:r>
              <w:rPr>
                <w:b/>
                <w:bCs/>
                <w:spacing w:val="-1"/>
              </w:rPr>
              <w:t>6.</w:t>
            </w:r>
            <w:r>
              <w:rPr>
                <w:b/>
                <w:bCs/>
                <w:spacing w:val="13"/>
              </w:rPr>
              <w:t xml:space="preserve">   </w:t>
            </w:r>
            <w:r>
              <w:rPr>
                <w:b/>
                <w:bCs/>
                <w:spacing w:val="-1"/>
              </w:rPr>
              <w:t>РЕКВИЗИТЫ СТОРОН</w:t>
            </w:r>
          </w:p>
          <w:p w14:paraId="09A824DA">
            <w:pPr>
              <w:pStyle w:val="7"/>
              <w:spacing w:before="301" w:line="240" w:lineRule="auto"/>
              <w:ind w:left="112" w:right="544" w:firstLine="3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 xml:space="preserve">Сторона А (ПЛАТЕЛЬЩИК/ПРИНЦИПАЛ):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ООО «ТД ЭЙРФЛОТ ТЕХНИКС»</w:t>
            </w:r>
          </w:p>
          <w:p w14:paraId="30457412">
            <w:pPr>
              <w:keepNext/>
              <w:keepLines/>
              <w:ind w:left="151" w:leftChars="72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Юридический адрес</w:t>
            </w:r>
            <w:r>
              <w:rPr>
                <w:rFonts w:hint="default" w:ascii="Times New Roman" w:hAnsi="Times New Roman" w:cs="Times New Roman"/>
                <w:spacing w:val="20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127018, Россия, г. Москва, улица Полковая, дом 3, строение 5, этаж Т, пом. V, ком. 15.</w:t>
            </w:r>
          </w:p>
          <w:p w14:paraId="558B9382">
            <w:pPr>
              <w:pStyle w:val="7"/>
              <w:spacing w:before="33" w:line="240" w:lineRule="auto"/>
              <w:ind w:left="111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 xml:space="preserve">Уполномоченное лицо:Журавлева Сергея Владимировича </w:t>
            </w:r>
          </w:p>
          <w:p w14:paraId="00A38E7D">
            <w:pPr>
              <w:pStyle w:val="7"/>
              <w:spacing w:before="33" w:line="240" w:lineRule="auto"/>
              <w:ind w:left="111"/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 xml:space="preserve">Электронная почта: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it-IT"/>
              </w:rPr>
              <w:instrText xml:space="preserve"> HYPERLINK "mailto:info@aftproject.ru"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6"/>
                <w:rFonts w:hint="default" w:ascii="Times New Roman" w:hAnsi="Times New Roman" w:cs="Times New Roman"/>
                <w:color w:val="auto"/>
                <w:sz w:val="22"/>
                <w:szCs w:val="22"/>
                <w:lang w:val="it-IT"/>
              </w:rPr>
              <w:t>info@aftproject.ru</w:t>
            </w:r>
            <w:r>
              <w:rPr>
                <w:rStyle w:val="6"/>
                <w:rFonts w:hint="default" w:ascii="Times New Roman" w:hAnsi="Times New Roman" w:cs="Times New Roman"/>
                <w:color w:val="auto"/>
                <w:sz w:val="22"/>
                <w:szCs w:val="22"/>
              </w:rPr>
              <w:fldChar w:fldCharType="end"/>
            </w:r>
          </w:p>
          <w:p w14:paraId="2085A4C4">
            <w:pPr>
              <w:pStyle w:val="7"/>
              <w:spacing w:before="33" w:line="240" w:lineRule="auto"/>
              <w:ind w:left="111"/>
              <w:rPr>
                <w:rFonts w:hint="eastAsia" w:eastAsia="宋体" w:cs="Times New Roman"/>
                <w:spacing w:val="-1"/>
                <w:sz w:val="24"/>
                <w:szCs w:val="24"/>
                <w:lang w:val="en-US" w:eastAsia="zh-CN"/>
              </w:rPr>
            </w:pPr>
          </w:p>
          <w:p w14:paraId="07789E05">
            <w:pPr>
              <w:pStyle w:val="7"/>
              <w:spacing w:before="48" w:line="193" w:lineRule="auto"/>
              <w:ind w:left="113"/>
              <w:rPr>
                <w:rFonts w:hint="eastAsia" w:eastAsia="宋体"/>
                <w:spacing w:val="-1"/>
                <w:lang w:val="en-US" w:eastAsia="zh-CN"/>
              </w:rPr>
            </w:pPr>
            <w:r>
              <w:t>Сторона B (ПОЛУЧАТЕЛЬ /КОНТРАГЕНТ):</w:t>
            </w:r>
            <w:r>
              <w:rPr>
                <w:rFonts w:hint="eastAsia"/>
              </w:rPr>
              <w:t>GUANGDONG OSHUJIAN FURNITURE CO.,LTD</w:t>
            </w:r>
          </w:p>
          <w:p w14:paraId="79649535">
            <w:pPr>
              <w:pStyle w:val="7"/>
              <w:spacing w:before="48" w:line="193" w:lineRule="auto"/>
              <w:ind w:left="113"/>
              <w:rPr>
                <w:rFonts w:hint="eastAsia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</w:rPr>
              <w:t>Юридический адрес: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Sicun  Industrial, Heqing, Jiujiang Nanhai Foshan, Guangdong, China</w:t>
            </w:r>
          </w:p>
          <w:p w14:paraId="70E38B14">
            <w:pPr>
              <w:pStyle w:val="7"/>
              <w:spacing w:before="48" w:line="193" w:lineRule="auto"/>
              <w:ind w:left="113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</w:rPr>
              <w:t>Уполномоченное лицо:Сюй Юань</w:t>
            </w:r>
          </w:p>
          <w:p w14:paraId="11A98480">
            <w:pPr>
              <w:pStyle w:val="7"/>
              <w:spacing w:before="48" w:line="193" w:lineRule="auto"/>
              <w:ind w:left="113"/>
              <w:rPr>
                <w:rFonts w:hint="eastAsia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</w:rPr>
              <w:t xml:space="preserve">Контактный телефон: 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757-81869861</w:t>
            </w:r>
          </w:p>
          <w:p w14:paraId="06B6461F">
            <w:pPr>
              <w:pStyle w:val="7"/>
              <w:spacing w:before="48" w:line="193" w:lineRule="auto"/>
              <w:ind w:left="113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</w:rPr>
              <w:t>Электронная почта:</w:t>
            </w:r>
            <w:r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sale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8@</w:t>
            </w:r>
            <w:r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oshujian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com</w:t>
            </w:r>
          </w:p>
          <w:p w14:paraId="4EDA48C7">
            <w:pPr>
              <w:spacing w:line="450" w:lineRule="auto"/>
              <w:rPr>
                <w:rFonts w:ascii="Arial"/>
                <w:sz w:val="21"/>
              </w:rPr>
            </w:pPr>
          </w:p>
          <w:p w14:paraId="3B7CC3BD">
            <w:pPr>
              <w:pStyle w:val="7"/>
              <w:spacing w:before="63" w:line="232" w:lineRule="auto"/>
              <w:ind w:left="115"/>
            </w:pPr>
            <w:r>
              <w:t>Сторона С (АГЕНТ): СМАРТЧЭЙ</w:t>
            </w:r>
            <w:r>
              <w:rPr>
                <w:spacing w:val="-1"/>
              </w:rPr>
              <w:t>Н НЕКСУС</w:t>
            </w:r>
          </w:p>
          <w:p w14:paraId="3A9E1D68">
            <w:pPr>
              <w:pStyle w:val="7"/>
              <w:spacing w:before="78" w:line="186" w:lineRule="auto"/>
              <w:ind w:left="109"/>
            </w:pPr>
            <w:r>
              <w:rPr>
                <w:spacing w:val="-1"/>
              </w:rPr>
              <w:t>ЛИМИТЕД</w:t>
            </w:r>
          </w:p>
          <w:p w14:paraId="1DA610D5">
            <w:pPr>
              <w:pStyle w:val="7"/>
              <w:spacing w:before="69" w:line="246" w:lineRule="auto"/>
              <w:ind w:left="111" w:right="342"/>
            </w:pPr>
            <w:r>
              <w:rPr>
                <w:spacing w:val="-1"/>
              </w:rPr>
              <w:t>Юридический адрес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: ПОМЕЩЕНИЕ/КОМНАТА А27,</w:t>
            </w:r>
            <w:r>
              <w:t xml:space="preserve"> ЭТАЖ 24, РИДЖЕНТС ПАРК ПРИНС ИНДАС</w:t>
            </w:r>
            <w:r>
              <w:rPr>
                <w:spacing w:val="-1"/>
              </w:rPr>
              <w:t>ТРИАЛ</w:t>
            </w:r>
            <w:r>
              <w:t xml:space="preserve"> БИЛДИНГ №706, ПРИНС ЭДВАРД РО</w:t>
            </w:r>
            <w:r>
              <w:rPr>
                <w:spacing w:val="-1"/>
              </w:rPr>
              <w:t>АД,</w:t>
            </w:r>
          </w:p>
          <w:p w14:paraId="5F09EF16">
            <w:pPr>
              <w:pStyle w:val="7"/>
              <w:spacing w:line="232" w:lineRule="auto"/>
              <w:ind w:left="111"/>
            </w:pPr>
            <w:r>
              <w:t>ВОСТОЧНЫЙ КОУЛУН, Гонконг, К</w:t>
            </w:r>
            <w:r>
              <w:rPr>
                <w:spacing w:val="-1"/>
              </w:rPr>
              <w:t>НР</w:t>
            </w:r>
          </w:p>
          <w:p w14:paraId="24CC116F">
            <w:pPr>
              <w:pStyle w:val="7"/>
              <w:spacing w:before="75" w:line="186" w:lineRule="auto"/>
              <w:ind w:left="110"/>
            </w:pPr>
            <w:r>
              <w:t>Уполномоченное лицо: Ли Цзянь</w:t>
            </w:r>
            <w:r>
              <w:rPr>
                <w:spacing w:val="-1"/>
              </w:rPr>
              <w:t>вэнь</w:t>
            </w:r>
          </w:p>
          <w:p w14:paraId="5B4A21AD">
            <w:pPr>
              <w:pStyle w:val="7"/>
              <w:spacing w:before="49" w:line="193" w:lineRule="auto"/>
              <w:ind w:left="111"/>
            </w:pPr>
            <w:r>
              <w:t>Контактный телефон: +852-2134</w:t>
            </w:r>
            <w:r>
              <w:rPr>
                <w:spacing w:val="-1"/>
              </w:rPr>
              <w:t>9717</w:t>
            </w:r>
          </w:p>
          <w:p w14:paraId="2812240B">
            <w:pPr>
              <w:pStyle w:val="7"/>
              <w:spacing w:before="33" w:line="240" w:lineRule="auto"/>
              <w:ind w:left="111"/>
              <w:rPr>
                <w:rFonts w:hint="eastAsia" w:eastAsia="宋体" w:cs="Times New Roman"/>
                <w:spacing w:val="-1"/>
                <w:sz w:val="24"/>
                <w:szCs w:val="24"/>
                <w:lang w:val="en-US" w:eastAsia="zh-CN"/>
              </w:rPr>
            </w:pPr>
            <w:r>
              <w:rPr>
                <w:spacing w:val="-1"/>
              </w:rPr>
              <w:t>Электронная почта:</w:t>
            </w:r>
            <w:r>
              <w:rPr>
                <w:spacing w:val="30"/>
                <w:w w:val="101"/>
              </w:rPr>
              <w:t xml:space="preserve"> </w:t>
            </w:r>
            <w:r>
              <w:fldChar w:fldCharType="begin"/>
            </w:r>
            <w:r>
              <w:instrText xml:space="preserve"> HYPERLINK "106442819@qq.com" </w:instrText>
            </w:r>
            <w:r>
              <w:fldChar w:fldCharType="separate"/>
            </w:r>
            <w:r>
              <w:rPr>
                <w:spacing w:val="-1"/>
              </w:rPr>
              <w:t>106442819@qq.com</w:t>
            </w:r>
            <w:r>
              <w:rPr>
                <w:spacing w:val="-1"/>
              </w:rPr>
              <w:fldChar w:fldCharType="end"/>
            </w:r>
          </w:p>
        </w:tc>
      </w:tr>
    </w:tbl>
    <w:p w14:paraId="411D05A6">
      <w:pPr>
        <w:spacing w:before="71" w:line="213" w:lineRule="auto"/>
        <w:ind w:left="3628"/>
        <w:rPr>
          <w:rFonts w:ascii="宋体" w:hAnsi="宋体" w:eastAsia="宋体" w:cs="宋体"/>
          <w:b/>
          <w:bCs/>
          <w:spacing w:val="-2"/>
          <w:sz w:val="22"/>
          <w:szCs w:val="22"/>
        </w:rPr>
      </w:pPr>
    </w:p>
    <w:p w14:paraId="7C862916">
      <w:pPr>
        <w:spacing w:before="71" w:line="213" w:lineRule="auto"/>
        <w:ind w:left="36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b/>
          <w:bCs/>
          <w:spacing w:val="-2"/>
          <w:sz w:val="22"/>
          <w:szCs w:val="22"/>
        </w:rPr>
        <w:t>各方签署</w:t>
      </w:r>
      <w:r>
        <w:rPr>
          <w:rFonts w:ascii="宋体" w:hAnsi="宋体" w:eastAsia="宋体" w:cs="宋体"/>
          <w:spacing w:val="-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  <w:t>ПОДПИСИ СТОРОН</w:t>
      </w:r>
    </w:p>
    <w:p w14:paraId="4842B3B1">
      <w:pPr>
        <w:pStyle w:val="3"/>
        <w:spacing w:line="287" w:lineRule="auto"/>
      </w:pPr>
    </w:p>
    <w:p w14:paraId="353291B3">
      <w:pPr>
        <w:pStyle w:val="3"/>
        <w:spacing w:line="287" w:lineRule="auto"/>
      </w:pPr>
    </w:p>
    <w:p w14:paraId="6515AB13">
      <w:pPr>
        <w:spacing w:line="240" w:lineRule="auto"/>
        <w:ind w:left="0" w:right="0" w:firstLine="0"/>
        <w:rPr>
          <w:rFonts w:hint="eastAsia" w:ascii="Times New Roman" w:hAnsi="Times New Roman" w:eastAsia="宋体" w:cs="Times New Roman"/>
          <w:spacing w:val="-1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pacing w:val="-1"/>
          <w:sz w:val="22"/>
          <w:szCs w:val="22"/>
        </w:rPr>
        <w:t>甲方（盖章）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Сторона А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(Печать)  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val="en-US" w:eastAsia="zh-CN"/>
        </w:rPr>
        <w:t>-----</w:t>
      </w:r>
    </w:p>
    <w:p w14:paraId="607E2C1D">
      <w:pPr>
        <w:spacing w:line="240" w:lineRule="auto"/>
        <w:ind w:left="0" w:right="0" w:firstLine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代表人（签字）</w:t>
      </w:r>
      <w:r>
        <w:rPr>
          <w:rFonts w:ascii="宋体" w:hAnsi="宋体" w:eastAsia="宋体" w:cs="宋体"/>
          <w:spacing w:val="-5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Представитель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(Подпись)</w:t>
      </w:r>
    </w:p>
    <w:p w14:paraId="439E9532">
      <w:pPr>
        <w:pStyle w:val="3"/>
        <w:spacing w:line="278" w:lineRule="auto"/>
      </w:pPr>
    </w:p>
    <w:p w14:paraId="2F39F971">
      <w:pPr>
        <w:pStyle w:val="3"/>
        <w:spacing w:line="278" w:lineRule="auto"/>
      </w:pPr>
    </w:p>
    <w:p w14:paraId="3A04DAA5">
      <w:pPr>
        <w:pStyle w:val="3"/>
        <w:spacing w:line="278" w:lineRule="auto"/>
      </w:pPr>
    </w:p>
    <w:p w14:paraId="4E8B5857">
      <w:pPr>
        <w:pStyle w:val="3"/>
        <w:spacing w:line="278" w:lineRule="auto"/>
      </w:pPr>
    </w:p>
    <w:p w14:paraId="0FA97A60">
      <w:pPr>
        <w:pStyle w:val="3"/>
        <w:spacing w:line="279" w:lineRule="auto"/>
      </w:pPr>
    </w:p>
    <w:p w14:paraId="2B848E6B">
      <w:pPr>
        <w:pStyle w:val="3"/>
        <w:spacing w:line="279" w:lineRule="auto"/>
      </w:pPr>
    </w:p>
    <w:p w14:paraId="7404E82B">
      <w:pPr>
        <w:spacing w:before="72" w:line="213" w:lineRule="auto"/>
        <w:ind w:left="30"/>
        <w:rPr>
          <w:rFonts w:hint="eastAsia" w:ascii="Times New Roman" w:hAnsi="Times New Roman" w:eastAsia="宋体" w:cs="Times New Roman"/>
          <w:spacing w:val="-1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pacing w:val="-1"/>
          <w:sz w:val="22"/>
          <w:szCs w:val="22"/>
        </w:rPr>
        <w:t>乙方（盖章）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Сторона В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(Печать) 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val="en-US" w:eastAsia="zh-CN"/>
        </w:rPr>
        <w:t>------</w:t>
      </w:r>
    </w:p>
    <w:p w14:paraId="4F289C88">
      <w:pPr>
        <w:spacing w:before="214" w:line="213" w:lineRule="auto"/>
        <w:ind w:left="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代表人（签字）</w:t>
      </w:r>
      <w:r>
        <w:rPr>
          <w:rFonts w:ascii="宋体" w:hAnsi="宋体" w:eastAsia="宋体" w:cs="宋体"/>
          <w:spacing w:val="-5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Представитель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(Подпись)</w:t>
      </w:r>
    </w:p>
    <w:p w14:paraId="64133FE6">
      <w:pPr>
        <w:pStyle w:val="3"/>
        <w:spacing w:line="265" w:lineRule="auto"/>
      </w:pPr>
    </w:p>
    <w:p w14:paraId="0B321D3D">
      <w:pPr>
        <w:pStyle w:val="3"/>
        <w:spacing w:line="265" w:lineRule="auto"/>
      </w:pPr>
    </w:p>
    <w:p w14:paraId="1C01EB02">
      <w:pPr>
        <w:pStyle w:val="3"/>
        <w:spacing w:line="266" w:lineRule="auto"/>
      </w:pPr>
    </w:p>
    <w:p w14:paraId="035E569E">
      <w:pPr>
        <w:pStyle w:val="3"/>
        <w:spacing w:line="266" w:lineRule="auto"/>
      </w:pPr>
    </w:p>
    <w:p w14:paraId="7F18D687">
      <w:pPr>
        <w:pStyle w:val="3"/>
        <w:spacing w:line="266" w:lineRule="auto"/>
      </w:pPr>
    </w:p>
    <w:p w14:paraId="64F51BFB">
      <w:pPr>
        <w:pStyle w:val="3"/>
        <w:spacing w:line="266" w:lineRule="auto"/>
      </w:pPr>
    </w:p>
    <w:p w14:paraId="10F2FA26">
      <w:pPr>
        <w:pStyle w:val="3"/>
        <w:spacing w:line="266" w:lineRule="auto"/>
      </w:pPr>
    </w:p>
    <w:p w14:paraId="62165FDE">
      <w:pPr>
        <w:spacing w:before="78" w:line="233" w:lineRule="auto"/>
        <w:ind w:left="7" w:right="4108" w:firstLine="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丙方（盖章）</w:t>
      </w:r>
      <w:r>
        <w:rPr>
          <w:rFonts w:ascii="Times New Roman" w:hAnsi="Times New Roman" w:eastAsia="Times New Roman" w:cs="Times New Roman"/>
          <w:sz w:val="22"/>
          <w:szCs w:val="22"/>
        </w:rPr>
        <w:t>Сторона С</w: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(Печать)  </w:t>
      </w:r>
    </w:p>
    <w:p w14:paraId="40CA8A32">
      <w:pPr>
        <w:spacing w:before="78" w:line="233" w:lineRule="auto"/>
        <w:ind w:left="7" w:right="4108" w:firstLine="5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智鏈通達供應鏈管</w:t>
      </w:r>
      <w:r>
        <w:rPr>
          <w:rFonts w:ascii="宋体" w:hAnsi="宋体" w:eastAsia="宋体" w:cs="宋体"/>
          <w:spacing w:val="-1"/>
          <w:sz w:val="24"/>
          <w:szCs w:val="24"/>
        </w:rPr>
        <w:t>理有限公司</w:t>
      </w:r>
    </w:p>
    <w:p w14:paraId="0CA1B889">
      <w:pPr>
        <w:spacing w:before="78" w:line="233" w:lineRule="auto"/>
        <w:ind w:left="7" w:right="4108" w:firstLine="5"/>
        <w:rPr>
          <w:rFonts w:hint="default" w:ascii="Times New Roman" w:hAnsi="Times New Roman" w:eastAsia="宋体" w:cs="Times New Roman"/>
          <w:spacing w:val="-1"/>
          <w:sz w:val="22"/>
          <w:szCs w:val="22"/>
        </w:rPr>
      </w:pPr>
      <w:r>
        <w:rPr>
          <w:rFonts w:hint="default" w:ascii="Times New Roman" w:hAnsi="Times New Roman" w:eastAsia="宋体" w:cs="Times New Roman"/>
          <w:spacing w:val="-1"/>
          <w:sz w:val="22"/>
          <w:szCs w:val="22"/>
        </w:rPr>
        <w:t>СМАРТЧЭЙН НЕКСУС ЛИМИТЕД</w:t>
      </w:r>
    </w:p>
    <w:p w14:paraId="3ADFB95F">
      <w:pPr>
        <w:spacing w:before="78" w:line="233" w:lineRule="auto"/>
        <w:ind w:left="7" w:right="4108" w:firstLine="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代表人（签字）</w:t>
      </w:r>
      <w:r>
        <w:rPr>
          <w:rFonts w:ascii="宋体" w:hAnsi="宋体" w:eastAsia="宋体" w:cs="宋体"/>
          <w:spacing w:val="-5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Представитель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(Подпись)</w:t>
      </w:r>
    </w:p>
    <w:p w14:paraId="2A7C3DDE">
      <w:pPr>
        <w:pStyle w:val="3"/>
        <w:spacing w:line="450" w:lineRule="auto"/>
      </w:pPr>
    </w:p>
    <w:p w14:paraId="244BAED5">
      <w:pPr>
        <w:rPr>
          <w:rFonts w:hint="default" w:eastAsia="宋体"/>
          <w:sz w:val="24"/>
          <w:szCs w:val="24"/>
          <w:lang w:val="ru-RU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llen" w:date="2026-06-14T20:50:01Z" w:initials="">
    <w:p w14:paraId="733BEF3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请根据已修改的中文相应修改俄语</w:t>
      </w:r>
    </w:p>
  </w:comment>
  <w:comment w:id="1" w:author="Ellen" w:date="2026-06-14T20:49:16Z" w:initials="">
    <w:p w14:paraId="67CE7F8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相应修改俄语</w:t>
      </w:r>
    </w:p>
  </w:comment>
  <w:comment w:id="2" w:author="Ellen" w:date="2026-06-13T21:31:20Z" w:initials="">
    <w:p w14:paraId="36005F1E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见下面4.3条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33BEF3D" w15:done="0"/>
  <w15:commentEx w15:paraId="67CE7F84" w15:done="0"/>
  <w15:commentEx w15:paraId="36005F1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2F414C2-BCC9-4843-8220-F8F015138E4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D1277839-EC90-46ED-9F43-71A644079FB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15AD6"/>
    <w:multiLevelType w:val="singleLevel"/>
    <w:tmpl w:val="AA815AD6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llen">
    <w15:presenceInfo w15:providerId="WPS Office" w15:userId="32962595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06715"/>
    <w:rsid w:val="0A79472F"/>
    <w:rsid w:val="0B6B360C"/>
    <w:rsid w:val="0FE70E80"/>
    <w:rsid w:val="157F35F3"/>
    <w:rsid w:val="21800B85"/>
    <w:rsid w:val="290E3493"/>
    <w:rsid w:val="2D620744"/>
    <w:rsid w:val="31FF6B59"/>
    <w:rsid w:val="32CB0C78"/>
    <w:rsid w:val="3A4A774B"/>
    <w:rsid w:val="40AA30DD"/>
    <w:rsid w:val="41214BFD"/>
    <w:rsid w:val="44AF6792"/>
    <w:rsid w:val="4512626C"/>
    <w:rsid w:val="4A067FD0"/>
    <w:rsid w:val="4F265CEA"/>
    <w:rsid w:val="58C23125"/>
    <w:rsid w:val="5BE00F7E"/>
    <w:rsid w:val="62B948A6"/>
    <w:rsid w:val="63AB07FC"/>
    <w:rsid w:val="640968D3"/>
    <w:rsid w:val="67FC76A6"/>
    <w:rsid w:val="68774E6E"/>
    <w:rsid w:val="6BB33845"/>
    <w:rsid w:val="7E506715"/>
    <w:rsid w:val="B7FF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6">
    <w:name w:val="Hyperlink"/>
    <w:qFormat/>
    <w:uiPriority w:val="0"/>
    <w:rPr>
      <w:color w:val="0000FF"/>
      <w:u w:val="single"/>
    </w:r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4152</Words>
  <Characters>12659</Characters>
  <Lines>0</Lines>
  <Paragraphs>0</Paragraphs>
  <TotalTime>4</TotalTime>
  <ScaleCrop>false</ScaleCrop>
  <LinksUpToDate>false</LinksUpToDate>
  <CharactersWithSpaces>15193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2026-06-05T12:17:00Z</dcterms:created>
  <dc:creator>nana</dc:creator>
  <cp:lastModifiedBy>Ellen</cp:lastModifiedBy>
  <dcterms:modified xsi:type="dcterms:W3CDTF">2026-06-14T13:34:53Z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3760652CCB384FDABE33DBF4AAB73953_13</vt:lpwstr>
  </property>
  <property fmtid="{D5CDD505-2E9C-101B-9397-08002B2CF9AE}" pid="4" name="KSOTemplateDocerSaveRecord">
    <vt:lpwstr>eyJoZGlkIjoiNWFmZDE2OGI3ODhiZmJmMTNiYzZiYjAxMzJhY2E1NzQiLCJ1c2VySWQiOiI5MTI0NjE3MDUifQ==</vt:lpwstr>
  </property>
</Properties>
</file>