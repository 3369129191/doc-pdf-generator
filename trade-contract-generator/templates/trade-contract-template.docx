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7"/>
        <w:tblW w:w="10490" w:type="dxa"/>
        <w:tblInd w:w="-624" w:type="dxa"/>
        <w:tblLayout w:type="fixed"/>
        <w:tblCellMar>
          <w:top w:w="0" w:type="dxa"/>
          <w:left w:w="85" w:type="dxa"/>
          <w:bottom w:w="0" w:type="dxa"/>
          <w:right w:w="85" w:type="dxa"/>
        </w:tblCellMar>
      </w:tblPr>
      <w:tblGrid>
        <w:gridCol w:w="5387"/>
        <w:gridCol w:w="5103"/>
      </w:tblGrid>
      <w:tr w14:paraId="495E15DA">
        <w:tblPrEx>
          <w:tblCellMar>
            <w:top w:w="0" w:type="dxa"/>
            <w:left w:w="85" w:type="dxa"/>
            <w:bottom w:w="0" w:type="dxa"/>
            <w:right w:w="85" w:type="dxa"/>
          </w:tblCellMar>
        </w:tblPrEx>
        <w:trPr>
          <w:trHeight w:val="699" w:hRule="atLeast"/>
        </w:trPr>
        <w:tc>
          <w:tcPr>
            <w:tcW w:w="5387" w:type="dxa"/>
            <w:tcBorders>
              <w:top w:val="single" w:color="auto" w:sz="4" w:space="0"/>
              <w:left w:val="single" w:color="auto" w:sz="4" w:space="0"/>
              <w:bottom w:val="single" w:color="auto" w:sz="4" w:space="0"/>
              <w:right w:val="single" w:color="auto" w:sz="4" w:space="0"/>
            </w:tcBorders>
            <w:shd w:val="clear" w:color="auto" w:fill="BFBFBF"/>
            <w:noWrap w:val="0"/>
            <w:vAlign w:val="center"/>
          </w:tcPr>
          <w:p w14:paraId="3CF1FFA5">
            <w:pPr>
              <w:pStyle w:val="5"/>
              <w:keepLines/>
              <w:spacing w:before="0" w:after="0"/>
              <w:contextualSpacing/>
              <w:jc w:val="center"/>
              <w:rPr>
                <w:rFonts w:ascii="Times New Roman" w:hAnsi="Times New Roman"/>
                <w:color w:val="000000"/>
                <w:sz w:val="22"/>
                <w:szCs w:val="22"/>
                <w:lang w:val="en-US"/>
              </w:rPr>
            </w:pPr>
            <w:r>
              <w:rPr>
                <w:rFonts w:ascii="Times New Roman" w:hAnsi="Times New Roman"/>
                <w:color w:val="000000"/>
                <w:sz w:val="22"/>
                <w:szCs w:val="22"/>
                <w:lang w:val="ru-RU"/>
              </w:rPr>
              <w:t xml:space="preserve">Контракт № </w:t>
            </w:r>
            <w:r>
              <w:rPr>
                <w:rFonts w:ascii="Times New Roman" w:hAnsi="Times New Roman"/>
                <w:color w:val="000000"/>
                <w:sz w:val="22"/>
                <w:szCs w:val="22"/>
                <w:highlight w:val="yellow"/>
                <w:rPrChange w:id="0" w:author="Felix阿星" w:date="2026-06-17T10:46:21Z">
                  <w:rPr>
                    <w:rFonts w:ascii="Times New Roman" w:hAnsi="Times New Roman"/>
                    <w:color w:val="000000"/>
                    <w:sz w:val="22"/>
                    <w:szCs w:val="22"/>
                  </w:rPr>
                </w:rPrChange>
              </w:rPr>
              <w:t>GOF-</w:t>
            </w:r>
            <w:r>
              <w:rPr>
                <w:rFonts w:ascii="Times New Roman" w:hAnsi="Times New Roman"/>
                <w:color w:val="000000"/>
                <w:sz w:val="22"/>
                <w:szCs w:val="22"/>
                <w:highlight w:val="yellow"/>
                <w:lang w:val="ru-RU"/>
                <w:rPrChange w:id="1" w:author="Felix阿星" w:date="2026-06-17T10:46:21Z">
                  <w:rPr>
                    <w:rFonts w:ascii="Times New Roman" w:hAnsi="Times New Roman"/>
                    <w:color w:val="000000"/>
                    <w:sz w:val="22"/>
                    <w:szCs w:val="22"/>
                    <w:lang w:val="ru-RU"/>
                  </w:rPr>
                </w:rPrChange>
              </w:rPr>
              <w:t>04</w:t>
            </w:r>
            <w:r>
              <w:rPr>
                <w:rFonts w:ascii="Times New Roman" w:hAnsi="Times New Roman"/>
                <w:color w:val="000000"/>
                <w:sz w:val="22"/>
                <w:szCs w:val="22"/>
                <w:highlight w:val="yellow"/>
                <w:rPrChange w:id="2" w:author="Felix阿星" w:date="2026-06-17T10:46:21Z">
                  <w:rPr>
                    <w:rFonts w:ascii="Times New Roman" w:hAnsi="Times New Roman"/>
                    <w:color w:val="000000"/>
                    <w:sz w:val="22"/>
                    <w:szCs w:val="22"/>
                  </w:rPr>
                </w:rPrChange>
              </w:rPr>
              <w:t>/</w:t>
            </w:r>
            <w:r>
              <w:rPr>
                <w:rFonts w:ascii="Times New Roman" w:hAnsi="Times New Roman"/>
                <w:color w:val="000000"/>
                <w:sz w:val="22"/>
                <w:szCs w:val="22"/>
                <w:highlight w:val="yellow"/>
                <w:lang w:val="ru-RU"/>
                <w:rPrChange w:id="3" w:author="Felix阿星" w:date="2026-06-17T10:46:21Z">
                  <w:rPr>
                    <w:rFonts w:ascii="Times New Roman" w:hAnsi="Times New Roman"/>
                    <w:color w:val="000000"/>
                    <w:sz w:val="22"/>
                    <w:szCs w:val="22"/>
                    <w:lang w:val="ru-RU"/>
                  </w:rPr>
                </w:rPrChange>
              </w:rPr>
              <w:t>06</w:t>
            </w:r>
            <w:r>
              <w:rPr>
                <w:rFonts w:ascii="Times New Roman" w:hAnsi="Times New Roman"/>
                <w:color w:val="000000"/>
                <w:sz w:val="22"/>
                <w:szCs w:val="22"/>
                <w:highlight w:val="yellow"/>
                <w:rPrChange w:id="4" w:author="Felix阿星" w:date="2026-06-17T10:46:21Z">
                  <w:rPr>
                    <w:rFonts w:ascii="Times New Roman" w:hAnsi="Times New Roman"/>
                    <w:color w:val="000000"/>
                    <w:sz w:val="22"/>
                    <w:szCs w:val="22"/>
                  </w:rPr>
                </w:rPrChange>
              </w:rPr>
              <w:t>-2</w:t>
            </w:r>
            <w:r>
              <w:rPr>
                <w:rFonts w:ascii="Times New Roman" w:hAnsi="Times New Roman"/>
                <w:color w:val="000000"/>
                <w:sz w:val="22"/>
                <w:szCs w:val="22"/>
                <w:highlight w:val="yellow"/>
                <w:lang w:val="ru-RU"/>
                <w:rPrChange w:id="5" w:author="Felix阿星" w:date="2026-06-17T10:46:21Z">
                  <w:rPr>
                    <w:rFonts w:ascii="Times New Roman" w:hAnsi="Times New Roman"/>
                    <w:color w:val="000000"/>
                    <w:sz w:val="22"/>
                    <w:szCs w:val="22"/>
                    <w:lang w:val="ru-RU"/>
                  </w:rPr>
                </w:rPrChange>
              </w:rPr>
              <w:t>6</w:t>
            </w:r>
            <w:r>
              <w:rPr>
                <w:rFonts w:ascii="Times New Roman" w:hAnsi="Times New Roman"/>
                <w:color w:val="000000"/>
                <w:sz w:val="22"/>
                <w:szCs w:val="22"/>
                <w:highlight w:val="yellow"/>
                <w:rPrChange w:id="6" w:author="Felix阿星" w:date="2026-06-17T10:46:21Z">
                  <w:rPr>
                    <w:rFonts w:ascii="Times New Roman" w:hAnsi="Times New Roman"/>
                    <w:color w:val="000000"/>
                    <w:sz w:val="22"/>
                    <w:szCs w:val="22"/>
                  </w:rPr>
                </w:rPrChange>
              </w:rPr>
              <w:t>-CHN</w:t>
            </w:r>
          </w:p>
          <w:p w14:paraId="0C634A4E">
            <w:pPr>
              <w:pStyle w:val="5"/>
              <w:keepLines/>
              <w:spacing w:before="0" w:after="0"/>
              <w:contextualSpacing/>
              <w:rPr>
                <w:rFonts w:ascii="Times New Roman" w:hAnsi="Times New Roman"/>
                <w:color w:val="000000"/>
                <w:sz w:val="22"/>
                <w:szCs w:val="22"/>
                <w:lang w:val="en-US"/>
              </w:rPr>
            </w:pPr>
          </w:p>
        </w:tc>
        <w:tc>
          <w:tcPr>
            <w:tcW w:w="5103" w:type="dxa"/>
            <w:tcBorders>
              <w:top w:val="single" w:color="auto" w:sz="4" w:space="0"/>
              <w:left w:val="single" w:color="auto" w:sz="4" w:space="0"/>
              <w:bottom w:val="single" w:color="auto" w:sz="4" w:space="0"/>
              <w:right w:val="single" w:color="auto" w:sz="4" w:space="0"/>
            </w:tcBorders>
            <w:shd w:val="clear" w:color="auto" w:fill="BFBFBF"/>
            <w:noWrap w:val="0"/>
            <w:vAlign w:val="center"/>
          </w:tcPr>
          <w:p w14:paraId="4927211B">
            <w:pPr>
              <w:pStyle w:val="5"/>
              <w:keepLines/>
              <w:spacing w:before="0" w:after="0"/>
              <w:contextualSpacing/>
              <w:jc w:val="center"/>
              <w:rPr>
                <w:rFonts w:ascii="Times New Roman" w:hAnsi="Times New Roman"/>
                <w:color w:val="000000"/>
                <w:sz w:val="22"/>
                <w:szCs w:val="22"/>
                <w:lang w:val="ru-RU"/>
              </w:rPr>
            </w:pPr>
          </w:p>
          <w:p w14:paraId="29056517">
            <w:pPr>
              <w:keepNext/>
              <w:keepLines/>
              <w:jc w:val="center"/>
              <w:rPr>
                <w:rFonts w:ascii="Times New Roman" w:hAnsi="Times New Roman"/>
                <w:b/>
                <w:color w:val="000000"/>
                <w:sz w:val="22"/>
                <w:szCs w:val="22"/>
                <w:lang w:val="en-US"/>
              </w:rPr>
            </w:pPr>
            <w:r>
              <w:rPr>
                <w:rFonts w:ascii="Times New Roman" w:hAnsi="Times New Roman"/>
                <w:b/>
                <w:color w:val="000000"/>
                <w:sz w:val="22"/>
                <w:szCs w:val="22"/>
                <w:lang w:val="en-US"/>
              </w:rPr>
              <w:t xml:space="preserve">Contract № </w:t>
            </w:r>
            <w:r>
              <w:rPr>
                <w:rFonts w:ascii="Times New Roman" w:hAnsi="Times New Roman" w:cs="Times New Roman"/>
                <w:b/>
                <w:color w:val="000000"/>
                <w:sz w:val="22"/>
                <w:szCs w:val="22"/>
                <w:highlight w:val="yellow"/>
                <w:lang w:val="en-GB"/>
                <w:rPrChange w:id="7" w:author="Felix阿星" w:date="2026-06-17T10:46:27Z">
                  <w:rPr>
                    <w:rFonts w:ascii="Times New Roman" w:hAnsi="Times New Roman" w:cs="Times New Roman"/>
                    <w:b/>
                    <w:color w:val="000000"/>
                    <w:sz w:val="22"/>
                    <w:szCs w:val="22"/>
                    <w:lang w:val="en-GB"/>
                  </w:rPr>
                </w:rPrChange>
              </w:rPr>
              <w:t>GOF-</w:t>
            </w:r>
            <w:r>
              <w:rPr>
                <w:rFonts w:ascii="Times New Roman" w:hAnsi="Times New Roman" w:cs="Times New Roman"/>
                <w:b/>
                <w:color w:val="000000"/>
                <w:sz w:val="22"/>
                <w:szCs w:val="22"/>
                <w:highlight w:val="yellow"/>
                <w:rPrChange w:id="8" w:author="Felix阿星" w:date="2026-06-17T10:46:27Z">
                  <w:rPr>
                    <w:rFonts w:ascii="Times New Roman" w:hAnsi="Times New Roman" w:cs="Times New Roman"/>
                    <w:b/>
                    <w:color w:val="000000"/>
                    <w:sz w:val="22"/>
                    <w:szCs w:val="22"/>
                  </w:rPr>
                </w:rPrChange>
              </w:rPr>
              <w:t>04</w:t>
            </w:r>
            <w:r>
              <w:rPr>
                <w:rFonts w:ascii="Times New Roman" w:hAnsi="Times New Roman" w:cs="Times New Roman"/>
                <w:b/>
                <w:color w:val="000000"/>
                <w:sz w:val="22"/>
                <w:szCs w:val="22"/>
                <w:highlight w:val="yellow"/>
                <w:lang w:val="en-GB"/>
                <w:rPrChange w:id="9" w:author="Felix阿星" w:date="2026-06-17T10:46:27Z">
                  <w:rPr>
                    <w:rFonts w:ascii="Times New Roman" w:hAnsi="Times New Roman" w:cs="Times New Roman"/>
                    <w:b/>
                    <w:color w:val="000000"/>
                    <w:sz w:val="22"/>
                    <w:szCs w:val="22"/>
                    <w:lang w:val="en-GB"/>
                  </w:rPr>
                </w:rPrChange>
              </w:rPr>
              <w:t>/0</w:t>
            </w:r>
            <w:r>
              <w:rPr>
                <w:rFonts w:ascii="Times New Roman" w:hAnsi="Times New Roman" w:cs="Times New Roman"/>
                <w:b/>
                <w:color w:val="000000"/>
                <w:sz w:val="22"/>
                <w:szCs w:val="22"/>
                <w:highlight w:val="yellow"/>
                <w:rPrChange w:id="10" w:author="Felix阿星" w:date="2026-06-17T10:46:27Z">
                  <w:rPr>
                    <w:rFonts w:ascii="Times New Roman" w:hAnsi="Times New Roman" w:cs="Times New Roman"/>
                    <w:b/>
                    <w:color w:val="000000"/>
                    <w:sz w:val="22"/>
                    <w:szCs w:val="22"/>
                  </w:rPr>
                </w:rPrChange>
              </w:rPr>
              <w:t>6</w:t>
            </w:r>
            <w:r>
              <w:rPr>
                <w:rFonts w:ascii="Times New Roman" w:hAnsi="Times New Roman" w:cs="Times New Roman"/>
                <w:b/>
                <w:color w:val="000000"/>
                <w:sz w:val="22"/>
                <w:szCs w:val="22"/>
                <w:highlight w:val="yellow"/>
                <w:lang w:val="en-GB"/>
                <w:rPrChange w:id="11" w:author="Felix阿星" w:date="2026-06-17T10:46:27Z">
                  <w:rPr>
                    <w:rFonts w:ascii="Times New Roman" w:hAnsi="Times New Roman" w:cs="Times New Roman"/>
                    <w:b/>
                    <w:color w:val="000000"/>
                    <w:sz w:val="22"/>
                    <w:szCs w:val="22"/>
                    <w:lang w:val="en-GB"/>
                  </w:rPr>
                </w:rPrChange>
              </w:rPr>
              <w:t>-26-CHN</w:t>
            </w:r>
          </w:p>
          <w:p w14:paraId="0AA059AC">
            <w:pPr>
              <w:pStyle w:val="5"/>
              <w:keepLines/>
              <w:spacing w:before="0" w:after="0"/>
              <w:contextualSpacing/>
              <w:jc w:val="center"/>
              <w:rPr>
                <w:rFonts w:ascii="Times New Roman" w:hAnsi="Times New Roman"/>
                <w:color w:val="000000"/>
                <w:sz w:val="22"/>
                <w:szCs w:val="22"/>
                <w:lang w:val="en-US"/>
              </w:rPr>
            </w:pPr>
          </w:p>
          <w:p w14:paraId="1C1477A7">
            <w:pPr>
              <w:pStyle w:val="5"/>
              <w:keepLines/>
              <w:spacing w:before="0" w:after="0"/>
              <w:contextualSpacing/>
              <w:jc w:val="center"/>
              <w:rPr>
                <w:rFonts w:ascii="Times New Roman" w:hAnsi="Times New Roman"/>
                <w:color w:val="000000"/>
                <w:sz w:val="22"/>
                <w:szCs w:val="22"/>
                <w:lang w:val="en-US"/>
              </w:rPr>
            </w:pPr>
          </w:p>
        </w:tc>
      </w:tr>
      <w:tr w14:paraId="5CDF989B">
        <w:tblPrEx>
          <w:tblCellMar>
            <w:top w:w="0" w:type="dxa"/>
            <w:left w:w="85" w:type="dxa"/>
            <w:bottom w:w="0" w:type="dxa"/>
            <w:right w:w="85" w:type="dxa"/>
          </w:tblCellMar>
        </w:tblPrEx>
        <w:trPr>
          <w:trHeight w:val="2009" w:hRule="atLeast"/>
        </w:trPr>
        <w:tc>
          <w:tcPr>
            <w:tcW w:w="5387" w:type="dxa"/>
            <w:tcBorders>
              <w:top w:val="single" w:color="auto" w:sz="4" w:space="0"/>
              <w:left w:val="single" w:color="auto" w:sz="4" w:space="0"/>
              <w:bottom w:val="single" w:color="auto" w:sz="4" w:space="0"/>
              <w:right w:val="single" w:color="auto" w:sz="4" w:space="0"/>
            </w:tcBorders>
            <w:noWrap w:val="0"/>
            <w:vAlign w:val="top"/>
          </w:tcPr>
          <w:p w14:paraId="2ABC42B5">
            <w:pPr>
              <w:keepNext/>
              <w:keepLines/>
              <w:contextualSpacing/>
              <w:jc w:val="right"/>
              <w:rPr>
                <w:rFonts w:ascii="Times New Roman" w:hAnsi="Times New Roman" w:cs="Times New Roman"/>
                <w:color w:val="000000"/>
                <w:sz w:val="22"/>
                <w:szCs w:val="22"/>
              </w:rPr>
            </w:pPr>
          </w:p>
          <w:p w14:paraId="45C24D11">
            <w:pPr>
              <w:keepNext/>
              <w:keepLines/>
              <w:contextualSpacing/>
              <w:jc w:val="right"/>
              <w:rPr>
                <w:rFonts w:ascii="Times New Roman" w:hAnsi="Times New Roman" w:cs="Times New Roman"/>
                <w:color w:val="000000"/>
                <w:sz w:val="22"/>
                <w:szCs w:val="22"/>
                <w:highlight w:val="yellow"/>
                <w:rPrChange w:id="12" w:author="Felix阿星" w:date="2026-06-17T10:46:31Z">
                  <w:rPr>
                    <w:rFonts w:ascii="Times New Roman" w:hAnsi="Times New Roman" w:cs="Times New Roman"/>
                    <w:color w:val="000000"/>
                    <w:sz w:val="22"/>
                    <w:szCs w:val="22"/>
                  </w:rPr>
                </w:rPrChange>
              </w:rPr>
            </w:pPr>
            <w:r>
              <w:rPr>
                <w:rFonts w:ascii="Times New Roman" w:hAnsi="Times New Roman" w:cs="Times New Roman"/>
                <w:color w:val="000000"/>
                <w:sz w:val="22"/>
                <w:szCs w:val="22"/>
                <w:highlight w:val="yellow"/>
                <w:rPrChange w:id="13" w:author="Felix阿星" w:date="2026-06-17T10:46:31Z">
                  <w:rPr>
                    <w:rFonts w:ascii="Times New Roman" w:hAnsi="Times New Roman" w:cs="Times New Roman"/>
                    <w:color w:val="000000"/>
                    <w:sz w:val="22"/>
                    <w:szCs w:val="22"/>
                  </w:rPr>
                </w:rPrChange>
              </w:rPr>
              <w:t>«</w:t>
            </w:r>
            <w:r>
              <w:rPr>
                <w:rFonts w:ascii="Times New Roman" w:hAnsi="Times New Roman" w:cs="Times New Roman"/>
                <w:b/>
                <w:color w:val="000000"/>
                <w:sz w:val="22"/>
                <w:szCs w:val="22"/>
                <w:highlight w:val="yellow"/>
                <w:rPrChange w:id="14" w:author="Felix阿星" w:date="2026-06-17T10:46:31Z">
                  <w:rPr>
                    <w:rFonts w:ascii="Times New Roman" w:hAnsi="Times New Roman" w:cs="Times New Roman"/>
                    <w:b/>
                    <w:color w:val="000000"/>
                    <w:sz w:val="22"/>
                    <w:szCs w:val="22"/>
                  </w:rPr>
                </w:rPrChange>
              </w:rPr>
              <w:t>04» июня 2026 г</w:t>
            </w:r>
            <w:r>
              <w:rPr>
                <w:rFonts w:ascii="Times New Roman" w:hAnsi="Times New Roman" w:cs="Times New Roman"/>
                <w:color w:val="000000"/>
                <w:sz w:val="22"/>
                <w:szCs w:val="22"/>
                <w:highlight w:val="yellow"/>
                <w:rPrChange w:id="15" w:author="Felix阿星" w:date="2026-06-17T10:46:31Z">
                  <w:rPr>
                    <w:rFonts w:ascii="Times New Roman" w:hAnsi="Times New Roman" w:cs="Times New Roman"/>
                    <w:color w:val="000000"/>
                    <w:sz w:val="22"/>
                    <w:szCs w:val="22"/>
                  </w:rPr>
                </w:rPrChange>
              </w:rPr>
              <w:t>.</w:t>
            </w:r>
          </w:p>
          <w:p w14:paraId="02BACD83">
            <w:pPr>
              <w:keepNext/>
              <w:keepLines/>
              <w:contextualSpacing/>
              <w:jc w:val="right"/>
              <w:rPr>
                <w:rFonts w:ascii="Times New Roman" w:hAnsi="Times New Roman" w:cs="Times New Roman"/>
                <w:color w:val="000000"/>
                <w:sz w:val="22"/>
                <w:szCs w:val="22"/>
              </w:rPr>
            </w:pPr>
          </w:p>
          <w:p w14:paraId="630563AA">
            <w:pPr>
              <w:pStyle w:val="49"/>
              <w:keepNext/>
              <w:keepLines/>
              <w:jc w:val="both"/>
              <w:rPr>
                <w:rFonts w:ascii="Times New Roman" w:hAnsi="Times New Roman" w:cs="Times New Roman"/>
                <w:sz w:val="22"/>
                <w:szCs w:val="22"/>
              </w:rPr>
            </w:pPr>
            <w:r>
              <w:rPr>
                <w:rFonts w:ascii="Times New Roman" w:hAnsi="Times New Roman" w:cs="Times New Roman"/>
                <w:b/>
                <w:sz w:val="22"/>
                <w:szCs w:val="22"/>
              </w:rPr>
              <w:t xml:space="preserve">Компания </w:t>
            </w:r>
            <w:r>
              <w:rPr>
                <w:rFonts w:ascii="Times New Roman" w:hAnsi="Times New Roman" w:cs="Times New Roman"/>
                <w:b/>
                <w:sz w:val="22"/>
                <w:szCs w:val="22"/>
                <w:highlight w:val="yellow"/>
                <w:rPrChange w:id="16" w:author="Felix阿星" w:date="2026-06-17T10:47:21Z">
                  <w:rPr>
                    <w:rFonts w:ascii="Times New Roman" w:hAnsi="Times New Roman" w:cs="Times New Roman"/>
                    <w:b/>
                    <w:sz w:val="22"/>
                    <w:szCs w:val="22"/>
                  </w:rPr>
                </w:rPrChange>
              </w:rPr>
              <w:t>GUANGDONG OSHUJIAN FURNITURE CO., LTD,</w:t>
            </w:r>
            <w:r>
              <w:rPr>
                <w:rFonts w:ascii="Times New Roman" w:hAnsi="Times New Roman" w:cs="Times New Roman"/>
                <w:b/>
                <w:sz w:val="22"/>
                <w:szCs w:val="22"/>
              </w:rPr>
              <w:t xml:space="preserve"> </w:t>
            </w:r>
            <w:r>
              <w:rPr>
                <w:rFonts w:ascii="Times New Roman" w:hAnsi="Times New Roman" w:cs="Times New Roman"/>
                <w:sz w:val="22"/>
                <w:szCs w:val="22"/>
              </w:rPr>
              <w:t>учрежденная и действующая по законодательству Китайской Народной Республики, именуемая в дальнейшем</w:t>
            </w:r>
            <w:r>
              <w:rPr>
                <w:rFonts w:ascii="Times New Roman" w:hAnsi="Times New Roman" w:cs="Times New Roman"/>
                <w:b/>
                <w:sz w:val="22"/>
                <w:szCs w:val="22"/>
              </w:rPr>
              <w:t xml:space="preserve"> «</w:t>
            </w:r>
            <w:r>
              <w:rPr>
                <w:rFonts w:ascii="Times New Roman" w:hAnsi="Times New Roman" w:cs="Times New Roman"/>
                <w:b/>
                <w:sz w:val="22"/>
                <w:szCs w:val="22"/>
              </w:rPr>
              <w:t>Продавец</w:t>
            </w:r>
            <w:r>
              <w:rPr>
                <w:rFonts w:ascii="Times New Roman" w:hAnsi="Times New Roman" w:cs="Times New Roman"/>
                <w:b/>
                <w:sz w:val="22"/>
                <w:szCs w:val="22"/>
              </w:rPr>
              <w:t xml:space="preserve">», </w:t>
            </w:r>
            <w:r>
              <w:rPr>
                <w:rFonts w:ascii="Times New Roman" w:hAnsi="Times New Roman" w:cs="Times New Roman"/>
                <w:sz w:val="22"/>
                <w:szCs w:val="22"/>
              </w:rPr>
              <w:t xml:space="preserve">в лице </w:t>
            </w:r>
            <w:r>
              <w:rPr>
                <w:rFonts w:ascii="Times New Roman" w:hAnsi="Times New Roman" w:cs="Times New Roman"/>
                <w:b/>
                <w:sz w:val="22"/>
                <w:szCs w:val="22"/>
              </w:rPr>
              <w:t xml:space="preserve">Генерального директора </w:t>
            </w:r>
            <w:r>
              <w:rPr>
                <w:rFonts w:ascii="Times New Roman" w:hAnsi="Times New Roman" w:cs="Times New Roman"/>
                <w:b/>
                <w:sz w:val="22"/>
                <w:szCs w:val="22"/>
                <w:highlight w:val="yellow"/>
                <w:rPrChange w:id="17" w:author="Felix阿星" w:date="2026-06-17T10:47:41Z">
                  <w:rPr>
                    <w:rFonts w:ascii="Times New Roman" w:hAnsi="Times New Roman" w:cs="Times New Roman"/>
                    <w:b/>
                    <w:sz w:val="22"/>
                    <w:szCs w:val="22"/>
                  </w:rPr>
                </w:rPrChange>
              </w:rPr>
              <w:t>Сюй Юань</w:t>
            </w:r>
            <w:r>
              <w:rPr>
                <w:rFonts w:ascii="Times New Roman" w:hAnsi="Times New Roman" w:cs="Times New Roman"/>
                <w:sz w:val="22"/>
                <w:szCs w:val="22"/>
              </w:rPr>
              <w:t>, действующего на основании Устава, с одной стороны, и</w:t>
            </w:r>
            <w:r>
              <w:rPr>
                <w:rFonts w:ascii="Times New Roman" w:hAnsi="Times New Roman" w:cs="Times New Roman"/>
                <w:b/>
                <w:sz w:val="22"/>
                <w:szCs w:val="22"/>
              </w:rPr>
              <w:t xml:space="preserve"> </w:t>
            </w:r>
            <w:r>
              <w:rPr>
                <w:rFonts w:ascii="Times New Roman" w:hAnsi="Times New Roman" w:cs="Times New Roman"/>
                <w:b/>
                <w:sz w:val="22"/>
                <w:szCs w:val="22"/>
                <w:highlight w:val="yellow"/>
                <w:rPrChange w:id="18" w:author="Felix阿星" w:date="2026-06-17T10:48:02Z">
                  <w:rPr>
                    <w:rFonts w:ascii="Times New Roman" w:hAnsi="Times New Roman" w:cs="Times New Roman"/>
                    <w:b/>
                    <w:sz w:val="22"/>
                    <w:szCs w:val="22"/>
                  </w:rPr>
                </w:rPrChange>
              </w:rPr>
              <w:t>Общество с ограниченной ответственностью «Торговый Дом ЭЙРФЛОТ ТЕХНИКС»</w:t>
            </w:r>
            <w:r>
              <w:rPr>
                <w:rFonts w:ascii="Times New Roman" w:hAnsi="Times New Roman" w:cs="Times New Roman"/>
                <w:b/>
                <w:sz w:val="22"/>
                <w:szCs w:val="22"/>
              </w:rPr>
              <w:t xml:space="preserve">, </w:t>
            </w:r>
            <w:r>
              <w:rPr>
                <w:rFonts w:ascii="Times New Roman" w:hAnsi="Times New Roman" w:cs="Times New Roman"/>
                <w:sz w:val="22"/>
                <w:szCs w:val="22"/>
              </w:rPr>
              <w:t>учрежденное и действующее по законодательству Российской Федерации, именуемое в дальнейшем</w:t>
            </w:r>
            <w:r>
              <w:rPr>
                <w:rFonts w:ascii="Times New Roman" w:hAnsi="Times New Roman" w:cs="Times New Roman"/>
                <w:b/>
                <w:sz w:val="22"/>
                <w:szCs w:val="22"/>
              </w:rPr>
              <w:t xml:space="preserve"> «</w:t>
            </w:r>
            <w:r>
              <w:rPr>
                <w:rFonts w:ascii="Times New Roman" w:hAnsi="Times New Roman" w:cs="Times New Roman"/>
                <w:b/>
                <w:sz w:val="22"/>
                <w:szCs w:val="22"/>
              </w:rPr>
              <w:t>Покупатель</w:t>
            </w:r>
            <w:r>
              <w:rPr>
                <w:rFonts w:ascii="Times New Roman" w:hAnsi="Times New Roman" w:cs="Times New Roman"/>
                <w:b/>
                <w:sz w:val="22"/>
                <w:szCs w:val="22"/>
              </w:rPr>
              <w:t xml:space="preserve">», </w:t>
            </w:r>
            <w:r>
              <w:rPr>
                <w:rFonts w:ascii="Times New Roman" w:hAnsi="Times New Roman" w:cs="Times New Roman"/>
                <w:sz w:val="22"/>
                <w:szCs w:val="22"/>
              </w:rPr>
              <w:t xml:space="preserve">в лице Генерального директора </w:t>
            </w:r>
            <w:r>
              <w:rPr>
                <w:rFonts w:ascii="Times New Roman" w:hAnsi="Times New Roman" w:cs="Times New Roman"/>
                <w:b/>
                <w:sz w:val="22"/>
                <w:szCs w:val="22"/>
                <w:highlight w:val="yellow"/>
                <w:rPrChange w:id="19" w:author="Felix阿星" w:date="2026-06-17T10:48:15Z">
                  <w:rPr>
                    <w:rFonts w:ascii="Times New Roman" w:hAnsi="Times New Roman" w:cs="Times New Roman"/>
                    <w:b/>
                    <w:sz w:val="22"/>
                    <w:szCs w:val="22"/>
                  </w:rPr>
                </w:rPrChange>
              </w:rPr>
              <w:t>Журавлёва Сергея Владимировича</w:t>
            </w:r>
            <w:r>
              <w:rPr>
                <w:rFonts w:ascii="Times New Roman" w:hAnsi="Times New Roman" w:cs="Times New Roman"/>
                <w:sz w:val="22"/>
                <w:szCs w:val="22"/>
              </w:rPr>
              <w:t>, действующего на основании Устава, с другой стороны, вместе именуемые «Стороны», заключили настоящий Контракт (далее –</w:t>
            </w:r>
            <w:r>
              <w:rPr>
                <w:rFonts w:ascii="Times New Roman" w:hAnsi="Times New Roman" w:cs="Times New Roman"/>
                <w:b/>
                <w:sz w:val="22"/>
                <w:szCs w:val="22"/>
              </w:rPr>
              <w:t xml:space="preserve"> «Контракт»)</w:t>
            </w:r>
            <w:r>
              <w:rPr>
                <w:rFonts w:ascii="Times New Roman" w:hAnsi="Times New Roman" w:cs="Times New Roman"/>
                <w:sz w:val="22"/>
                <w:szCs w:val="22"/>
              </w:rPr>
              <w:t xml:space="preserve"> о нижеследующем:</w:t>
            </w:r>
          </w:p>
        </w:tc>
        <w:tc>
          <w:tcPr>
            <w:tcW w:w="5103" w:type="dxa"/>
            <w:tcBorders>
              <w:top w:val="single" w:color="auto" w:sz="4" w:space="0"/>
              <w:left w:val="single" w:color="auto" w:sz="4" w:space="0"/>
              <w:bottom w:val="single" w:color="auto" w:sz="4" w:space="0"/>
              <w:right w:val="single" w:color="auto" w:sz="4" w:space="0"/>
            </w:tcBorders>
            <w:noWrap w:val="0"/>
            <w:vAlign w:val="top"/>
          </w:tcPr>
          <w:p w14:paraId="52A047E9">
            <w:pPr>
              <w:keepNext/>
              <w:keepLines/>
              <w:ind w:right="95"/>
              <w:contextualSpacing/>
              <w:jc w:val="right"/>
              <w:rPr>
                <w:rFonts w:ascii="Times New Roman" w:hAnsi="Times New Roman" w:cs="Times New Roman"/>
                <w:color w:val="000000"/>
                <w:sz w:val="22"/>
                <w:szCs w:val="22"/>
              </w:rPr>
            </w:pPr>
          </w:p>
          <w:p w14:paraId="1EBF49BE">
            <w:pPr>
              <w:keepNext/>
              <w:keepLines/>
              <w:tabs>
                <w:tab w:val="left" w:pos="3295"/>
              </w:tabs>
              <w:contextualSpacing/>
              <w:jc w:val="right"/>
              <w:rPr>
                <w:rFonts w:ascii="Times New Roman" w:hAnsi="Times New Roman" w:cs="Times New Roman"/>
                <w:b/>
                <w:color w:val="000000"/>
                <w:sz w:val="22"/>
                <w:szCs w:val="22"/>
                <w:lang w:val="en-US"/>
              </w:rPr>
            </w:pPr>
            <w:r>
              <w:rPr>
                <w:rFonts w:ascii="Times New Roman" w:hAnsi="Times New Roman" w:cs="Times New Roman"/>
                <w:b/>
                <w:color w:val="000000"/>
                <w:sz w:val="22"/>
                <w:szCs w:val="22"/>
                <w:highlight w:val="yellow"/>
                <w:lang w:val="en-US"/>
                <w:rPrChange w:id="20" w:author="Felix阿星" w:date="2026-06-17T10:46:35Z">
                  <w:rPr>
                    <w:rFonts w:ascii="Times New Roman" w:hAnsi="Times New Roman" w:cs="Times New Roman"/>
                    <w:b/>
                    <w:color w:val="000000"/>
                    <w:sz w:val="22"/>
                    <w:szCs w:val="22"/>
                    <w:lang w:val="en-US"/>
                  </w:rPr>
                </w:rPrChange>
              </w:rPr>
              <w:t>June 4</w:t>
            </w:r>
            <w:r>
              <w:rPr>
                <w:rFonts w:ascii="Times New Roman" w:hAnsi="Times New Roman" w:cs="Times New Roman"/>
                <w:b/>
                <w:color w:val="000000"/>
                <w:sz w:val="22"/>
                <w:szCs w:val="22"/>
                <w:highlight w:val="yellow"/>
                <w:lang w:val="en-US" w:eastAsia="zh-CN"/>
                <w:rPrChange w:id="21" w:author="Felix阿星" w:date="2026-06-17T10:46:35Z">
                  <w:rPr>
                    <w:rFonts w:ascii="Times New Roman" w:hAnsi="Times New Roman" w:cs="Times New Roman"/>
                    <w:b/>
                    <w:color w:val="000000"/>
                    <w:sz w:val="22"/>
                    <w:szCs w:val="22"/>
                    <w:lang w:val="en-US" w:eastAsia="zh-CN"/>
                  </w:rPr>
                </w:rPrChange>
              </w:rPr>
              <w:t xml:space="preserve">, </w:t>
            </w:r>
            <w:r>
              <w:rPr>
                <w:rFonts w:ascii="Times New Roman" w:hAnsi="Times New Roman" w:cs="Times New Roman"/>
                <w:b/>
                <w:color w:val="000000"/>
                <w:sz w:val="22"/>
                <w:szCs w:val="22"/>
                <w:highlight w:val="yellow"/>
                <w:lang w:val="en-US"/>
                <w:rPrChange w:id="22" w:author="Felix阿星" w:date="2026-06-17T10:46:35Z">
                  <w:rPr>
                    <w:rFonts w:ascii="Times New Roman" w:hAnsi="Times New Roman" w:cs="Times New Roman"/>
                    <w:b/>
                    <w:color w:val="000000"/>
                    <w:sz w:val="22"/>
                    <w:szCs w:val="22"/>
                    <w:lang w:val="en-US"/>
                  </w:rPr>
                </w:rPrChange>
              </w:rPr>
              <w:t>2026</w:t>
            </w:r>
          </w:p>
          <w:p w14:paraId="34466D4D">
            <w:pPr>
              <w:keepNext/>
              <w:keepLines/>
              <w:tabs>
                <w:tab w:val="left" w:pos="3295"/>
              </w:tabs>
              <w:contextualSpacing/>
              <w:jc w:val="both"/>
              <w:rPr>
                <w:rFonts w:ascii="Times New Roman" w:hAnsi="Times New Roman" w:cs="Times New Roman"/>
                <w:color w:val="000000"/>
                <w:sz w:val="22"/>
                <w:szCs w:val="22"/>
                <w:lang w:val="en-US"/>
              </w:rPr>
            </w:pPr>
          </w:p>
          <w:p w14:paraId="2DFF1B79">
            <w:pPr>
              <w:pStyle w:val="49"/>
              <w:keepNext/>
              <w:keepLines/>
              <w:jc w:val="both"/>
              <w:rPr>
                <w:rFonts w:ascii="Verdana" w:hAnsi="Verdana" w:cs="Verdana"/>
                <w:sz w:val="22"/>
                <w:szCs w:val="22"/>
                <w:lang w:val="en-US"/>
              </w:rPr>
            </w:pPr>
            <w:r>
              <w:rPr>
                <w:rFonts w:ascii="Times New Roman" w:hAnsi="Times New Roman" w:cs="Times New Roman"/>
                <w:b/>
                <w:sz w:val="22"/>
                <w:szCs w:val="22"/>
                <w:shd w:val="clear" w:color="auto" w:fill="FFFFFF"/>
                <w:lang w:val="en-US"/>
              </w:rPr>
              <w:t xml:space="preserve">Company </w:t>
            </w:r>
            <w:r>
              <w:rPr>
                <w:rFonts w:ascii="Times New Roman" w:hAnsi="Times New Roman" w:cs="Times New Roman"/>
                <w:b/>
                <w:sz w:val="22"/>
                <w:szCs w:val="22"/>
                <w:highlight w:val="yellow"/>
                <w:lang w:val="en-US"/>
                <w:rPrChange w:id="23" w:author="Felix阿星" w:date="2026-06-17T10:47:26Z">
                  <w:rPr>
                    <w:rFonts w:ascii="Times New Roman" w:hAnsi="Times New Roman" w:cs="Times New Roman"/>
                    <w:b/>
                    <w:sz w:val="22"/>
                    <w:szCs w:val="22"/>
                    <w:lang w:val="en-US"/>
                  </w:rPr>
                </w:rPrChange>
              </w:rPr>
              <w:t>GUANGDONG OSHUJIAN FURNITURE CO., LTD</w:t>
            </w:r>
            <w:r>
              <w:rPr>
                <w:rFonts w:ascii="Times New Roman" w:hAnsi="Times New Roman" w:cs="Times New Roman"/>
                <w:b/>
                <w:sz w:val="22"/>
                <w:szCs w:val="22"/>
                <w:highlight w:val="yellow"/>
                <w:shd w:val="clear" w:color="auto" w:fill="FFFFFF"/>
                <w:lang w:val="en-US"/>
                <w:rPrChange w:id="24" w:author="Felix阿星" w:date="2026-06-17T10:47:26Z">
                  <w:rPr>
                    <w:rFonts w:ascii="Times New Roman" w:hAnsi="Times New Roman" w:cs="Times New Roman"/>
                    <w:b/>
                    <w:sz w:val="22"/>
                    <w:szCs w:val="22"/>
                    <w:shd w:val="clear" w:color="auto" w:fill="FFFFFF"/>
                    <w:lang w:val="en-US"/>
                  </w:rPr>
                </w:rPrChange>
              </w:rPr>
              <w:t>,</w:t>
            </w:r>
            <w:r>
              <w:rPr>
                <w:rFonts w:ascii="Times New Roman" w:hAnsi="Times New Roman" w:cs="Times New Roman"/>
                <w:b/>
                <w:sz w:val="22"/>
                <w:szCs w:val="22"/>
                <w:shd w:val="clear" w:color="auto" w:fill="FFFFFF"/>
                <w:lang w:val="en-US"/>
              </w:rPr>
              <w:t xml:space="preserve"> </w:t>
            </w:r>
            <w:r>
              <w:rPr>
                <w:rFonts w:ascii="Times New Roman" w:hAnsi="Times New Roman" w:cs="Times New Roman"/>
                <w:sz w:val="22"/>
                <w:szCs w:val="22"/>
                <w:shd w:val="clear" w:color="auto" w:fill="FFFFFF"/>
                <w:lang w:val="en-US"/>
              </w:rPr>
              <w:t>established and operating under the laws of the People's Republic of China, hereinafter referred to as</w:t>
            </w:r>
            <w:r>
              <w:rPr>
                <w:rFonts w:ascii="Times New Roman" w:hAnsi="Times New Roman" w:cs="Times New Roman"/>
                <w:b/>
                <w:sz w:val="22"/>
                <w:szCs w:val="22"/>
                <w:shd w:val="clear" w:color="auto" w:fill="FFFFFF"/>
                <w:lang w:val="en-US"/>
              </w:rPr>
              <w:t xml:space="preserve"> the «</w:t>
            </w:r>
            <w:r>
              <w:rPr>
                <w:rFonts w:ascii="Times New Roman" w:hAnsi="Times New Roman" w:cs="Times New Roman"/>
                <w:b/>
                <w:sz w:val="22"/>
                <w:szCs w:val="22"/>
                <w:shd w:val="clear" w:color="auto" w:fill="FFFFFF"/>
                <w:lang w:val="en-US"/>
              </w:rPr>
              <w:t>Seller</w:t>
            </w:r>
            <w:r>
              <w:rPr>
                <w:rFonts w:ascii="Times New Roman" w:hAnsi="Times New Roman" w:cs="Times New Roman"/>
                <w:b/>
                <w:sz w:val="22"/>
                <w:szCs w:val="22"/>
                <w:shd w:val="clear" w:color="auto" w:fill="FFFFFF"/>
                <w:lang w:val="en-US"/>
              </w:rPr>
              <w:t xml:space="preserve">», </w:t>
            </w:r>
            <w:r>
              <w:rPr>
                <w:rFonts w:ascii="Times New Roman" w:hAnsi="Times New Roman" w:cs="Times New Roman"/>
                <w:sz w:val="22"/>
                <w:szCs w:val="22"/>
                <w:shd w:val="clear" w:color="auto" w:fill="FFFFFF"/>
                <w:lang w:val="en-US"/>
              </w:rPr>
              <w:t xml:space="preserve">represented in the person of </w:t>
            </w:r>
            <w:r>
              <w:rPr>
                <w:rFonts w:ascii="Times New Roman" w:hAnsi="Times New Roman" w:cs="Times New Roman"/>
                <w:b/>
                <w:sz w:val="22"/>
                <w:szCs w:val="22"/>
                <w:shd w:val="clear" w:color="auto" w:fill="FFFFFF"/>
                <w:lang w:val="en-US"/>
              </w:rPr>
              <w:t xml:space="preserve">General Director </w:t>
            </w:r>
            <w:r>
              <w:rPr>
                <w:rFonts w:hint="eastAsia" w:ascii="Times New Roman" w:hAnsi="Times New Roman" w:cs="Times New Roman"/>
                <w:b/>
                <w:sz w:val="22"/>
                <w:szCs w:val="22"/>
                <w:highlight w:val="yellow"/>
                <w:shd w:val="clear" w:color="auto" w:fill="FFFFFF"/>
                <w:lang w:val="en-US"/>
                <w:rPrChange w:id="25" w:author="Felix阿星" w:date="2026-06-17T10:47:45Z">
                  <w:rPr>
                    <w:rFonts w:hint="eastAsia" w:ascii="Times New Roman" w:hAnsi="Times New Roman" w:cs="Times New Roman"/>
                    <w:b/>
                    <w:sz w:val="22"/>
                    <w:szCs w:val="22"/>
                    <w:shd w:val="clear" w:color="auto" w:fill="FFFFFF"/>
                    <w:lang w:val="en-US"/>
                  </w:rPr>
                </w:rPrChange>
              </w:rPr>
              <w:t>Xu</w:t>
            </w:r>
            <w:r>
              <w:rPr>
                <w:rFonts w:ascii="Times New Roman" w:hAnsi="Times New Roman" w:cs="Times New Roman"/>
                <w:b/>
                <w:sz w:val="22"/>
                <w:szCs w:val="22"/>
                <w:highlight w:val="yellow"/>
                <w:shd w:val="clear" w:color="auto" w:fill="FFFFFF"/>
                <w:lang w:val="en-US"/>
                <w:rPrChange w:id="26" w:author="Felix阿星" w:date="2026-06-17T10:47:45Z">
                  <w:rPr>
                    <w:rFonts w:ascii="Times New Roman" w:hAnsi="Times New Roman" w:cs="Times New Roman"/>
                    <w:b/>
                    <w:sz w:val="22"/>
                    <w:szCs w:val="22"/>
                    <w:shd w:val="clear" w:color="auto" w:fill="FFFFFF"/>
                    <w:lang w:val="en-US"/>
                  </w:rPr>
                </w:rPrChange>
              </w:rPr>
              <w:t xml:space="preserve"> Y</w:t>
            </w:r>
            <w:r>
              <w:rPr>
                <w:rFonts w:hint="eastAsia" w:ascii="Times New Roman" w:hAnsi="Times New Roman" w:cs="Times New Roman"/>
                <w:b/>
                <w:sz w:val="22"/>
                <w:szCs w:val="22"/>
                <w:highlight w:val="yellow"/>
                <w:shd w:val="clear" w:color="auto" w:fill="FFFFFF"/>
                <w:lang w:val="en-US"/>
                <w:rPrChange w:id="27" w:author="Felix阿星" w:date="2026-06-17T10:47:45Z">
                  <w:rPr>
                    <w:rFonts w:hint="eastAsia" w:ascii="Times New Roman" w:hAnsi="Times New Roman" w:cs="Times New Roman"/>
                    <w:b/>
                    <w:sz w:val="22"/>
                    <w:szCs w:val="22"/>
                    <w:shd w:val="clear" w:color="auto" w:fill="FFFFFF"/>
                    <w:lang w:val="en-US"/>
                  </w:rPr>
                </w:rPrChange>
              </w:rPr>
              <w:t>uan</w:t>
            </w:r>
            <w:r>
              <w:rPr>
                <w:rFonts w:ascii="Times New Roman" w:hAnsi="Times New Roman" w:cs="Times New Roman"/>
                <w:sz w:val="22"/>
                <w:szCs w:val="22"/>
                <w:shd w:val="clear" w:color="auto" w:fill="FFFFFF"/>
                <w:lang w:val="en-US"/>
              </w:rPr>
              <w:t xml:space="preserve">, acting on the base of the Charter, on the one part, and </w:t>
            </w:r>
            <w:r>
              <w:rPr>
                <w:rFonts w:ascii="Times New Roman" w:hAnsi="Times New Roman" w:cs="Times New Roman"/>
                <w:b/>
                <w:sz w:val="22"/>
                <w:szCs w:val="22"/>
                <w:highlight w:val="yellow"/>
                <w:shd w:val="clear" w:color="auto" w:fill="FFFFFF"/>
                <w:lang w:val="en-US"/>
                <w:rPrChange w:id="28" w:author="Felix阿星" w:date="2026-06-17T10:47:54Z">
                  <w:rPr>
                    <w:rFonts w:ascii="Times New Roman" w:hAnsi="Times New Roman" w:cs="Times New Roman"/>
                    <w:b/>
                    <w:sz w:val="22"/>
                    <w:szCs w:val="22"/>
                    <w:shd w:val="clear" w:color="auto" w:fill="FFFFFF"/>
                    <w:lang w:val="en-US"/>
                  </w:rPr>
                </w:rPrChange>
              </w:rPr>
              <w:t>Company</w:t>
            </w:r>
            <w:r>
              <w:rPr>
                <w:rFonts w:ascii="Times New Roman" w:hAnsi="Times New Roman" w:cs="Times New Roman"/>
                <w:sz w:val="22"/>
                <w:szCs w:val="22"/>
                <w:highlight w:val="yellow"/>
                <w:shd w:val="clear" w:color="auto" w:fill="FFFFFF"/>
                <w:lang w:val="en-US"/>
                <w:rPrChange w:id="29" w:author="Felix阿星" w:date="2026-06-17T10:47:54Z">
                  <w:rPr>
                    <w:rFonts w:ascii="Times New Roman" w:hAnsi="Times New Roman" w:cs="Times New Roman"/>
                    <w:sz w:val="22"/>
                    <w:szCs w:val="22"/>
                    <w:shd w:val="clear" w:color="auto" w:fill="FFFFFF"/>
                    <w:lang w:val="en-US"/>
                  </w:rPr>
                </w:rPrChange>
              </w:rPr>
              <w:t xml:space="preserve"> </w:t>
            </w:r>
            <w:r>
              <w:rPr>
                <w:rFonts w:ascii="Times New Roman" w:hAnsi="Times New Roman" w:cs="Times New Roman"/>
                <w:b/>
                <w:sz w:val="22"/>
                <w:szCs w:val="22"/>
                <w:highlight w:val="yellow"/>
                <w:shd w:val="clear" w:color="auto" w:fill="FFFFFF"/>
                <w:lang w:val="en-US"/>
                <w:rPrChange w:id="30" w:author="Felix阿星" w:date="2026-06-17T10:47:54Z">
                  <w:rPr>
                    <w:rFonts w:ascii="Times New Roman" w:hAnsi="Times New Roman" w:cs="Times New Roman"/>
                    <w:b/>
                    <w:sz w:val="22"/>
                    <w:szCs w:val="22"/>
                    <w:shd w:val="clear" w:color="auto" w:fill="FFFFFF"/>
                    <w:lang w:val="en-US"/>
                  </w:rPr>
                </w:rPrChange>
              </w:rPr>
              <w:t>AIRFLOT TECHNICS TH Ltd.,</w:t>
            </w:r>
            <w:r>
              <w:rPr>
                <w:rFonts w:ascii="Times New Roman" w:hAnsi="Times New Roman" w:cs="Times New Roman"/>
                <w:sz w:val="22"/>
                <w:szCs w:val="22"/>
                <w:shd w:val="clear" w:color="auto" w:fill="FFFFFF"/>
                <w:lang w:val="en-US"/>
              </w:rPr>
              <w:t xml:space="preserve"> established and operating under the laws of the Russian Federation, hereinafter referred to as </w:t>
            </w:r>
            <w:r>
              <w:rPr>
                <w:rFonts w:ascii="Times New Roman" w:hAnsi="Times New Roman" w:cs="Times New Roman"/>
                <w:b/>
                <w:sz w:val="22"/>
                <w:szCs w:val="22"/>
                <w:shd w:val="clear" w:color="auto" w:fill="FFFFFF"/>
                <w:lang w:val="en-US"/>
              </w:rPr>
              <w:t>the «</w:t>
            </w:r>
            <w:r>
              <w:rPr>
                <w:rFonts w:ascii="Times New Roman" w:hAnsi="Times New Roman" w:cs="Times New Roman"/>
                <w:b/>
                <w:sz w:val="22"/>
                <w:szCs w:val="22"/>
                <w:shd w:val="clear" w:color="auto" w:fill="FFFFFF"/>
                <w:lang w:val="en-US"/>
              </w:rPr>
              <w:t>Buyer</w:t>
            </w:r>
            <w:r>
              <w:rPr>
                <w:rFonts w:ascii="Times New Roman" w:hAnsi="Times New Roman" w:cs="Times New Roman"/>
                <w:b/>
                <w:sz w:val="22"/>
                <w:szCs w:val="22"/>
                <w:shd w:val="clear" w:color="auto" w:fill="FFFFFF"/>
                <w:lang w:val="en-US"/>
              </w:rPr>
              <w:t xml:space="preserve">», </w:t>
            </w:r>
            <w:r>
              <w:rPr>
                <w:rFonts w:ascii="Times New Roman" w:hAnsi="Times New Roman" w:cs="Times New Roman"/>
                <w:sz w:val="22"/>
                <w:szCs w:val="22"/>
                <w:shd w:val="clear" w:color="auto" w:fill="FFFFFF"/>
                <w:lang w:val="en-US"/>
              </w:rPr>
              <w:t xml:space="preserve">represented in the person of General Director </w:t>
            </w:r>
            <w:r>
              <w:rPr>
                <w:rFonts w:ascii="Times New Roman" w:hAnsi="Times New Roman" w:cs="Times New Roman"/>
                <w:b/>
                <w:sz w:val="22"/>
                <w:szCs w:val="22"/>
                <w:highlight w:val="yellow"/>
                <w:shd w:val="clear" w:color="auto" w:fill="FFFFFF"/>
                <w:lang w:val="en-US"/>
                <w:rPrChange w:id="31" w:author="Felix阿星" w:date="2026-06-17T10:48:30Z">
                  <w:rPr>
                    <w:rFonts w:ascii="Times New Roman" w:hAnsi="Times New Roman" w:cs="Times New Roman"/>
                    <w:b/>
                    <w:sz w:val="22"/>
                    <w:szCs w:val="22"/>
                    <w:shd w:val="clear" w:color="auto" w:fill="FFFFFF"/>
                    <w:lang w:val="en-US"/>
                  </w:rPr>
                </w:rPrChange>
              </w:rPr>
              <w:t>Sergey ZHURAVLEV</w:t>
            </w:r>
            <w:r>
              <w:rPr>
                <w:rFonts w:ascii="Times New Roman" w:hAnsi="Times New Roman" w:cs="Times New Roman"/>
                <w:sz w:val="22"/>
                <w:szCs w:val="22"/>
                <w:shd w:val="clear" w:color="auto" w:fill="FFFFFF"/>
                <w:lang w:val="en-US"/>
              </w:rPr>
              <w:t>, acting on the base of the Charter, on the other part, together referred to as the «Parties» have concluded this contract (hereinafter - the</w:t>
            </w:r>
            <w:r>
              <w:rPr>
                <w:rFonts w:ascii="Times New Roman" w:hAnsi="Times New Roman" w:cs="Times New Roman"/>
                <w:b/>
                <w:sz w:val="22"/>
                <w:szCs w:val="22"/>
                <w:shd w:val="clear" w:color="auto" w:fill="FFFFFF"/>
                <w:lang w:val="en-US"/>
              </w:rPr>
              <w:t xml:space="preserve"> «Contract»</w:t>
            </w:r>
            <w:r>
              <w:rPr>
                <w:rFonts w:ascii="Times New Roman" w:hAnsi="Times New Roman" w:cs="Times New Roman"/>
                <w:sz w:val="22"/>
                <w:szCs w:val="22"/>
                <w:shd w:val="clear" w:color="auto" w:fill="FFFFFF"/>
                <w:lang w:val="en-US"/>
              </w:rPr>
              <w:t>)</w:t>
            </w:r>
            <w:r>
              <w:rPr>
                <w:rFonts w:ascii="Times New Roman" w:hAnsi="Times New Roman" w:cs="Times New Roman"/>
                <w:b/>
                <w:sz w:val="22"/>
                <w:szCs w:val="22"/>
                <w:shd w:val="clear" w:color="auto" w:fill="FFFFFF"/>
                <w:lang w:val="en-US"/>
              </w:rPr>
              <w:t xml:space="preserve"> </w:t>
            </w:r>
            <w:r>
              <w:rPr>
                <w:rFonts w:ascii="Times New Roman" w:hAnsi="Times New Roman" w:cs="Times New Roman"/>
                <w:sz w:val="22"/>
                <w:szCs w:val="22"/>
                <w:shd w:val="clear" w:color="auto" w:fill="FFFFFF"/>
                <w:lang w:val="en-US"/>
              </w:rPr>
              <w:t>as follows:</w:t>
            </w:r>
          </w:p>
        </w:tc>
      </w:tr>
      <w:tr w14:paraId="03611AA8">
        <w:tblPrEx>
          <w:tblCellMar>
            <w:top w:w="0" w:type="dxa"/>
            <w:left w:w="85" w:type="dxa"/>
            <w:bottom w:w="0" w:type="dxa"/>
            <w:right w:w="85" w:type="dxa"/>
          </w:tblCellMar>
        </w:tblPrEx>
        <w:tc>
          <w:tcPr>
            <w:tcW w:w="5387"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3D41AB03">
            <w:pPr>
              <w:keepNext/>
              <w:keepLines/>
              <w:spacing w:before="120" w:after="120"/>
              <w:contextualSpacing/>
              <w:rPr>
                <w:rFonts w:ascii="Times New Roman" w:hAnsi="Times New Roman" w:cs="Times New Roman"/>
                <w:b/>
                <w:sz w:val="22"/>
                <w:szCs w:val="22"/>
                <w:lang w:val="en-GB"/>
              </w:rPr>
            </w:pPr>
            <w:r>
              <w:rPr>
                <w:rFonts w:ascii="Times New Roman" w:hAnsi="Times New Roman" w:cs="Times New Roman"/>
                <w:b/>
                <w:sz w:val="22"/>
                <w:szCs w:val="22"/>
                <w:lang w:val="en-GB"/>
              </w:rPr>
              <w:t xml:space="preserve">1. </w:t>
            </w:r>
            <w:r>
              <w:rPr>
                <w:rFonts w:ascii="Times New Roman" w:hAnsi="Times New Roman" w:cs="Times New Roman"/>
                <w:b/>
                <w:sz w:val="22"/>
                <w:szCs w:val="22"/>
              </w:rPr>
              <w:t>Предмет</w:t>
            </w:r>
            <w:r>
              <w:rPr>
                <w:rFonts w:ascii="Times New Roman" w:hAnsi="Times New Roman" w:cs="Times New Roman"/>
                <w:b/>
                <w:sz w:val="22"/>
                <w:szCs w:val="22"/>
                <w:lang w:val="en-US"/>
              </w:rPr>
              <w:t xml:space="preserve"> </w:t>
            </w:r>
            <w:r>
              <w:rPr>
                <w:rFonts w:ascii="Times New Roman" w:hAnsi="Times New Roman" w:cs="Times New Roman"/>
                <w:b/>
                <w:sz w:val="22"/>
                <w:szCs w:val="22"/>
              </w:rPr>
              <w:t>Контракта</w:t>
            </w:r>
          </w:p>
        </w:tc>
        <w:tc>
          <w:tcPr>
            <w:tcW w:w="5103"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79442DF1">
            <w:pPr>
              <w:keepNext/>
              <w:keepLines/>
              <w:spacing w:before="120" w:after="120"/>
              <w:contextualSpacing/>
              <w:rPr>
                <w:rFonts w:ascii="Times New Roman" w:hAnsi="Times New Roman" w:cs="Times New Roman"/>
                <w:b/>
                <w:sz w:val="22"/>
                <w:szCs w:val="22"/>
                <w:lang w:val="en-GB"/>
              </w:rPr>
            </w:pPr>
            <w:r>
              <w:rPr>
                <w:rFonts w:ascii="Times New Roman" w:hAnsi="Times New Roman" w:cs="Times New Roman"/>
                <w:b/>
                <w:sz w:val="22"/>
                <w:szCs w:val="22"/>
                <w:lang w:val="en-GB"/>
              </w:rPr>
              <w:t>1. Subject of the Contract</w:t>
            </w:r>
          </w:p>
        </w:tc>
      </w:tr>
      <w:tr w14:paraId="1749177F">
        <w:tblPrEx>
          <w:tblCellMar>
            <w:top w:w="0" w:type="dxa"/>
            <w:left w:w="85" w:type="dxa"/>
            <w:bottom w:w="0" w:type="dxa"/>
            <w:right w:w="85" w:type="dxa"/>
          </w:tblCellMar>
        </w:tblPrEx>
        <w:trPr>
          <w:trHeight w:val="2512" w:hRule="atLeast"/>
        </w:trPr>
        <w:tc>
          <w:tcPr>
            <w:tcW w:w="5387" w:type="dxa"/>
            <w:tcBorders>
              <w:top w:val="single" w:color="auto" w:sz="4" w:space="0"/>
              <w:left w:val="single" w:color="auto" w:sz="4" w:space="0"/>
              <w:right w:val="single" w:color="auto" w:sz="4" w:space="0"/>
            </w:tcBorders>
            <w:noWrap w:val="0"/>
            <w:vAlign w:val="top"/>
          </w:tcPr>
          <w:p w14:paraId="55BC30B5">
            <w:pPr>
              <w:keepNext/>
              <w:keepLines/>
              <w:contextualSpacing/>
              <w:jc w:val="both"/>
              <w:rPr>
                <w:rFonts w:ascii="Times New Roman" w:hAnsi="Times New Roman" w:cs="Times New Roman"/>
                <w:sz w:val="22"/>
                <w:szCs w:val="22"/>
              </w:rPr>
            </w:pPr>
            <w:r>
              <w:rPr>
                <w:rFonts w:ascii="Times New Roman" w:hAnsi="Times New Roman" w:cs="Times New Roman"/>
                <w:sz w:val="22"/>
                <w:szCs w:val="22"/>
              </w:rPr>
              <w:t>1.1. По настоящему Контракту Продавец обязуется передать в собственность Покупателя новый, не находившийся в эксплуатации Товар (далее – «Товар»), наименованием, в количестве, комплектности (комплектации) согласно Приложениям (Спецификациям), оформляемым в каждом конкретном случае по форме Приложения №1 к настоящему Контракту, а Покупатель обязуется принять этот Товар и своевременно произвести его оплату в порядке и на условиях, предусмотренных соответствующими Приложениями (Спецификациями) к настоящему Контракту, являющихся его неотъемлемой частью.</w:t>
            </w:r>
          </w:p>
        </w:tc>
        <w:tc>
          <w:tcPr>
            <w:tcW w:w="5103" w:type="dxa"/>
            <w:tcBorders>
              <w:top w:val="single" w:color="auto" w:sz="4" w:space="0"/>
              <w:left w:val="single" w:color="auto" w:sz="4" w:space="0"/>
              <w:right w:val="single" w:color="auto" w:sz="4" w:space="0"/>
            </w:tcBorders>
            <w:noWrap w:val="0"/>
            <w:vAlign w:val="top"/>
          </w:tcPr>
          <w:p w14:paraId="0A91FE04">
            <w:pPr>
              <w:pStyle w:val="42"/>
              <w:keepNext/>
              <w:keepLines/>
              <w:numPr>
                <w:ilvl w:val="1"/>
                <w:numId w:val="1"/>
              </w:numPr>
              <w:spacing w:after="0" w:line="240" w:lineRule="auto"/>
              <w:ind w:left="0" w:firstLine="0"/>
              <w:jc w:val="both"/>
              <w:rPr>
                <w:rFonts w:ascii="Times New Roman" w:hAnsi="Times New Roman"/>
                <w:lang w:val="en-US"/>
              </w:rPr>
            </w:pPr>
            <w:r>
              <w:rPr>
                <w:rFonts w:ascii="Times New Roman" w:hAnsi="Times New Roman"/>
                <w:lang w:val="en-US"/>
              </w:rPr>
              <w:t>Under the present Contract, the</w:t>
            </w:r>
            <w:r>
              <w:rPr>
                <w:rFonts w:ascii="Times New Roman" w:hAnsi="Times New Roman"/>
                <w:lang w:val="en-US" w:eastAsia="zh-CN"/>
              </w:rPr>
              <w:t xml:space="preserve"> </w:t>
            </w:r>
            <w:r>
              <w:rPr>
                <w:rFonts w:ascii="Times New Roman" w:hAnsi="Times New Roman"/>
                <w:lang w:val="en-US"/>
              </w:rPr>
              <w:t>Seller</w:t>
            </w:r>
            <w:r>
              <w:rPr>
                <w:rFonts w:ascii="Times New Roman" w:hAnsi="Times New Roman"/>
                <w:lang w:val="en-US" w:eastAsia="zh-CN"/>
              </w:rPr>
              <w:t xml:space="preserve"> </w:t>
            </w:r>
            <w:r>
              <w:rPr>
                <w:rFonts w:ascii="Times New Roman" w:hAnsi="Times New Roman"/>
                <w:lang w:val="en-US"/>
              </w:rPr>
              <w:t xml:space="preserve">should transfer into ownership to the Buyer new, not been in operation Goods (hereinafter «Goods») in name, quantity, </w:t>
            </w:r>
            <w:r>
              <w:rPr>
                <w:rFonts w:ascii="Times New Roman" w:hAnsi="Times New Roman"/>
                <w:lang w:val="en-US" w:eastAsia="zh-CN"/>
              </w:rPr>
              <w:t>contents of delivery (list of equipment)</w:t>
            </w:r>
            <w:r>
              <w:rPr>
                <w:rFonts w:ascii="Times New Roman" w:hAnsi="Times New Roman"/>
                <w:lang w:val="en-US"/>
              </w:rPr>
              <w:t xml:space="preserve"> in accordance with Appendixes (Specifications), that should be formed in each concrete case in form of Appendix №1 to the present Contract, and the Buyer should accept this Goods and make the payment in time, in order and under conditions, specified by the related Appendixes (Specifications) to the present Contract and being an integral part thereof.</w:t>
            </w:r>
          </w:p>
          <w:p w14:paraId="3F4C49F7">
            <w:pPr>
              <w:pStyle w:val="42"/>
              <w:keepNext/>
              <w:keepLines/>
              <w:spacing w:after="0" w:line="240" w:lineRule="auto"/>
              <w:ind w:left="0"/>
              <w:jc w:val="both"/>
              <w:rPr>
                <w:rFonts w:ascii="Times New Roman" w:hAnsi="Times New Roman"/>
                <w:lang w:val="en-US"/>
              </w:rPr>
            </w:pPr>
          </w:p>
        </w:tc>
      </w:tr>
      <w:tr w14:paraId="06E1F9A5">
        <w:tblPrEx>
          <w:tblCellMar>
            <w:top w:w="0" w:type="dxa"/>
            <w:left w:w="85" w:type="dxa"/>
            <w:bottom w:w="0" w:type="dxa"/>
            <w:right w:w="85" w:type="dxa"/>
          </w:tblCellMar>
        </w:tblPrEx>
        <w:tc>
          <w:tcPr>
            <w:tcW w:w="5387" w:type="dxa"/>
            <w:tcBorders>
              <w:left w:val="single" w:color="auto" w:sz="4" w:space="0"/>
              <w:bottom w:val="single" w:color="auto" w:sz="4" w:space="0"/>
              <w:right w:val="single" w:color="auto" w:sz="4" w:space="0"/>
            </w:tcBorders>
            <w:noWrap w:val="0"/>
            <w:vAlign w:val="top"/>
          </w:tcPr>
          <w:p w14:paraId="3A58B772">
            <w:pPr>
              <w:keepNext/>
              <w:keepLines/>
              <w:spacing w:before="120"/>
              <w:jc w:val="both"/>
              <w:rPr>
                <w:rFonts w:ascii="Times New Roman" w:hAnsi="Times New Roman" w:cs="Times New Roman"/>
                <w:sz w:val="22"/>
                <w:szCs w:val="22"/>
              </w:rPr>
            </w:pPr>
            <w:r>
              <w:rPr>
                <w:rFonts w:ascii="Times New Roman" w:hAnsi="Times New Roman" w:cs="Times New Roman"/>
                <w:sz w:val="22"/>
                <w:szCs w:val="22"/>
              </w:rPr>
              <w:t xml:space="preserve">1.2. Приложения (Спецификации) к настоящему Контракту могут содержать основные и дополнительные условия, дополняющие или изменяющие общие условия настоящего Контракта. Если Приложение (Спецификация) содержит условия (положения), отличные от условий (положений) настоящего Контракта, к отношениям Сторон применяются условия (положения), указанные в соответствующем Приложении (Спецификации) к настоящему Контракту. </w:t>
            </w:r>
          </w:p>
          <w:p w14:paraId="699AEB57">
            <w:pPr>
              <w:keepNext/>
              <w:keepLines/>
              <w:spacing w:before="120"/>
              <w:contextualSpacing/>
              <w:jc w:val="both"/>
              <w:rPr>
                <w:rFonts w:ascii="Times New Roman" w:hAnsi="Times New Roman" w:cs="Times New Roman"/>
                <w:sz w:val="22"/>
                <w:szCs w:val="22"/>
              </w:rPr>
            </w:pPr>
            <w:r>
              <w:rPr>
                <w:rFonts w:ascii="Times New Roman" w:hAnsi="Times New Roman" w:cs="Times New Roman"/>
                <w:sz w:val="22"/>
                <w:szCs w:val="22"/>
              </w:rPr>
              <w:t>1.3. Продавец гарантирует, что поставляемый Товар к моменту передачи его Покупателю принадлежит Продавцу на праве собственности, не является предметом залога, не подлежит удержанию, не сдан в аренду, не продан, в розыске или под арестом не состоит, не находится в доверительном управлении, не внесен в качестве вклада в уставный капитал юридического лица, свободен от любых прав (включая интеллектуальные права) третьих лиц, а также свободен от любых других обременений и прав третьих лиц.</w:t>
            </w:r>
          </w:p>
        </w:tc>
        <w:tc>
          <w:tcPr>
            <w:tcW w:w="5103" w:type="dxa"/>
            <w:tcBorders>
              <w:left w:val="single" w:color="auto" w:sz="4" w:space="0"/>
              <w:bottom w:val="single" w:color="auto" w:sz="4" w:space="0"/>
              <w:right w:val="single" w:color="auto" w:sz="4" w:space="0"/>
            </w:tcBorders>
            <w:noWrap w:val="0"/>
            <w:vAlign w:val="top"/>
          </w:tcPr>
          <w:p w14:paraId="78EC7321">
            <w:pPr>
              <w:keepNext/>
              <w:keepLines/>
              <w:spacing w:before="120"/>
              <w:jc w:val="both"/>
              <w:rPr>
                <w:rFonts w:ascii="Times New Roman" w:hAnsi="Times New Roman" w:cs="Times New Roman"/>
                <w:sz w:val="22"/>
                <w:szCs w:val="22"/>
                <w:lang w:val="en-US"/>
              </w:rPr>
            </w:pPr>
            <w:r>
              <w:rPr>
                <w:rFonts w:ascii="Times New Roman" w:hAnsi="Times New Roman" w:cs="Times New Roman"/>
                <w:sz w:val="22"/>
                <w:szCs w:val="22"/>
                <w:lang w:val="en-US"/>
              </w:rPr>
              <w:t>1.2. Appendixes (Specifications) to the present Contract can include basic and additional conditions, refilling and changing the general conditions of the present Contract. If the Appendix (Specification) includes conditions (dispositions) that are different from conditions (dispositions) of the present Contract, conditions (dispositions) indicated in the related Appendix (Specification) to the present Contract will be implemented.</w:t>
            </w:r>
          </w:p>
          <w:p w14:paraId="6DE9FB2C">
            <w:pPr>
              <w:keepNext/>
              <w:keepLines/>
              <w:spacing w:before="360"/>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1.3. The Seller guarantees that the delivered Goods belong to the Seller on the right of ownership at the moment of its transferring to the Buyer and are not pledged, are not subject to retention, have not been rented, have not been sold, are not under search and arrest, beneficial ownership, are not brought in deposit in capital stock of legal entity, are free from any rights (including intellectual rights) of third parties, and also free from any burdens and rights of third parties.</w:t>
            </w:r>
          </w:p>
          <w:p w14:paraId="3B0E2B13">
            <w:pPr>
              <w:keepNext/>
              <w:keepLines/>
              <w:contextualSpacing/>
              <w:jc w:val="both"/>
              <w:rPr>
                <w:rFonts w:ascii="Times New Roman" w:hAnsi="Times New Roman" w:cs="Times New Roman"/>
                <w:sz w:val="22"/>
                <w:szCs w:val="22"/>
                <w:lang w:val="en-US"/>
              </w:rPr>
            </w:pPr>
          </w:p>
        </w:tc>
      </w:tr>
      <w:tr w14:paraId="3B0D8CC8">
        <w:tblPrEx>
          <w:tblCellMar>
            <w:top w:w="0" w:type="dxa"/>
            <w:left w:w="85" w:type="dxa"/>
            <w:bottom w:w="0" w:type="dxa"/>
            <w:right w:w="85" w:type="dxa"/>
          </w:tblCellMar>
        </w:tblPrEx>
        <w:tc>
          <w:tcPr>
            <w:tcW w:w="5387"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345484CB">
            <w:pPr>
              <w:keepNext/>
              <w:keepLines/>
              <w:spacing w:before="120" w:after="120"/>
              <w:contextualSpacing/>
              <w:rPr>
                <w:rFonts w:ascii="Times New Roman" w:hAnsi="Times New Roman" w:cs="Times New Roman"/>
                <w:b/>
                <w:sz w:val="22"/>
                <w:szCs w:val="22"/>
              </w:rPr>
            </w:pPr>
            <w:r>
              <w:rPr>
                <w:rFonts w:ascii="Times New Roman" w:hAnsi="Times New Roman" w:cs="Times New Roman"/>
                <w:b/>
                <w:sz w:val="22"/>
                <w:szCs w:val="22"/>
              </w:rPr>
              <w:t xml:space="preserve">2. Цены на Товар и общая сумма Контракта </w:t>
            </w:r>
          </w:p>
        </w:tc>
        <w:tc>
          <w:tcPr>
            <w:tcW w:w="5103"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6D9DA05C">
            <w:pPr>
              <w:keepNext/>
              <w:keepLines/>
              <w:spacing w:before="120" w:after="120"/>
              <w:contextualSpacing/>
              <w:rPr>
                <w:rFonts w:ascii="Times New Roman" w:hAnsi="Times New Roman" w:cs="Times New Roman"/>
                <w:b/>
                <w:sz w:val="22"/>
                <w:szCs w:val="22"/>
                <w:lang w:val="en-GB"/>
              </w:rPr>
            </w:pPr>
            <w:r>
              <w:rPr>
                <w:rFonts w:ascii="Times New Roman" w:hAnsi="Times New Roman" w:cs="Times New Roman"/>
                <w:b/>
                <w:sz w:val="22"/>
                <w:szCs w:val="22"/>
                <w:lang w:val="en-GB"/>
              </w:rPr>
              <w:t xml:space="preserve">2. </w:t>
            </w:r>
            <w:r>
              <w:rPr>
                <w:rFonts w:ascii="Times New Roman" w:hAnsi="Times New Roman" w:cs="Times New Roman"/>
                <w:b/>
                <w:sz w:val="22"/>
                <w:szCs w:val="22"/>
                <w:lang w:val="en-US" w:eastAsia="zh-CN"/>
              </w:rPr>
              <w:t xml:space="preserve">Prices on Goods and </w:t>
            </w:r>
            <w:r>
              <w:rPr>
                <w:rFonts w:ascii="Times New Roman" w:hAnsi="Times New Roman" w:cs="Times New Roman"/>
                <w:b/>
                <w:sz w:val="22"/>
                <w:szCs w:val="22"/>
                <w:lang w:val="en-GB"/>
              </w:rPr>
              <w:t xml:space="preserve">total </w:t>
            </w:r>
            <w:r>
              <w:rPr>
                <w:rFonts w:ascii="Times New Roman" w:hAnsi="Times New Roman" w:cs="Times New Roman"/>
                <w:b/>
                <w:sz w:val="22"/>
                <w:szCs w:val="22"/>
                <w:lang w:val="en-US"/>
              </w:rPr>
              <w:t xml:space="preserve">price </w:t>
            </w:r>
            <w:r>
              <w:rPr>
                <w:rFonts w:ascii="Times New Roman" w:hAnsi="Times New Roman" w:cs="Times New Roman"/>
                <w:b/>
                <w:sz w:val="22"/>
                <w:szCs w:val="22"/>
                <w:lang w:val="en-GB"/>
              </w:rPr>
              <w:t xml:space="preserve">of the Contract </w:t>
            </w:r>
          </w:p>
        </w:tc>
      </w:tr>
      <w:tr w14:paraId="339A72A5">
        <w:tblPrEx>
          <w:tblCellMar>
            <w:top w:w="0" w:type="dxa"/>
            <w:left w:w="85" w:type="dxa"/>
            <w:bottom w:w="0" w:type="dxa"/>
            <w:right w:w="85" w:type="dxa"/>
          </w:tblCellMar>
        </w:tblPrEx>
        <w:tc>
          <w:tcPr>
            <w:tcW w:w="5387" w:type="dxa"/>
            <w:tcBorders>
              <w:top w:val="single" w:color="auto" w:sz="4" w:space="0"/>
              <w:left w:val="single" w:color="auto" w:sz="4" w:space="0"/>
              <w:right w:val="single" w:color="auto" w:sz="4" w:space="0"/>
            </w:tcBorders>
            <w:noWrap w:val="0"/>
            <w:vAlign w:val="top"/>
          </w:tcPr>
          <w:p w14:paraId="67AC2586">
            <w:pPr>
              <w:keepNext/>
              <w:keepLines/>
              <w:contextualSpacing/>
              <w:jc w:val="both"/>
              <w:rPr>
                <w:rFonts w:ascii="Times New Roman" w:hAnsi="Times New Roman" w:cs="Times New Roman"/>
                <w:sz w:val="22"/>
                <w:szCs w:val="22"/>
              </w:rPr>
            </w:pPr>
            <w:r>
              <w:rPr>
                <w:rFonts w:ascii="Times New Roman" w:hAnsi="Times New Roman" w:cs="Times New Roman"/>
                <w:sz w:val="22"/>
                <w:szCs w:val="22"/>
              </w:rPr>
              <w:t>2.1. Цены на Товар, поставляемый по настоящему Контракту, валюта платежа, общая стоимость каждого отдельного Приложения (Спецификации), согласовываются Сторонами в соответствующих Приложениях (Спецификациях) к настоящему Контракту.</w:t>
            </w:r>
          </w:p>
        </w:tc>
        <w:tc>
          <w:tcPr>
            <w:tcW w:w="5103" w:type="dxa"/>
            <w:tcBorders>
              <w:top w:val="single" w:color="auto" w:sz="4" w:space="0"/>
              <w:left w:val="single" w:color="auto" w:sz="4" w:space="0"/>
              <w:right w:val="single" w:color="auto" w:sz="4" w:space="0"/>
            </w:tcBorders>
            <w:noWrap w:val="0"/>
            <w:vAlign w:val="top"/>
          </w:tcPr>
          <w:p w14:paraId="0A04F682">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2.1 Prices of Goods supplied according to the present Contract, payment currency, total price of each separate Appendix (Specification) should be agreed by the Parties in the related Appendixes (Specifications) to the present Contract.</w:t>
            </w:r>
          </w:p>
        </w:tc>
      </w:tr>
      <w:tr w14:paraId="1D43AEA1">
        <w:tblPrEx>
          <w:tblCellMar>
            <w:top w:w="0" w:type="dxa"/>
            <w:left w:w="85" w:type="dxa"/>
            <w:bottom w:w="0" w:type="dxa"/>
            <w:right w:w="85" w:type="dxa"/>
          </w:tblCellMar>
        </w:tblPrEx>
        <w:tc>
          <w:tcPr>
            <w:tcW w:w="5387" w:type="dxa"/>
            <w:tcBorders>
              <w:left w:val="single" w:color="auto" w:sz="4" w:space="0"/>
              <w:bottom w:val="single" w:color="auto" w:sz="4" w:space="0"/>
              <w:right w:val="single" w:color="auto" w:sz="4" w:space="0"/>
            </w:tcBorders>
            <w:noWrap w:val="0"/>
            <w:vAlign w:val="top"/>
          </w:tcPr>
          <w:p w14:paraId="5B3273A6">
            <w:pPr>
              <w:keepNext/>
              <w:keepLines/>
              <w:spacing w:before="120"/>
              <w:contextualSpacing/>
              <w:jc w:val="both"/>
              <w:rPr>
                <w:rFonts w:ascii="Times New Roman" w:hAnsi="Times New Roman" w:cs="Times New Roman"/>
                <w:sz w:val="22"/>
                <w:szCs w:val="22"/>
              </w:rPr>
            </w:pPr>
            <w:r>
              <w:rPr>
                <w:rFonts w:ascii="Times New Roman" w:hAnsi="Times New Roman" w:cs="Times New Roman"/>
                <w:sz w:val="22"/>
                <w:szCs w:val="22"/>
              </w:rPr>
              <w:t>2.2. Цены на Товар, общая стоимость каждого отдельного Приложения (Спецификации), согласованные Сторонами в соответствующих Приложениях (Спецификациях) к настоящему Контракту, являются фиксированными и увеличению не подлежат за исключением случая согласования Сторонами дополнительного количества Товара, поставляемого по настоящему Контракту.</w:t>
            </w:r>
          </w:p>
          <w:p w14:paraId="79601762">
            <w:pPr>
              <w:keepNext/>
              <w:keepLines/>
              <w:contextualSpacing/>
              <w:jc w:val="both"/>
              <w:rPr>
                <w:rFonts w:ascii="Times New Roman" w:hAnsi="Times New Roman" w:cs="Times New Roman"/>
                <w:sz w:val="22"/>
                <w:szCs w:val="22"/>
              </w:rPr>
            </w:pPr>
            <w:r>
              <w:rPr>
                <w:rFonts w:ascii="Times New Roman" w:hAnsi="Times New Roman" w:cs="Times New Roman"/>
                <w:sz w:val="22"/>
                <w:szCs w:val="22"/>
              </w:rPr>
              <w:t>Условие о цене на Товар, общей стоимости каждого отдельного Приложения (Спецификации) считается согласованным с даты подписания Сторонами соответствующего дополнительного соглашения к настоящему Контракту.</w:t>
            </w:r>
          </w:p>
          <w:p w14:paraId="640436A2">
            <w:pPr>
              <w:keepNext/>
              <w:keepLines/>
              <w:spacing w:before="120"/>
              <w:contextualSpacing/>
              <w:jc w:val="both"/>
              <w:rPr>
                <w:rFonts w:ascii="Times New Roman" w:hAnsi="Times New Roman" w:cs="Times New Roman"/>
                <w:sz w:val="22"/>
                <w:szCs w:val="22"/>
              </w:rPr>
            </w:pPr>
            <w:r>
              <w:rPr>
                <w:rFonts w:ascii="Times New Roman" w:hAnsi="Times New Roman" w:cs="Times New Roman"/>
                <w:sz w:val="22"/>
                <w:szCs w:val="22"/>
              </w:rPr>
              <w:t>2.3. Общая сумма настоящего Контракта определяется суммированием стоимости всех Приложений (Спецификаций), подписанных Сторонами в рамках настоящего Контракта.</w:t>
            </w:r>
          </w:p>
        </w:tc>
        <w:tc>
          <w:tcPr>
            <w:tcW w:w="5103" w:type="dxa"/>
            <w:tcBorders>
              <w:left w:val="single" w:color="auto" w:sz="4" w:space="0"/>
              <w:bottom w:val="single" w:color="auto" w:sz="4" w:space="0"/>
              <w:right w:val="single" w:color="auto" w:sz="4" w:space="0"/>
            </w:tcBorders>
            <w:noWrap w:val="0"/>
            <w:vAlign w:val="top"/>
          </w:tcPr>
          <w:p w14:paraId="64B854FB">
            <w:pPr>
              <w:keepNext/>
              <w:keepLines/>
              <w:spacing w:before="120"/>
              <w:contextualSpacing/>
              <w:jc w:val="both"/>
              <w:rPr>
                <w:rFonts w:ascii="Times New Roman" w:hAnsi="Times New Roman" w:cs="Times New Roman"/>
                <w:sz w:val="22"/>
                <w:szCs w:val="22"/>
                <w:lang w:val="en-US"/>
              </w:rPr>
            </w:pPr>
            <w:r>
              <w:rPr>
                <w:rFonts w:ascii="Times New Roman" w:hAnsi="Times New Roman"/>
                <w:sz w:val="22"/>
                <w:szCs w:val="22"/>
                <w:lang w:val="en-US"/>
              </w:rPr>
              <w:t xml:space="preserve">2.2. </w:t>
            </w:r>
            <w:r>
              <w:rPr>
                <w:rFonts w:ascii="Times New Roman" w:hAnsi="Times New Roman" w:cs="Times New Roman"/>
                <w:sz w:val="22"/>
                <w:szCs w:val="22"/>
                <w:lang w:val="en-US"/>
              </w:rPr>
              <w:t>The prices of Goods, total price of each separate Appendix (Specification), agreed by the Parties in the related Appendixes (Specifications) to the present Contract are fixed and are not subject to any alteration, except for the case when the Parties agreed at the extra quantity of Goods supplied according to the present Contract.</w:t>
            </w:r>
          </w:p>
          <w:p w14:paraId="09217B2F">
            <w:pPr>
              <w:keepNext/>
              <w:keepLines/>
              <w:contextualSpacing/>
              <w:jc w:val="both"/>
              <w:rPr>
                <w:rFonts w:ascii="Times New Roman" w:hAnsi="Times New Roman" w:cs="Times New Roman"/>
                <w:sz w:val="22"/>
                <w:szCs w:val="22"/>
                <w:lang w:val="en-US"/>
              </w:rPr>
            </w:pPr>
          </w:p>
          <w:p w14:paraId="390139A5">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The clause about the price of Goods, the total value of each of the Appendixes (Specifications) is regarded as being agreed at from the date of the Parties’ signing of the respective additional agreement to the Contract.</w:t>
            </w:r>
          </w:p>
          <w:p w14:paraId="28298503">
            <w:pPr>
              <w:keepNext/>
              <w:keepLines/>
              <w:spacing w:before="120"/>
              <w:contextualSpacing/>
              <w:jc w:val="both"/>
              <w:rPr>
                <w:rFonts w:ascii="Times New Roman" w:hAnsi="Times New Roman" w:cs="Times New Roman"/>
                <w:sz w:val="22"/>
                <w:szCs w:val="22"/>
                <w:lang w:val="en-US"/>
              </w:rPr>
            </w:pPr>
          </w:p>
          <w:p w14:paraId="6B318DBD">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2.3 The total value of the Contract is the sum of all signed by the Parties in frame of the present Contract Appendixes (Specifications) prices.</w:t>
            </w:r>
          </w:p>
        </w:tc>
      </w:tr>
      <w:tr w14:paraId="02F4D3C1">
        <w:tblPrEx>
          <w:tblCellMar>
            <w:top w:w="0" w:type="dxa"/>
            <w:left w:w="85" w:type="dxa"/>
            <w:bottom w:w="0" w:type="dxa"/>
            <w:right w:w="85" w:type="dxa"/>
          </w:tblCellMar>
        </w:tblPrEx>
        <w:tc>
          <w:tcPr>
            <w:tcW w:w="5387"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04409FE3">
            <w:pPr>
              <w:keepNext/>
              <w:keepLines/>
              <w:spacing w:before="120" w:after="120"/>
              <w:contextualSpacing/>
              <w:jc w:val="both"/>
              <w:rPr>
                <w:rFonts w:ascii="Times New Roman" w:hAnsi="Times New Roman" w:cs="Times New Roman"/>
                <w:b/>
                <w:sz w:val="22"/>
                <w:szCs w:val="22"/>
              </w:rPr>
            </w:pPr>
            <w:r>
              <w:rPr>
                <w:rFonts w:ascii="Times New Roman" w:hAnsi="Times New Roman" w:cs="Times New Roman"/>
                <w:b/>
                <w:sz w:val="22"/>
                <w:szCs w:val="22"/>
              </w:rPr>
              <w:t xml:space="preserve">3. Сроки поставки </w:t>
            </w:r>
          </w:p>
        </w:tc>
        <w:tc>
          <w:tcPr>
            <w:tcW w:w="5103"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574C2259">
            <w:pPr>
              <w:keepNext/>
              <w:keepLines/>
              <w:spacing w:before="120" w:after="120"/>
              <w:contextualSpacing/>
              <w:jc w:val="both"/>
              <w:rPr>
                <w:rFonts w:ascii="Times New Roman" w:hAnsi="Times New Roman" w:cs="Times New Roman"/>
                <w:b/>
                <w:sz w:val="22"/>
                <w:szCs w:val="22"/>
                <w:lang w:val="en-GB"/>
              </w:rPr>
            </w:pPr>
            <w:r>
              <w:rPr>
                <w:rFonts w:ascii="Times New Roman" w:hAnsi="Times New Roman" w:cs="Times New Roman"/>
                <w:b/>
                <w:sz w:val="22"/>
                <w:szCs w:val="22"/>
                <w:lang w:val="en-GB"/>
              </w:rPr>
              <w:t>3. Terms of delivery</w:t>
            </w:r>
          </w:p>
        </w:tc>
      </w:tr>
      <w:tr w14:paraId="7D0FEFCF">
        <w:tblPrEx>
          <w:tblCellMar>
            <w:top w:w="0" w:type="dxa"/>
            <w:left w:w="85" w:type="dxa"/>
            <w:bottom w:w="0" w:type="dxa"/>
            <w:right w:w="85" w:type="dxa"/>
          </w:tblCellMar>
        </w:tblPrEx>
        <w:tc>
          <w:tcPr>
            <w:tcW w:w="5387" w:type="dxa"/>
            <w:tcBorders>
              <w:top w:val="single" w:color="auto" w:sz="4" w:space="0"/>
              <w:left w:val="single" w:color="auto" w:sz="4" w:space="0"/>
              <w:right w:val="single" w:color="auto" w:sz="4" w:space="0"/>
            </w:tcBorders>
            <w:noWrap w:val="0"/>
            <w:vAlign w:val="top"/>
          </w:tcPr>
          <w:p w14:paraId="20563F29">
            <w:pPr>
              <w:keepNext/>
              <w:keepLines/>
              <w:shd w:val="clear" w:color="auto" w:fill="FFFFFF"/>
              <w:tabs>
                <w:tab w:val="left" w:pos="1128"/>
              </w:tabs>
              <w:contextualSpacing/>
              <w:jc w:val="both"/>
              <w:rPr>
                <w:rFonts w:ascii="Times New Roman" w:hAnsi="Times New Roman" w:cs="Times New Roman"/>
                <w:sz w:val="22"/>
                <w:szCs w:val="22"/>
              </w:rPr>
            </w:pPr>
            <w:r>
              <w:rPr>
                <w:rFonts w:ascii="Times New Roman" w:hAnsi="Times New Roman" w:cs="Times New Roman"/>
                <w:sz w:val="22"/>
                <w:szCs w:val="22"/>
              </w:rPr>
              <w:t>3.1. Поставка Товара осуществляется в сроки, на условиях, по реквизитам, согласованным Сторонами в соответствующих Приложениях (Спецификациях) к настоящему Контракту. Условия поставки Товара по настоящему Контракту должны соответствовать условиям «ИНКОТЕРМС» (редакция 2020 г.).</w:t>
            </w:r>
          </w:p>
          <w:p w14:paraId="341EF6E4">
            <w:pPr>
              <w:keepNext/>
              <w:keepLines/>
              <w:spacing w:before="120"/>
              <w:contextualSpacing/>
              <w:jc w:val="both"/>
              <w:rPr>
                <w:rFonts w:ascii="Times New Roman" w:hAnsi="Times New Roman" w:cs="Times New Roman"/>
                <w:sz w:val="22"/>
                <w:szCs w:val="22"/>
              </w:rPr>
            </w:pPr>
            <w:r>
              <w:rPr>
                <w:rFonts w:ascii="Times New Roman" w:hAnsi="Times New Roman" w:cs="Times New Roman"/>
                <w:sz w:val="22"/>
                <w:szCs w:val="22"/>
              </w:rPr>
              <w:t xml:space="preserve">3.2. Датой поставки Товара считается дата передачи Товара Покупателю (перевозчику Покупателя, уполномоченному представителю Покупателя) в согласованном Сторонами в соответствующем Приложении (Спецификации) к настоящему Контракту месте поставки, указанная в товарно-транспортной накладной. </w:t>
            </w:r>
          </w:p>
        </w:tc>
        <w:tc>
          <w:tcPr>
            <w:tcW w:w="5103" w:type="dxa"/>
            <w:tcBorders>
              <w:top w:val="single" w:color="auto" w:sz="4" w:space="0"/>
              <w:left w:val="single" w:color="auto" w:sz="4" w:space="0"/>
              <w:right w:val="single" w:color="auto" w:sz="4" w:space="0"/>
            </w:tcBorders>
            <w:noWrap w:val="0"/>
            <w:vAlign w:val="top"/>
          </w:tcPr>
          <w:p w14:paraId="4E412A59">
            <w:pPr>
              <w:pStyle w:val="12"/>
              <w:keepNext/>
              <w:keepLines/>
              <w:tabs>
                <w:tab w:val="clear" w:pos="4153"/>
                <w:tab w:val="clear" w:pos="8306"/>
              </w:tabs>
              <w:contextualSpacing/>
              <w:jc w:val="both"/>
              <w:rPr>
                <w:rFonts w:ascii="Times New Roman" w:hAnsi="Times New Roman"/>
                <w:sz w:val="22"/>
                <w:szCs w:val="22"/>
                <w:lang w:val="en-US"/>
              </w:rPr>
            </w:pPr>
            <w:r>
              <w:rPr>
                <w:rFonts w:ascii="Times New Roman" w:hAnsi="Times New Roman"/>
                <w:sz w:val="22"/>
                <w:szCs w:val="22"/>
                <w:lang w:val="en-US"/>
              </w:rPr>
              <w:t>3.1. Goods should be delivered in the time and under the terms and requisites agreed by the Parties in the related Appendixes (Specifications) to the present Contract. Delivery terms of Goods under the present Contract should correspond to INCOTERMS conditions (edition 2020).</w:t>
            </w:r>
          </w:p>
          <w:p w14:paraId="54F157A1">
            <w:pPr>
              <w:keepNext/>
              <w:keepLines/>
              <w:spacing w:before="120"/>
              <w:jc w:val="both"/>
              <w:rPr>
                <w:rFonts w:ascii="Times New Roman" w:hAnsi="Times New Roman"/>
                <w:sz w:val="22"/>
                <w:szCs w:val="22"/>
                <w:lang w:val="en-GB"/>
              </w:rPr>
            </w:pPr>
            <w:r>
              <w:rPr>
                <w:rFonts w:ascii="Times New Roman" w:hAnsi="Times New Roman" w:cs="Times New Roman"/>
                <w:sz w:val="22"/>
                <w:szCs w:val="22"/>
                <w:lang w:val="en-US"/>
              </w:rPr>
              <w:t>3.2. The date of delivery of Goods is the date of transfer of Goods to the Buyer (carrier of the Buyer, authorized representative of the Buyer) at the agreed by the Parties in the related Appendix (Specification) to the present Contract place of delivery indicated in CMR note.</w:t>
            </w:r>
          </w:p>
        </w:tc>
      </w:tr>
      <w:tr w14:paraId="0196CD22">
        <w:tblPrEx>
          <w:tblCellMar>
            <w:top w:w="0" w:type="dxa"/>
            <w:left w:w="85" w:type="dxa"/>
            <w:bottom w:w="0" w:type="dxa"/>
            <w:right w:w="85" w:type="dxa"/>
          </w:tblCellMar>
        </w:tblPrEx>
        <w:tc>
          <w:tcPr>
            <w:tcW w:w="5387" w:type="dxa"/>
            <w:tcBorders>
              <w:left w:val="single" w:color="auto" w:sz="4" w:space="0"/>
              <w:right w:val="single" w:color="auto" w:sz="4" w:space="0"/>
            </w:tcBorders>
            <w:noWrap w:val="0"/>
            <w:vAlign w:val="top"/>
          </w:tcPr>
          <w:p w14:paraId="33BEFE35">
            <w:pPr>
              <w:keepNext/>
              <w:keepLines/>
              <w:spacing w:before="120"/>
              <w:contextualSpacing/>
              <w:jc w:val="both"/>
              <w:rPr>
                <w:rFonts w:ascii="Times New Roman" w:hAnsi="Times New Roman" w:cs="Times New Roman"/>
                <w:sz w:val="22"/>
                <w:szCs w:val="22"/>
              </w:rPr>
            </w:pPr>
            <w:r>
              <w:rPr>
                <w:rFonts w:ascii="Times New Roman" w:hAnsi="Times New Roman" w:cs="Times New Roman"/>
                <w:sz w:val="22"/>
                <w:szCs w:val="22"/>
              </w:rPr>
              <w:t>3.3. Факт исполнения Продавцом обязанности по поставке Товара Покупателю удостоверяется подписанием уполномоченными представителями Сторон Акта приема-передачи при передаче Товара Продавцом Покупателю (перевозчику Покупателя, уполномоченному представителю Покупателя) в согласованном Сторонами в соответствующем Приложении (Спецификации) к настоящему Контракту месте поставки.</w:t>
            </w:r>
          </w:p>
        </w:tc>
        <w:tc>
          <w:tcPr>
            <w:tcW w:w="5103" w:type="dxa"/>
            <w:tcBorders>
              <w:left w:val="single" w:color="auto" w:sz="4" w:space="0"/>
              <w:right w:val="single" w:color="auto" w:sz="4" w:space="0"/>
            </w:tcBorders>
            <w:noWrap w:val="0"/>
            <w:vAlign w:val="top"/>
          </w:tcPr>
          <w:p w14:paraId="5038D257">
            <w:pPr>
              <w:keepNext/>
              <w:keepLines/>
              <w:spacing w:before="120"/>
              <w:contextualSpacing/>
              <w:jc w:val="both"/>
              <w:rPr>
                <w:rFonts w:ascii="Times New Roman" w:hAnsi="Times New Roman" w:cs="Times New Roman"/>
                <w:sz w:val="22"/>
                <w:szCs w:val="22"/>
                <w:lang w:val="en-GB"/>
              </w:rPr>
            </w:pPr>
            <w:r>
              <w:rPr>
                <w:rFonts w:ascii="Times New Roman" w:hAnsi="Times New Roman" w:cs="Times New Roman"/>
                <w:sz w:val="22"/>
                <w:szCs w:val="22"/>
                <w:lang w:val="en-US"/>
              </w:rPr>
              <w:t>3.3. The fact of the execution by the Seller the obligation to deliver Goods to the Buyer is certified by the Parties’ authorized representatives signing of Acceptance and Transfer Certificate of Goods during the transfer of Goods to the Buyer (carrier of the Buyer, authorized representative of the Buyer) by the Seller at the agreed by the Parties in the related Appendix (Specification) to the present Contract place of delivery.</w:t>
            </w:r>
          </w:p>
        </w:tc>
      </w:tr>
      <w:tr w14:paraId="367564FF">
        <w:tblPrEx>
          <w:tblCellMar>
            <w:top w:w="0" w:type="dxa"/>
            <w:left w:w="85" w:type="dxa"/>
            <w:bottom w:w="0" w:type="dxa"/>
            <w:right w:w="85" w:type="dxa"/>
          </w:tblCellMar>
        </w:tblPrEx>
        <w:tc>
          <w:tcPr>
            <w:tcW w:w="5387" w:type="dxa"/>
            <w:tcBorders>
              <w:left w:val="single" w:color="auto" w:sz="4" w:space="0"/>
              <w:right w:val="single" w:color="auto" w:sz="4" w:space="0"/>
            </w:tcBorders>
            <w:noWrap w:val="0"/>
            <w:vAlign w:val="top"/>
          </w:tcPr>
          <w:p w14:paraId="64951B7C">
            <w:pPr>
              <w:keepNext/>
              <w:keepLines/>
              <w:widowControl w:val="0"/>
              <w:spacing w:before="120"/>
              <w:contextualSpacing/>
              <w:jc w:val="both"/>
              <w:rPr>
                <w:rFonts w:ascii="Times New Roman" w:hAnsi="Times New Roman" w:cs="Times New Roman"/>
                <w:sz w:val="22"/>
                <w:szCs w:val="22"/>
              </w:rPr>
            </w:pPr>
            <w:r>
              <w:rPr>
                <w:rFonts w:ascii="Times New Roman" w:hAnsi="Times New Roman" w:cs="Times New Roman"/>
                <w:sz w:val="22"/>
                <w:szCs w:val="22"/>
              </w:rPr>
              <w:t>3.4. Поставка Товара в рамках данного Контракта по согласованию с Покупателем может быть произведена досрочно. Допускается поставка Товара партиями по согласованию с Покупателем.</w:t>
            </w:r>
          </w:p>
          <w:p w14:paraId="74DB8BAD">
            <w:pPr>
              <w:keepNext/>
              <w:keepLines/>
              <w:widowControl w:val="0"/>
              <w:contextualSpacing/>
              <w:jc w:val="both"/>
              <w:rPr>
                <w:rFonts w:ascii="Times New Roman" w:hAnsi="Times New Roman" w:cs="Times New Roman"/>
                <w:sz w:val="22"/>
                <w:szCs w:val="22"/>
              </w:rPr>
            </w:pPr>
            <w:r>
              <w:rPr>
                <w:rFonts w:ascii="Times New Roman" w:hAnsi="Times New Roman" w:cs="Times New Roman"/>
                <w:sz w:val="22"/>
                <w:szCs w:val="22"/>
              </w:rPr>
              <w:t xml:space="preserve">При досрочной поставке Товара Продавец обязан в разумные сроки уведомить об этом Покупателя путём направления последнему простого письменного извещения по электронной почте, указанной в п.6.1 Контракта. </w:t>
            </w:r>
          </w:p>
          <w:p w14:paraId="650B903E">
            <w:pPr>
              <w:pStyle w:val="12"/>
              <w:keepNext/>
              <w:keepLines/>
              <w:tabs>
                <w:tab w:val="clear" w:pos="4153"/>
                <w:tab w:val="clear" w:pos="8306"/>
              </w:tabs>
              <w:spacing w:before="120"/>
              <w:ind w:right="96"/>
              <w:jc w:val="both"/>
              <w:rPr>
                <w:rFonts w:ascii="Times New Roman" w:hAnsi="Times New Roman"/>
                <w:sz w:val="22"/>
                <w:szCs w:val="22"/>
              </w:rPr>
            </w:pPr>
            <w:r>
              <w:rPr>
                <w:rFonts w:ascii="Times New Roman" w:hAnsi="Times New Roman"/>
                <w:sz w:val="22"/>
                <w:szCs w:val="22"/>
              </w:rPr>
              <w:t xml:space="preserve">3.5. Продавец предоставляет Покупателю по электронной почте </w:t>
            </w:r>
            <w:r>
              <w:rPr>
                <w:rFonts w:ascii="Times New Roman" w:hAnsi="Times New Roman"/>
                <w:sz w:val="22"/>
                <w:szCs w:val="22"/>
                <w:highlight w:val="yellow"/>
                <w:rPrChange w:id="32" w:author="Felix阿星" w:date="2026-06-17T10:49:09Z">
                  <w:rPr>
                    <w:rFonts w:ascii="Times New Roman" w:hAnsi="Times New Roman"/>
                    <w:sz w:val="22"/>
                    <w:szCs w:val="22"/>
                  </w:rPr>
                </w:rPrChange>
              </w:rPr>
              <w:t>info@aftproject.ru</w:t>
            </w:r>
            <w:r>
              <w:rPr>
                <w:rFonts w:ascii="Times New Roman" w:hAnsi="Times New Roman"/>
                <w:sz w:val="22"/>
                <w:szCs w:val="22"/>
              </w:rPr>
              <w:t xml:space="preserve"> полный комплект товаросопроводительных документов, указанных в соответствующем Приложении (Спецификации), необходимых для таможенной очистки Товара, за 10 дней до отгрузки Товара. Оригиналы этих документов предоставляются Продавцом вместе с Товаром.</w:t>
            </w:r>
          </w:p>
        </w:tc>
        <w:tc>
          <w:tcPr>
            <w:tcW w:w="5103" w:type="dxa"/>
            <w:tcBorders>
              <w:left w:val="single" w:color="auto" w:sz="4" w:space="0"/>
              <w:right w:val="single" w:color="auto" w:sz="4" w:space="0"/>
            </w:tcBorders>
            <w:noWrap w:val="0"/>
            <w:vAlign w:val="top"/>
          </w:tcPr>
          <w:p w14:paraId="0D0A8CC4">
            <w:pPr>
              <w:keepNext/>
              <w:keepLines/>
              <w:spacing w:before="120"/>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3.4. </w:t>
            </w:r>
            <w:r>
              <w:rPr>
                <w:rFonts w:ascii="Times New Roman" w:hAnsi="Times New Roman" w:cs="Times New Roman"/>
                <w:sz w:val="22"/>
                <w:szCs w:val="22"/>
                <w:lang w:val="en-GB"/>
              </w:rPr>
              <w:t>Prior</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delivery under the present Contract</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is</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allowed</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in agreement with the Buyer</w:t>
            </w:r>
            <w:r>
              <w:rPr>
                <w:rFonts w:ascii="Times New Roman" w:hAnsi="Times New Roman" w:cs="Times New Roman"/>
                <w:sz w:val="22"/>
                <w:szCs w:val="22"/>
                <w:lang w:val="en-US"/>
              </w:rPr>
              <w:t xml:space="preserve">. Partial delivery is allowed </w:t>
            </w:r>
            <w:r>
              <w:rPr>
                <w:rFonts w:ascii="Times New Roman" w:hAnsi="Times New Roman" w:cs="Times New Roman"/>
                <w:sz w:val="22"/>
                <w:szCs w:val="22"/>
                <w:lang w:val="en-GB"/>
              </w:rPr>
              <w:t>in agreement with the Buyer</w:t>
            </w:r>
            <w:r>
              <w:rPr>
                <w:rFonts w:ascii="Times New Roman" w:hAnsi="Times New Roman" w:cs="Times New Roman"/>
                <w:sz w:val="22"/>
                <w:szCs w:val="22"/>
                <w:lang w:val="en-US"/>
              </w:rPr>
              <w:t xml:space="preserve">. </w:t>
            </w:r>
          </w:p>
          <w:p w14:paraId="233FF606">
            <w:pPr>
              <w:keepNext/>
              <w:keepLines/>
              <w:contextualSpacing/>
              <w:jc w:val="both"/>
              <w:rPr>
                <w:rFonts w:ascii="Times New Roman" w:hAnsi="Times New Roman" w:cs="Times New Roman"/>
                <w:sz w:val="22"/>
                <w:szCs w:val="22"/>
                <w:lang w:val="en-US"/>
              </w:rPr>
            </w:pPr>
          </w:p>
          <w:p w14:paraId="462F624A">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In case of prior delivery of Goods, the Seller shall within a reasonable time notify the Buyer by means of a written notification by e-mail specified in paragraph 6.1 of the Contract.</w:t>
            </w:r>
          </w:p>
          <w:p w14:paraId="6CFED307">
            <w:pPr>
              <w:keepNext/>
              <w:keepLines/>
              <w:contextualSpacing/>
              <w:jc w:val="both"/>
              <w:rPr>
                <w:rFonts w:ascii="Times New Roman" w:hAnsi="Times New Roman" w:cs="Times New Roman"/>
                <w:sz w:val="22"/>
                <w:szCs w:val="22"/>
                <w:lang w:val="en-US"/>
              </w:rPr>
            </w:pPr>
          </w:p>
          <w:p w14:paraId="1F45005A">
            <w:pPr>
              <w:keepNext/>
              <w:keepLines/>
              <w:spacing w:before="120"/>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3.5. The Seller provides the Buyer by e-mail </w:t>
            </w:r>
            <w:r>
              <w:rPr>
                <w:rFonts w:ascii="Times New Roman" w:hAnsi="Times New Roman" w:cs="Times New Roman"/>
                <w:sz w:val="22"/>
                <w:szCs w:val="22"/>
                <w:highlight w:val="yellow"/>
                <w:lang w:val="en-US"/>
                <w:rPrChange w:id="33" w:author="Felix阿星" w:date="2026-06-17T10:49:14Z">
                  <w:rPr>
                    <w:rFonts w:ascii="Times New Roman" w:hAnsi="Times New Roman" w:cs="Times New Roman"/>
                    <w:sz w:val="22"/>
                    <w:szCs w:val="22"/>
                    <w:lang w:val="en-US"/>
                  </w:rPr>
                </w:rPrChange>
              </w:rPr>
              <w:t>info@aftproject.ru</w:t>
            </w:r>
            <w:r>
              <w:rPr>
                <w:rFonts w:ascii="Times New Roman" w:hAnsi="Times New Roman" w:cs="Times New Roman"/>
                <w:sz w:val="22"/>
                <w:szCs w:val="22"/>
                <w:lang w:val="en-US"/>
              </w:rPr>
              <w:t xml:space="preserve"> with a full set of shipping documents specified in the relevant Appendix (Specifications) required for customs clearance of the Goods, 10 days before the shipment of the Goods. The originals of these documents are provided by the Seller together with the Goods.</w:t>
            </w:r>
          </w:p>
        </w:tc>
      </w:tr>
      <w:tr w14:paraId="61A6585D">
        <w:tblPrEx>
          <w:tblCellMar>
            <w:top w:w="0" w:type="dxa"/>
            <w:left w:w="85" w:type="dxa"/>
            <w:bottom w:w="0" w:type="dxa"/>
            <w:right w:w="85" w:type="dxa"/>
          </w:tblCellMar>
        </w:tblPrEx>
        <w:tc>
          <w:tcPr>
            <w:tcW w:w="5387" w:type="dxa"/>
            <w:tcBorders>
              <w:left w:val="single" w:color="auto" w:sz="4" w:space="0"/>
              <w:bottom w:val="single" w:color="auto" w:sz="4" w:space="0"/>
              <w:right w:val="single" w:color="auto" w:sz="4" w:space="0"/>
            </w:tcBorders>
            <w:noWrap w:val="0"/>
            <w:vAlign w:val="top"/>
          </w:tcPr>
          <w:p w14:paraId="1446CA1B">
            <w:pPr>
              <w:keepNext/>
              <w:keepLines/>
              <w:widowControl w:val="0"/>
              <w:spacing w:before="120"/>
              <w:contextualSpacing/>
              <w:jc w:val="both"/>
              <w:rPr>
                <w:rFonts w:ascii="Times New Roman" w:hAnsi="Times New Roman" w:cs="Times New Roman"/>
                <w:i/>
                <w:sz w:val="22"/>
                <w:szCs w:val="22"/>
              </w:rPr>
            </w:pPr>
            <w:r>
              <w:rPr>
                <w:rFonts w:ascii="Times New Roman" w:hAnsi="Times New Roman" w:cs="Times New Roman"/>
                <w:sz w:val="22"/>
                <w:szCs w:val="22"/>
              </w:rPr>
              <w:t xml:space="preserve">3.6. Риски потери или повреждения Товара, переходят от Продавца к Покупателю с даты поставки Товара. Право собственности на Товар переходит от Продавца к Покупателю с даты поставки Товара. </w:t>
            </w:r>
          </w:p>
        </w:tc>
        <w:tc>
          <w:tcPr>
            <w:tcW w:w="5103" w:type="dxa"/>
            <w:tcBorders>
              <w:left w:val="single" w:color="auto" w:sz="4" w:space="0"/>
              <w:bottom w:val="single" w:color="auto" w:sz="4" w:space="0"/>
              <w:right w:val="single" w:color="auto" w:sz="4" w:space="0"/>
            </w:tcBorders>
            <w:noWrap w:val="0"/>
            <w:vAlign w:val="top"/>
          </w:tcPr>
          <w:p w14:paraId="66EB1B59">
            <w:pPr>
              <w:keepNext/>
              <w:keepLines/>
              <w:spacing w:before="120"/>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3.6. Loss or damage risk should transfer from the Seller to the Buyer from the date of Goods delivery. Ownership of the Goods should transfer from the Seller to the Buyer from the date of Goods delivery. </w:t>
            </w:r>
          </w:p>
        </w:tc>
      </w:tr>
      <w:tr w14:paraId="2A2214E9">
        <w:tblPrEx>
          <w:tblCellMar>
            <w:top w:w="0" w:type="dxa"/>
            <w:left w:w="85" w:type="dxa"/>
            <w:bottom w:w="0" w:type="dxa"/>
            <w:right w:w="85" w:type="dxa"/>
          </w:tblCellMar>
        </w:tblPrEx>
        <w:tc>
          <w:tcPr>
            <w:tcW w:w="5387"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33F05A8B">
            <w:pPr>
              <w:keepNext/>
              <w:keepLines/>
              <w:widowControl w:val="0"/>
              <w:spacing w:before="120" w:after="120"/>
              <w:contextualSpacing/>
              <w:jc w:val="both"/>
              <w:rPr>
                <w:rFonts w:ascii="Times New Roman" w:hAnsi="Times New Roman" w:cs="Times New Roman"/>
                <w:sz w:val="22"/>
                <w:szCs w:val="22"/>
              </w:rPr>
            </w:pPr>
            <w:r>
              <w:rPr>
                <w:rFonts w:ascii="Times New Roman" w:hAnsi="Times New Roman" w:cs="Times New Roman"/>
                <w:b/>
                <w:sz w:val="22"/>
                <w:szCs w:val="22"/>
              </w:rPr>
              <w:t xml:space="preserve">4. Условия платежа и ответственность за нарушение условий Контракта </w:t>
            </w:r>
          </w:p>
        </w:tc>
        <w:tc>
          <w:tcPr>
            <w:tcW w:w="5103"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135A8B86">
            <w:pPr>
              <w:keepNext/>
              <w:keepLines/>
              <w:spacing w:before="120" w:after="120"/>
              <w:contextualSpacing/>
              <w:jc w:val="both"/>
              <w:rPr>
                <w:rFonts w:ascii="Times New Roman" w:hAnsi="Times New Roman" w:cs="Times New Roman"/>
                <w:sz w:val="22"/>
                <w:szCs w:val="22"/>
                <w:lang w:val="en-US"/>
              </w:rPr>
            </w:pPr>
            <w:r>
              <w:rPr>
                <w:rFonts w:ascii="Times New Roman" w:hAnsi="Times New Roman" w:cs="Times New Roman"/>
                <w:b/>
                <w:sz w:val="22"/>
                <w:szCs w:val="22"/>
                <w:lang w:val="en-GB"/>
              </w:rPr>
              <w:t>4. Terms of payment and responsibility for breach of the Contract</w:t>
            </w:r>
          </w:p>
        </w:tc>
      </w:tr>
      <w:tr w14:paraId="0191F3B2">
        <w:tblPrEx>
          <w:tblCellMar>
            <w:top w:w="0" w:type="dxa"/>
            <w:left w:w="85" w:type="dxa"/>
            <w:bottom w:w="0" w:type="dxa"/>
            <w:right w:w="85" w:type="dxa"/>
          </w:tblCellMar>
        </w:tblPrEx>
        <w:tc>
          <w:tcPr>
            <w:tcW w:w="5387" w:type="dxa"/>
            <w:tcBorders>
              <w:top w:val="single" w:color="auto" w:sz="4" w:space="0"/>
              <w:left w:val="single" w:color="auto" w:sz="4" w:space="0"/>
              <w:right w:val="single" w:color="auto" w:sz="4" w:space="0"/>
            </w:tcBorders>
            <w:noWrap w:val="0"/>
            <w:vAlign w:val="top"/>
          </w:tcPr>
          <w:p w14:paraId="71BBBFA8">
            <w:pPr>
              <w:keepNext/>
              <w:keepLines/>
              <w:widowControl w:val="0"/>
              <w:autoSpaceDE w:val="0"/>
              <w:autoSpaceDN w:val="0"/>
              <w:adjustRightInd w:val="0"/>
              <w:contextualSpacing/>
              <w:jc w:val="both"/>
              <w:rPr>
                <w:rFonts w:ascii="Times New Roman" w:hAnsi="Times New Roman" w:cs="Times New Roman"/>
                <w:sz w:val="22"/>
                <w:szCs w:val="22"/>
              </w:rPr>
            </w:pPr>
            <w:r>
              <w:rPr>
                <w:rFonts w:ascii="Times New Roman" w:hAnsi="Times New Roman" w:cs="Times New Roman"/>
                <w:sz w:val="22"/>
                <w:szCs w:val="22"/>
              </w:rPr>
              <w:t>4.</w:t>
            </w:r>
            <w:r>
              <w:rPr>
                <w:rFonts w:ascii="Times New Roman" w:hAnsi="Times New Roman" w:cs="Times New Roman"/>
                <w:snapToGrid w:val="0"/>
                <w:sz w:val="22"/>
                <w:szCs w:val="22"/>
                <w:lang w:eastAsia="de-DE"/>
              </w:rPr>
              <w:t>1. Условия, срок и порядок оплаты Товара согласовываются Сторонами в соответствующих Приложениях (Спецификациях) к настоящему Контракту. Все расчеты по настоящему Контракту производятся в безналичном порядке путем перечисления денежных средств на указанный в пункте 15 «Адреса и банковские реквизиты Сторон» Контракта расчетный счет Продавца.</w:t>
            </w:r>
            <w:r>
              <w:rPr>
                <w:rFonts w:ascii="Times New Roman" w:hAnsi="Times New Roman" w:cs="Times New Roman"/>
                <w:sz w:val="22"/>
                <w:szCs w:val="22"/>
              </w:rPr>
              <w:t xml:space="preserve"> </w:t>
            </w:r>
          </w:p>
          <w:p w14:paraId="0CD5F1F3">
            <w:pPr>
              <w:keepNext/>
              <w:keepLines/>
              <w:widowControl w:val="0"/>
              <w:autoSpaceDE w:val="0"/>
              <w:autoSpaceDN w:val="0"/>
              <w:adjustRightInd w:val="0"/>
              <w:contextualSpacing/>
              <w:jc w:val="both"/>
              <w:rPr>
                <w:rFonts w:ascii="Times New Roman" w:hAnsi="Times New Roman" w:cs="Times New Roman"/>
                <w:sz w:val="22"/>
                <w:szCs w:val="22"/>
              </w:rPr>
            </w:pPr>
            <w:r>
              <w:rPr>
                <w:rFonts w:ascii="Times New Roman" w:hAnsi="Times New Roman" w:cs="Times New Roman"/>
                <w:sz w:val="22"/>
                <w:szCs w:val="22"/>
              </w:rPr>
              <w:t xml:space="preserve">Обязательства Покупателя по оплате считаются исполненными с даты списания денежных средств с расчетного счета Покупателя. </w:t>
            </w:r>
          </w:p>
          <w:p w14:paraId="57B1DB0A">
            <w:pPr>
              <w:keepNext/>
              <w:keepLines/>
              <w:widowControl w:val="0"/>
              <w:autoSpaceDE w:val="0"/>
              <w:autoSpaceDN w:val="0"/>
              <w:adjustRightInd w:val="0"/>
              <w:spacing w:before="120"/>
              <w:contextualSpacing/>
              <w:jc w:val="both"/>
              <w:rPr>
                <w:rFonts w:ascii="Times New Roman" w:hAnsi="Times New Roman" w:cs="Times New Roman"/>
                <w:sz w:val="22"/>
                <w:szCs w:val="22"/>
              </w:rPr>
            </w:pPr>
            <w:r>
              <w:rPr>
                <w:rFonts w:ascii="Times New Roman" w:hAnsi="Times New Roman" w:cs="Times New Roman"/>
                <w:sz w:val="22"/>
                <w:szCs w:val="22"/>
              </w:rPr>
              <w:t>4.</w:t>
            </w:r>
            <w:r>
              <w:rPr>
                <w:rFonts w:ascii="Times New Roman" w:hAnsi="Times New Roman" w:cs="Times New Roman"/>
                <w:snapToGrid w:val="0"/>
                <w:sz w:val="22"/>
                <w:szCs w:val="22"/>
                <w:lang w:eastAsia="de-DE"/>
              </w:rPr>
              <w:t>2. Допускается оплата Товара по частям в пределах срока, согласованного Сторонами в соответствующем Приложении (Спецификации) к настоящему Контракту. Оплата Товара производится при условии своевременного предоставления инвойса.</w:t>
            </w:r>
          </w:p>
          <w:p w14:paraId="45C35708">
            <w:pPr>
              <w:keepNext/>
              <w:keepLines/>
              <w:spacing w:before="120"/>
              <w:contextualSpacing/>
              <w:jc w:val="both"/>
              <w:rPr>
                <w:rFonts w:ascii="Times New Roman" w:hAnsi="Times New Roman" w:cs="Times New Roman"/>
                <w:sz w:val="22"/>
                <w:szCs w:val="22"/>
              </w:rPr>
            </w:pPr>
            <w:r>
              <w:rPr>
                <w:rFonts w:ascii="Times New Roman" w:hAnsi="Times New Roman" w:cs="Times New Roman"/>
                <w:sz w:val="22"/>
                <w:szCs w:val="22"/>
              </w:rPr>
              <w:t>4.3. Все расходы, связанные с оплатой настоящего Контракта на территории Покупателя, уплачивает Покупатель. Все расходы, связанные с оплатой настоящего Контракта на территории Продавца, уплачивает Продавец.</w:t>
            </w:r>
          </w:p>
          <w:p w14:paraId="566762E7">
            <w:pPr>
              <w:keepNext/>
              <w:keepLines/>
              <w:spacing w:before="120"/>
              <w:contextualSpacing/>
              <w:jc w:val="both"/>
              <w:rPr>
                <w:rFonts w:ascii="Times New Roman" w:hAnsi="Times New Roman" w:cs="Times New Roman"/>
                <w:sz w:val="22"/>
                <w:szCs w:val="22"/>
              </w:rPr>
            </w:pPr>
            <w:r>
              <w:rPr>
                <w:rFonts w:ascii="Times New Roman" w:hAnsi="Times New Roman" w:cs="Times New Roman"/>
                <w:sz w:val="22"/>
                <w:szCs w:val="22"/>
              </w:rPr>
              <w:t>4.4. Комиссионные сборы банка посредника возмещаются отправителем денежных средств.</w:t>
            </w:r>
          </w:p>
          <w:p w14:paraId="61D38CAA">
            <w:pPr>
              <w:keepNext/>
              <w:keepLines/>
              <w:spacing w:before="120"/>
              <w:contextualSpacing/>
              <w:jc w:val="both"/>
              <w:rPr>
                <w:rFonts w:ascii="Times New Roman" w:hAnsi="Times New Roman" w:cs="Times New Roman"/>
                <w:spacing w:val="3"/>
                <w:sz w:val="22"/>
                <w:szCs w:val="22"/>
              </w:rPr>
            </w:pPr>
            <w:r>
              <w:rPr>
                <w:rFonts w:ascii="Times New Roman" w:hAnsi="Times New Roman" w:cs="Times New Roman"/>
                <w:spacing w:val="3"/>
                <w:sz w:val="22"/>
                <w:szCs w:val="22"/>
              </w:rPr>
              <w:t>4.5. Продавец несёт полную ответственность за качество и подлинность поставляемого Товара, за соблюдение сроков поставки Товара, а также за полноту и правильность оформления сопроводительной документации на Товар.</w:t>
            </w:r>
          </w:p>
          <w:p w14:paraId="529B5359">
            <w:pPr>
              <w:keepNext/>
              <w:keepLines/>
              <w:spacing w:before="120"/>
              <w:contextualSpacing/>
              <w:jc w:val="both"/>
              <w:rPr>
                <w:rFonts w:ascii="Times New Roman" w:hAnsi="Times New Roman" w:cs="Times New Roman"/>
                <w:b/>
                <w:sz w:val="22"/>
                <w:szCs w:val="22"/>
              </w:rPr>
            </w:pPr>
            <w:r>
              <w:rPr>
                <w:rFonts w:ascii="Times New Roman" w:hAnsi="Times New Roman" w:cs="Times New Roman"/>
                <w:sz w:val="22"/>
                <w:szCs w:val="22"/>
              </w:rPr>
              <w:t xml:space="preserve">4.6. В случае несоблюдения Покупателем сроков оплаты полученного Товара, предусмотренного настоящим Контрактом, Продавец направляет Покупателю уведомление о просрочке оплаты Товара. Если Покупатель по истечении 20 (двадцати) банковских дней с момента получения указанного уведомления не исполнит своих обязательств по оплате, </w:t>
            </w:r>
            <w:r>
              <w:rPr>
                <w:rFonts w:ascii="Times New Roman" w:hAnsi="Times New Roman" w:cs="Times New Roman"/>
                <w:spacing w:val="3"/>
                <w:sz w:val="22"/>
                <w:szCs w:val="22"/>
              </w:rPr>
              <w:t>Продавец вправе потребовать уплаты пени за весь период просрочки в размере 0,1% от суммы, срок оплаты которой нарушен (сумма задолженности), за каждый день просрочки платежа, но всего не более 5% от суммы задолженности. Условия данного пункта не распространяются на авансовые платежи Покупателя.</w:t>
            </w:r>
          </w:p>
        </w:tc>
        <w:tc>
          <w:tcPr>
            <w:tcW w:w="5103" w:type="dxa"/>
            <w:tcBorders>
              <w:top w:val="single" w:color="auto" w:sz="4" w:space="0"/>
              <w:left w:val="single" w:color="auto" w:sz="4" w:space="0"/>
              <w:right w:val="single" w:color="auto" w:sz="4" w:space="0"/>
            </w:tcBorders>
            <w:noWrap w:val="0"/>
            <w:vAlign w:val="top"/>
          </w:tcPr>
          <w:p w14:paraId="72520547">
            <w:pPr>
              <w:keepNext/>
              <w:keepLines/>
              <w:contextualSpacing/>
              <w:jc w:val="both"/>
              <w:rPr>
                <w:rFonts w:ascii="Times New Roman" w:hAnsi="Times New Roman" w:cs="Times New Roman"/>
                <w:snapToGrid w:val="0"/>
                <w:sz w:val="22"/>
                <w:szCs w:val="22"/>
                <w:lang w:val="en-US" w:eastAsia="de-DE"/>
              </w:rPr>
            </w:pPr>
            <w:r>
              <w:rPr>
                <w:rFonts w:ascii="Times New Roman" w:hAnsi="Times New Roman" w:cs="Times New Roman"/>
                <w:snapToGrid w:val="0"/>
                <w:sz w:val="22"/>
                <w:szCs w:val="22"/>
                <w:lang w:val="en-US" w:eastAsia="de-DE"/>
              </w:rPr>
              <w:t>4.1. Terms, time and order of payment for the Goods should be agreed by the Parties in the related Appendixes (Specifications) to the present Contract. All settlements under the present Contract should be made by bank transfer through the transfer of funds on the Seller’s account from the Buyer’s account indicated in paragraph 15 «Addresses and bank details of the Parties» of the Contract.</w:t>
            </w:r>
          </w:p>
          <w:p w14:paraId="35AE7505">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The Buyer’s obligations are regarded as being fulfilled from the date of the debiting of monetary funds from the Buyer’s account.</w:t>
            </w:r>
          </w:p>
          <w:p w14:paraId="7B5CD141">
            <w:pPr>
              <w:keepNext/>
              <w:keepLines/>
              <w:spacing w:before="120"/>
              <w:contextualSpacing/>
              <w:jc w:val="both"/>
              <w:rPr>
                <w:rFonts w:ascii="Times New Roman" w:hAnsi="Times New Roman" w:cs="Times New Roman"/>
                <w:snapToGrid w:val="0"/>
                <w:sz w:val="22"/>
                <w:szCs w:val="22"/>
                <w:lang w:val="en-US" w:eastAsia="de-DE"/>
              </w:rPr>
            </w:pPr>
            <w:r>
              <w:rPr>
                <w:rFonts w:ascii="Times New Roman" w:hAnsi="Times New Roman" w:cs="Times New Roman"/>
                <w:sz w:val="22"/>
                <w:szCs w:val="22"/>
                <w:lang w:val="en-US"/>
              </w:rPr>
              <w:t>4.</w:t>
            </w:r>
            <w:r>
              <w:rPr>
                <w:rFonts w:ascii="Times New Roman" w:hAnsi="Times New Roman" w:cs="Times New Roman"/>
                <w:snapToGrid w:val="0"/>
                <w:sz w:val="22"/>
                <w:szCs w:val="22"/>
                <w:lang w:val="en-US" w:eastAsia="de-DE"/>
              </w:rPr>
              <w:t>2. Partial payment for the Goods is allowed in the frame of period of payment agreed by the Parties in the related Appendix (Specification) to the present Contract. Payment for the Goods should be made under condition of invoice presentation on time.</w:t>
            </w:r>
          </w:p>
          <w:p w14:paraId="0436503D">
            <w:pPr>
              <w:keepNext/>
              <w:keepLines/>
              <w:spacing w:before="120"/>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4.3.</w:t>
            </w:r>
            <w:r>
              <w:rPr>
                <w:rFonts w:ascii="Times New Roman" w:hAnsi="Times New Roman" w:cs="Times New Roman"/>
                <w:sz w:val="22"/>
                <w:szCs w:val="22"/>
                <w:lang w:val="en-US" w:eastAsia="zh-CN"/>
              </w:rPr>
              <w:t xml:space="preserve"> </w:t>
            </w:r>
            <w:r>
              <w:rPr>
                <w:rFonts w:ascii="Times New Roman" w:hAnsi="Times New Roman" w:cs="Times New Roman"/>
                <w:sz w:val="22"/>
                <w:szCs w:val="22"/>
                <w:lang w:val="en-US"/>
              </w:rPr>
              <w:t>All the expenses connected with the payment of the present Contract on the territory of the Buyer will be charged to the Buyer. All expenses connected with the payment of the present Contract on the territory of the Seller will be charged to the Seller.</w:t>
            </w:r>
          </w:p>
          <w:p w14:paraId="729B6AF3">
            <w:pPr>
              <w:keepNext/>
              <w:keepLines/>
              <w:spacing w:before="120"/>
              <w:contextualSpacing/>
              <w:jc w:val="both"/>
              <w:rPr>
                <w:rFonts w:ascii="Times New Roman" w:hAnsi="Times New Roman" w:cs="Times New Roman"/>
                <w:sz w:val="22"/>
                <w:szCs w:val="22"/>
                <w:lang w:val="en-US" w:eastAsia="zh-CN"/>
              </w:rPr>
            </w:pPr>
            <w:r>
              <w:rPr>
                <w:rFonts w:ascii="Times New Roman" w:hAnsi="Times New Roman" w:cs="Times New Roman"/>
                <w:snapToGrid w:val="0"/>
                <w:sz w:val="22"/>
                <w:szCs w:val="22"/>
                <w:lang w:val="en-US" w:eastAsia="de-DE"/>
              </w:rPr>
              <w:t xml:space="preserve">4.4. </w:t>
            </w:r>
            <w:r>
              <w:rPr>
                <w:rFonts w:ascii="Times New Roman" w:hAnsi="Times New Roman" w:cs="Times New Roman"/>
                <w:sz w:val="22"/>
                <w:szCs w:val="22"/>
                <w:lang w:val="en-US" w:eastAsia="zh-CN"/>
              </w:rPr>
              <w:t>Commissions of bank of the intermediary are reimbursed by the sender of payments.</w:t>
            </w:r>
          </w:p>
          <w:p w14:paraId="4F6C770D">
            <w:pPr>
              <w:keepNext/>
              <w:keepLines/>
              <w:spacing w:before="120"/>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en-US" w:eastAsia="zh-CN"/>
              </w:rPr>
              <w:t>4.5 The Seller hold full responsibility for quality and origin of Goods delivered, for compliance with the Goods shipment schedule, and for correct and full preparation of supporting documentation.</w:t>
            </w:r>
          </w:p>
          <w:p w14:paraId="611D0F8A">
            <w:pPr>
              <w:keepNext/>
              <w:keepLines/>
              <w:spacing w:before="120"/>
              <w:contextualSpacing/>
              <w:jc w:val="both"/>
              <w:rPr>
                <w:rFonts w:ascii="Times New Roman" w:hAnsi="Times New Roman" w:cs="Times New Roman"/>
                <w:sz w:val="22"/>
                <w:szCs w:val="22"/>
                <w:lang w:val="en-US" w:eastAsia="zh-CN"/>
              </w:rPr>
            </w:pPr>
          </w:p>
          <w:p w14:paraId="64C2EF90">
            <w:pPr>
              <w:keepNext/>
              <w:keepLines/>
              <w:contextualSpacing/>
              <w:jc w:val="both"/>
              <w:rPr>
                <w:rFonts w:ascii="Times New Roman" w:hAnsi="Times New Roman" w:cs="Times New Roman"/>
                <w:sz w:val="22"/>
                <w:szCs w:val="22"/>
                <w:lang w:val="en-US" w:eastAsia="zh-CN"/>
              </w:rPr>
            </w:pPr>
            <w:r>
              <w:rPr>
                <w:rFonts w:ascii="Times New Roman" w:hAnsi="Times New Roman" w:cs="Times New Roman"/>
                <w:snapToGrid w:val="0"/>
                <w:sz w:val="22"/>
                <w:szCs w:val="22"/>
                <w:lang w:val="en-GB" w:eastAsia="de-DE"/>
              </w:rPr>
              <w:t>4.</w:t>
            </w:r>
            <w:r>
              <w:rPr>
                <w:rFonts w:ascii="Times New Roman" w:hAnsi="Times New Roman" w:cs="Times New Roman"/>
                <w:snapToGrid w:val="0"/>
                <w:sz w:val="22"/>
                <w:szCs w:val="22"/>
                <w:lang w:val="en-US" w:eastAsia="de-DE"/>
              </w:rPr>
              <w:t xml:space="preserve">6. </w:t>
            </w:r>
            <w:r>
              <w:rPr>
                <w:rFonts w:ascii="Times New Roman" w:hAnsi="Times New Roman" w:cs="Times New Roman"/>
                <w:sz w:val="22"/>
                <w:szCs w:val="22"/>
                <w:lang w:val="en-US" w:eastAsia="zh-CN"/>
              </w:rPr>
              <w:t>In case of default by the Buyer of the obligations on payments for the Goods under the present Contract, the Seller sends to the Buyer a written request on delay of payment. In case of default by the Buyer of the obligations on payments within 20 (twenty) banking days after receipt of the written request the Seller has a right to demand the fine at a rate of 0,1% from the overdued sum per every day of delay, but not more than 5% from the overdued sum. This paragraph does not affect advance payment.</w:t>
            </w:r>
          </w:p>
          <w:p w14:paraId="7D8DEAB3">
            <w:pPr>
              <w:keepNext/>
              <w:keepLines/>
              <w:contextualSpacing/>
              <w:jc w:val="both"/>
              <w:rPr>
                <w:rFonts w:ascii="Times New Roman" w:hAnsi="Times New Roman" w:cs="Times New Roman"/>
                <w:sz w:val="22"/>
                <w:szCs w:val="22"/>
                <w:lang w:val="en-US" w:eastAsia="zh-CN"/>
              </w:rPr>
            </w:pPr>
          </w:p>
          <w:p w14:paraId="7B6265F0">
            <w:pPr>
              <w:rPr>
                <w:rFonts w:ascii="Times New Roman" w:hAnsi="Times New Roman" w:cs="Times New Roman"/>
                <w:sz w:val="22"/>
                <w:szCs w:val="22"/>
                <w:lang w:val="en-US"/>
              </w:rPr>
            </w:pPr>
          </w:p>
        </w:tc>
      </w:tr>
      <w:tr w14:paraId="3A53BF9B">
        <w:tblPrEx>
          <w:tblCellMar>
            <w:top w:w="0" w:type="dxa"/>
            <w:left w:w="85" w:type="dxa"/>
            <w:bottom w:w="0" w:type="dxa"/>
            <w:right w:w="85" w:type="dxa"/>
          </w:tblCellMar>
        </w:tblPrEx>
        <w:tc>
          <w:tcPr>
            <w:tcW w:w="5387" w:type="dxa"/>
            <w:tcBorders>
              <w:left w:val="single" w:color="auto" w:sz="4" w:space="0"/>
              <w:bottom w:val="single" w:color="auto" w:sz="4" w:space="0"/>
              <w:right w:val="single" w:color="auto" w:sz="4" w:space="0"/>
            </w:tcBorders>
            <w:noWrap w:val="0"/>
            <w:vAlign w:val="top"/>
          </w:tcPr>
          <w:p w14:paraId="3BE560F3">
            <w:pPr>
              <w:keepNext/>
              <w:keepLines/>
              <w:jc w:val="both"/>
              <w:rPr>
                <w:rFonts w:ascii="Times New Roman" w:hAnsi="Times New Roman" w:cs="Times New Roman"/>
                <w:spacing w:val="3"/>
                <w:sz w:val="22"/>
                <w:szCs w:val="22"/>
              </w:rPr>
            </w:pPr>
            <w:r>
              <w:rPr>
                <w:rFonts w:ascii="Times New Roman" w:hAnsi="Times New Roman" w:cs="Times New Roman"/>
                <w:sz w:val="22"/>
                <w:szCs w:val="22"/>
              </w:rPr>
              <w:t>4.7. В случае невыполнения Продавцом своих обязательств по сроку поставки Товара, Продавец, по письменному требованию Покупателя, уплачивает пеню в размере 0,1% от общей суммы Контракта за каждый день просрочки, но не более 5% от общей суммы Контракта.</w:t>
            </w:r>
            <w:r>
              <w:rPr>
                <w:rFonts w:ascii="Times New Roman" w:hAnsi="Times New Roman" w:cs="Times New Roman"/>
                <w:spacing w:val="3"/>
                <w:sz w:val="22"/>
                <w:szCs w:val="22"/>
              </w:rPr>
              <w:t xml:space="preserve"> Штраф начисляется и уплачивается Продавцом при условии получения от Покупателя письменного требования (претензии) об уплате штрафа в течение 10 (десяти) банковских дней с момента получения письменного требования.</w:t>
            </w:r>
          </w:p>
          <w:p w14:paraId="7FE64E7C">
            <w:pPr>
              <w:keepNext/>
              <w:keepLines/>
              <w:jc w:val="both"/>
              <w:rPr>
                <w:rFonts w:ascii="Times New Roman" w:hAnsi="Times New Roman" w:cs="Times New Roman"/>
                <w:spacing w:val="3"/>
                <w:sz w:val="22"/>
                <w:szCs w:val="22"/>
              </w:rPr>
            </w:pPr>
            <w:r>
              <w:rPr>
                <w:rFonts w:ascii="Times New Roman" w:hAnsi="Times New Roman" w:cs="Times New Roman"/>
                <w:spacing w:val="3"/>
                <w:sz w:val="22"/>
                <w:szCs w:val="22"/>
              </w:rPr>
              <w:t>4.7.1. В случае, если в результате виновных действий/бездействий Продавца, третьи лица выставили к оплате суммы штрафов, убытков, то оплата штрафов, убытков осуществляется за счет Продавца. В случае, если Покупатель оплатил указанные суммы за свой счет, то Продавец обязуется возместить их Покупателю не позднее 14 календарных дней после получения соответствующего требования Покупателя.</w:t>
            </w:r>
          </w:p>
          <w:p w14:paraId="6D108222">
            <w:pPr>
              <w:keepNext/>
              <w:keepLines/>
              <w:jc w:val="both"/>
              <w:rPr>
                <w:rFonts w:ascii="Times New Roman" w:hAnsi="Times New Roman" w:cs="Times New Roman"/>
                <w:spacing w:val="3"/>
                <w:sz w:val="22"/>
                <w:szCs w:val="22"/>
              </w:rPr>
            </w:pPr>
            <w:r>
              <w:rPr>
                <w:rFonts w:ascii="Times New Roman" w:hAnsi="Times New Roman" w:cs="Times New Roman"/>
                <w:spacing w:val="3"/>
                <w:sz w:val="22"/>
                <w:szCs w:val="22"/>
              </w:rPr>
              <w:t>4.8. В случае нарушения условий п.9.4 настоящего Контракта, Продавец уплачивает Покупателю пени в размере 0,5% от стоимости заменяемого Товара за каждый день просрочки. Пеня начисляется за весь период просрочки и уплачивается Продавцом при условии получения от Покупателя письменного требования (претензии) об уплате пени.</w:t>
            </w:r>
          </w:p>
          <w:p w14:paraId="561B1635">
            <w:pPr>
              <w:keepNext/>
              <w:keepLines/>
              <w:jc w:val="both"/>
              <w:rPr>
                <w:rFonts w:ascii="Times New Roman" w:hAnsi="Times New Roman" w:cs="Times New Roman"/>
                <w:spacing w:val="3"/>
                <w:sz w:val="22"/>
                <w:szCs w:val="22"/>
              </w:rPr>
            </w:pPr>
            <w:r>
              <w:rPr>
                <w:rFonts w:ascii="Times New Roman" w:hAnsi="Times New Roman" w:cs="Times New Roman"/>
                <w:spacing w:val="3"/>
                <w:sz w:val="22"/>
                <w:szCs w:val="22"/>
              </w:rPr>
              <w:t>4.9. В случае несоблюдения Продавцом условий п.9.4 настоящего Контракта, если при этом Покупатель был вынужден привлекать аналоги закупаемому Товару сторонних организаций на арендной основе для выполнения производственных функций дефектного Товара, Продавец обязан, по требованию Покупателя, в течение 10 (десяти) банковских дней возместить расходы Покупателя по аренде аналогов закупаемого Товара у сторонних организаций.</w:t>
            </w:r>
          </w:p>
          <w:p w14:paraId="63EFC16C">
            <w:pPr>
              <w:keepNext/>
              <w:keepLines/>
              <w:jc w:val="both"/>
              <w:rPr>
                <w:rFonts w:ascii="Times New Roman" w:hAnsi="Times New Roman" w:cs="Times New Roman"/>
                <w:spacing w:val="3"/>
                <w:sz w:val="22"/>
                <w:szCs w:val="22"/>
              </w:rPr>
            </w:pPr>
            <w:r>
              <w:rPr>
                <w:rFonts w:ascii="Times New Roman" w:hAnsi="Times New Roman" w:cs="Times New Roman"/>
                <w:spacing w:val="3"/>
                <w:sz w:val="22"/>
                <w:szCs w:val="22"/>
              </w:rPr>
              <w:t xml:space="preserve">4.10. </w:t>
            </w:r>
            <w:r>
              <w:rPr>
                <w:rFonts w:ascii="Times New Roman" w:hAnsi="Times New Roman" w:cs="Times New Roman"/>
                <w:spacing w:val="3"/>
                <w:sz w:val="22"/>
                <w:szCs w:val="22"/>
                <w:lang w:eastAsia="zh-CN"/>
              </w:rPr>
              <w:t xml:space="preserve">В случае, если </w:t>
            </w:r>
            <w:r>
              <w:rPr>
                <w:rFonts w:ascii="Times New Roman" w:hAnsi="Times New Roman" w:cs="Times New Roman"/>
                <w:spacing w:val="3"/>
                <w:sz w:val="22"/>
                <w:szCs w:val="22"/>
              </w:rPr>
              <w:t>Продавец поставит Товар, обремененный правами третьих лиц или не прошедшей надлежащее таможенное оформление, тогда Продавец обязан возместить Покупателю убытки, причиненные в результате предъявления Покупателю (удовлетворения Покупателем) соответствующих претензий третьих лиц или в результате изъятия такого Товара государственными органами на территории любого государства. Срок возмещения убытков - 10 (десять) банковских дней со дня получения соответствующего требования от Покупателя. Положения данного пункта действуют также в течение трех лет с даты прекращения действия настоящего Контракта.</w:t>
            </w:r>
          </w:p>
          <w:p w14:paraId="647AAB5E">
            <w:pPr>
              <w:keepNext/>
              <w:keepLines/>
              <w:jc w:val="both"/>
              <w:rPr>
                <w:rFonts w:ascii="Times New Roman" w:hAnsi="Times New Roman" w:cs="Times New Roman"/>
                <w:spacing w:val="3"/>
                <w:sz w:val="22"/>
                <w:szCs w:val="22"/>
              </w:rPr>
            </w:pPr>
            <w:r>
              <w:rPr>
                <w:rFonts w:ascii="Times New Roman" w:hAnsi="Times New Roman" w:cs="Times New Roman"/>
                <w:spacing w:val="3"/>
                <w:sz w:val="22"/>
                <w:szCs w:val="22"/>
              </w:rPr>
              <w:t>4.11. В случае выявления Покупателем Товара, подлинность изготовления которого не подтверждается заводом-изготовителем (далее – неаутентичный Товар), Продавец, вне зависимости от срока эксплуатации неаутентичного Товара, обязан в течение 5 (пяти) календарных дней с даты получения соответствующего уведомления от Покупателя за свой счет поставить аналогичный аутентичный Товар и возместить Покупателю все расходы, связанные с заменой неаутентичного Товара.</w:t>
            </w:r>
          </w:p>
          <w:p w14:paraId="69B95A62">
            <w:pPr>
              <w:keepNext/>
              <w:keepLines/>
              <w:jc w:val="both"/>
              <w:rPr>
                <w:rFonts w:ascii="Times New Roman" w:hAnsi="Times New Roman" w:cs="Times New Roman"/>
                <w:spacing w:val="3"/>
                <w:sz w:val="22"/>
                <w:szCs w:val="22"/>
              </w:rPr>
            </w:pPr>
            <w:r>
              <w:rPr>
                <w:rFonts w:ascii="Times New Roman" w:hAnsi="Times New Roman" w:cs="Times New Roman"/>
                <w:spacing w:val="3"/>
                <w:sz w:val="22"/>
                <w:szCs w:val="22"/>
              </w:rPr>
              <w:t>В случае невозможности поставки аутентичного Товара Продавец обязан в срок 10 (десяти) банковских дней возвратить денежные средства, полученные в оплату неаутентичного Товара, и уплатить проценты за пользование чужими денежными средствами в размере 0,5 % от суммы, подлежащей возврату, за каждый день пользования.</w:t>
            </w:r>
          </w:p>
          <w:p w14:paraId="7276B62B">
            <w:pPr>
              <w:keepNext/>
              <w:keepLines/>
              <w:jc w:val="both"/>
              <w:rPr>
                <w:rFonts w:ascii="Times New Roman" w:hAnsi="Times New Roman" w:cs="Times New Roman"/>
                <w:spacing w:val="3"/>
                <w:sz w:val="22"/>
                <w:szCs w:val="22"/>
              </w:rPr>
            </w:pPr>
            <w:r>
              <w:rPr>
                <w:rFonts w:ascii="Times New Roman" w:hAnsi="Times New Roman" w:cs="Times New Roman"/>
                <w:spacing w:val="3"/>
                <w:sz w:val="22"/>
                <w:szCs w:val="22"/>
              </w:rPr>
              <w:t>4.12. В случае обнаружения при приемке Товара несоответствия его требованиям, установленным законодательством и уполномоченными организациями (в т.ч. международными) для такого вида Товаров, сертификатам производителя (завода-изготовителя), а также в случае нарушения условий, предусмотренных в п.8.1, настоящего Контракта, Продавец обязан в течение 5 (пяти) календарных дней с даты получения уведомления от Покупателя заменить несоответствующий Товар, либо предоставить недостающие документы, предусмотренные в п.8.1. настоящего Контракта, а также возместить Покупателю все убытки, связанные с такой заменой. В случае невозможности замены Товара и/или предоставления документов, предусмотренных в п.8.1. настоящего Контракта, Продавец обязан в срок до 5 (пяти) банковских дней возвратить денежные средства, полученные в оплату несоответствующего Товара, и уплатить проценты за пользование чужими денежными средствами в размере 0,5 % от суммы, подлежащей возврату, за каждый день пользования.</w:t>
            </w:r>
          </w:p>
          <w:p w14:paraId="12BCC061">
            <w:pPr>
              <w:keepNext/>
              <w:keepLines/>
              <w:jc w:val="both"/>
              <w:rPr>
                <w:rFonts w:ascii="Times New Roman" w:hAnsi="Times New Roman" w:cs="Times New Roman"/>
                <w:spacing w:val="3"/>
                <w:sz w:val="22"/>
                <w:szCs w:val="22"/>
              </w:rPr>
            </w:pPr>
            <w:r>
              <w:rPr>
                <w:rFonts w:ascii="Times New Roman" w:hAnsi="Times New Roman" w:cs="Times New Roman"/>
                <w:spacing w:val="3"/>
                <w:sz w:val="22"/>
                <w:szCs w:val="22"/>
              </w:rPr>
              <w:t xml:space="preserve">4.13. Приемка Товара Покупателем осуществляется по числу тарных мест, без вскрытия и пересчета Товара, без проверки его комплектности (комплектации) и качества, поэтому подписание Покупателем </w:t>
            </w:r>
            <w:r>
              <w:rPr>
                <w:rFonts w:ascii="Times New Roman" w:hAnsi="Times New Roman" w:cs="Times New Roman"/>
                <w:spacing w:val="3"/>
                <w:sz w:val="22"/>
                <w:szCs w:val="22"/>
                <w:lang w:val="en-US"/>
              </w:rPr>
              <w:t>CMR</w:t>
            </w:r>
            <w:r>
              <w:rPr>
                <w:rFonts w:ascii="Times New Roman" w:hAnsi="Times New Roman" w:cs="Times New Roman"/>
                <w:spacing w:val="3"/>
                <w:sz w:val="22"/>
                <w:szCs w:val="22"/>
              </w:rPr>
              <w:t>/Акта приема-передачи в день отгрузки (вне зависимости от ее содержания) не является подтверждением им принятия Товаров по количеству, комплектности (комплектации) и/или качеству, таким подтверждением является исключительно подписанный конечным покупателем Акт приема-передачи.</w:t>
            </w:r>
          </w:p>
          <w:p w14:paraId="3B04922B">
            <w:pPr>
              <w:keepNext/>
              <w:keepLines/>
              <w:jc w:val="both"/>
              <w:rPr>
                <w:rFonts w:ascii="Times New Roman" w:hAnsi="Times New Roman" w:cs="Times New Roman"/>
                <w:spacing w:val="3"/>
                <w:sz w:val="22"/>
                <w:szCs w:val="22"/>
              </w:rPr>
            </w:pPr>
            <w:r>
              <w:rPr>
                <w:rFonts w:ascii="Times New Roman" w:hAnsi="Times New Roman" w:cs="Times New Roman"/>
                <w:spacing w:val="3"/>
                <w:sz w:val="22"/>
                <w:szCs w:val="22"/>
              </w:rPr>
              <w:t>В случае обнаружения недопоставки либо дефекта Товара при его приемке по Акту приема-передачи конечным покупателем, Продавец обязан в течение 7 (семи) календарных дней с даты получения соответствующего уведомления по выбору Покупателя допоставить недостающее количество Товара, заменить некачественный Товар и возместить Покупателю все расходы, связанные с допоставкой и заменой некачественного Товара, или в срок 5 (пять) банковских дней возвратить денежные средства, полученные в оплату некачественного Товара, и уплатить проценты за пользование чужими денежными средствами в размере 0,5 % от суммы, подлежащей возврату, за каждый день пользования.</w:t>
            </w:r>
          </w:p>
          <w:p w14:paraId="243B8E16">
            <w:pPr>
              <w:keepNext/>
              <w:keepLines/>
              <w:jc w:val="both"/>
              <w:rPr>
                <w:rFonts w:ascii="Times New Roman" w:hAnsi="Times New Roman" w:cs="Times New Roman"/>
                <w:spacing w:val="3"/>
                <w:sz w:val="22"/>
                <w:szCs w:val="22"/>
              </w:rPr>
            </w:pPr>
            <w:r>
              <w:rPr>
                <w:rFonts w:ascii="Times New Roman" w:hAnsi="Times New Roman" w:cs="Times New Roman"/>
                <w:spacing w:val="3"/>
                <w:sz w:val="22"/>
                <w:szCs w:val="22"/>
              </w:rPr>
              <w:t>4.14. В случае, если Продавцом поставлен некачественный Товар, который был использован по назначению (введен в эксплуатацию) Покупателем (конечным Покупателем), в результате чего здоровью или жизни людей был нанесен вред, Продавец обязан возместить Покупателю все убытки, но ограниченные страховым покрытием, понесенные им в результате урегулирования претензий пострадавших (членов их семей) как в добровольном, так и в судебном порядке, а также возместить суммы всех штрафных санкций, наложенных на Покупателя уполномоченными государственными органами в связи с такими инцидентами. Положения данного пункта действуют в течение 3 (трех) лет с даты окончания срока действия Контракта.</w:t>
            </w:r>
          </w:p>
          <w:p w14:paraId="00E8E8F0">
            <w:pPr>
              <w:keepNext/>
              <w:keepLines/>
              <w:jc w:val="both"/>
              <w:rPr>
                <w:rFonts w:ascii="Times New Roman" w:hAnsi="Times New Roman" w:cs="Times New Roman"/>
                <w:spacing w:val="3"/>
                <w:sz w:val="22"/>
                <w:szCs w:val="22"/>
              </w:rPr>
            </w:pPr>
            <w:r>
              <w:rPr>
                <w:rFonts w:ascii="Times New Roman" w:hAnsi="Times New Roman" w:cs="Times New Roman"/>
                <w:sz w:val="22"/>
                <w:szCs w:val="22"/>
              </w:rPr>
              <w:t xml:space="preserve">4.15. </w:t>
            </w:r>
            <w:r>
              <w:rPr>
                <w:rFonts w:ascii="Times New Roman" w:hAnsi="Times New Roman" w:cs="Times New Roman"/>
                <w:spacing w:val="3"/>
                <w:sz w:val="22"/>
                <w:szCs w:val="22"/>
              </w:rPr>
              <w:t>В случае просрочки поставки/ замены Товара (части Товара) более, чем на 10 (десять) календарных дней Покупатель вправе в одностороннем порядке расторгнуть Контракт, а также потребовать уплаты неустойки в размере 10% от стоимости непоставленного Товара и возмещения убытков в сумме, не покрытой неустойкой. При этом Продавец обязан вернуть денежные средства, полученные в оплату непоставленного Товара, уплатить неустойку и возместить убытки Покупателю в течение 10 (десяти) банковских дней с момента получения уведомления Покупателя о расторжении Контракта. Датой расторжения Контракта считается дата направления соответствующего уведомления Покупателем, если иное не указано в самом уведомлении.</w:t>
            </w:r>
          </w:p>
          <w:p w14:paraId="54FC1AF3">
            <w:pPr>
              <w:keepNext/>
              <w:keepLines/>
              <w:jc w:val="both"/>
              <w:rPr>
                <w:rFonts w:ascii="Times New Roman" w:hAnsi="Times New Roman" w:cs="Times New Roman"/>
                <w:spacing w:val="3"/>
                <w:sz w:val="22"/>
                <w:szCs w:val="22"/>
              </w:rPr>
            </w:pPr>
            <w:r>
              <w:rPr>
                <w:rFonts w:ascii="Times New Roman" w:hAnsi="Times New Roman" w:cs="Times New Roman"/>
                <w:spacing w:val="3"/>
                <w:sz w:val="22"/>
                <w:szCs w:val="22"/>
              </w:rPr>
              <w:t>4.16. В случае просрочки предоставления информации согласно п.6.1 Контракта, Покупатель в праве потребовать уплаты штрафа в размере 1% от общей суммы настоящего Контракта.</w:t>
            </w:r>
          </w:p>
          <w:p w14:paraId="7079CC35">
            <w:pPr>
              <w:keepNext/>
              <w:keepLines/>
              <w:widowControl w:val="0"/>
              <w:contextualSpacing/>
              <w:jc w:val="both"/>
              <w:rPr>
                <w:rFonts w:ascii="Times New Roman" w:hAnsi="Times New Roman" w:cs="Times New Roman"/>
                <w:spacing w:val="3"/>
                <w:sz w:val="22"/>
                <w:szCs w:val="22"/>
              </w:rPr>
            </w:pPr>
            <w:r>
              <w:rPr>
                <w:rFonts w:ascii="Times New Roman" w:hAnsi="Times New Roman" w:cs="Times New Roman"/>
                <w:sz w:val="22"/>
                <w:szCs w:val="22"/>
              </w:rPr>
              <w:t xml:space="preserve">Продавец несет ответственность за достоверность информации о Товаре, указанной им в извещении о готовности Товара к отгрузке (п.6.1. Контракта) и в отгрузочной документации (упаковочном листе, инвойсе). Все непредвиденные расходы Покупателя, которые последний понесет в случае недостоверности или неточности такой информации о Товаре, относятся на счет Продавца. </w:t>
            </w:r>
          </w:p>
          <w:p w14:paraId="4ECDE092">
            <w:pPr>
              <w:keepNext/>
              <w:keepLines/>
              <w:widowControl w:val="0"/>
              <w:contextualSpacing/>
              <w:jc w:val="both"/>
              <w:rPr>
                <w:rFonts w:ascii="Times New Roman" w:hAnsi="Times New Roman" w:cs="Times New Roman"/>
                <w:kern w:val="2"/>
                <w:sz w:val="22"/>
                <w:szCs w:val="22"/>
              </w:rPr>
            </w:pPr>
            <w:r>
              <w:rPr>
                <w:rFonts w:ascii="Times New Roman" w:hAnsi="Times New Roman" w:cs="Times New Roman"/>
                <w:kern w:val="2"/>
                <w:sz w:val="22"/>
                <w:szCs w:val="22"/>
              </w:rPr>
              <w:t>4.17. Уплата штрафных санкций, возмещение убытков, расходов и прочих материальных требований не освобождает Стороны от надлежащего исполнения обязательств, определённых настоящим Контрактом.</w:t>
            </w:r>
          </w:p>
          <w:p w14:paraId="1B7259E9">
            <w:pPr>
              <w:keepNext/>
              <w:keepLines/>
              <w:widowControl w:val="0"/>
              <w:contextualSpacing/>
              <w:jc w:val="both"/>
              <w:rPr>
                <w:rFonts w:ascii="Times New Roman" w:hAnsi="Times New Roman" w:cs="Times New Roman"/>
                <w:sz w:val="22"/>
                <w:szCs w:val="22"/>
              </w:rPr>
            </w:pPr>
            <w:r>
              <w:rPr>
                <w:rFonts w:ascii="Times New Roman" w:hAnsi="Times New Roman" w:cs="Times New Roman"/>
                <w:kern w:val="2"/>
                <w:sz w:val="22"/>
                <w:szCs w:val="22"/>
              </w:rPr>
              <w:t>4.18. Под банковским днем для целей настоящего Контракта понимаются часы рабочего дня банка, в течение которых производятся платежные операции, датируемые этим числом.</w:t>
            </w:r>
          </w:p>
        </w:tc>
        <w:tc>
          <w:tcPr>
            <w:tcW w:w="5103" w:type="dxa"/>
            <w:tcBorders>
              <w:left w:val="single" w:color="auto" w:sz="4" w:space="0"/>
              <w:bottom w:val="single" w:color="auto" w:sz="4" w:space="0"/>
              <w:right w:val="single" w:color="auto" w:sz="4" w:space="0"/>
            </w:tcBorders>
            <w:noWrap w:val="0"/>
            <w:vAlign w:val="top"/>
          </w:tcPr>
          <w:p w14:paraId="5CD895C3">
            <w:pPr>
              <w:keepNext/>
              <w:keepLines/>
              <w:contextualSpacing/>
              <w:jc w:val="both"/>
              <w:rPr>
                <w:rFonts w:ascii="Times New Roman" w:hAnsi="Times New Roman" w:cs="Times New Roman"/>
                <w:sz w:val="22"/>
                <w:szCs w:val="22"/>
                <w:lang w:val="en-US" w:eastAsia="zh-CN"/>
              </w:rPr>
            </w:pPr>
            <w:r>
              <w:rPr>
                <w:rFonts w:ascii="Times New Roman" w:hAnsi="Times New Roman" w:cs="Times New Roman"/>
                <w:snapToGrid w:val="0"/>
                <w:sz w:val="22"/>
                <w:szCs w:val="22"/>
                <w:lang w:val="en-US" w:eastAsia="de-DE"/>
              </w:rPr>
              <w:t xml:space="preserve">4.7. </w:t>
            </w:r>
            <w:r>
              <w:rPr>
                <w:rFonts w:ascii="Times New Roman" w:hAnsi="Times New Roman" w:cs="Times New Roman"/>
                <w:sz w:val="22"/>
                <w:szCs w:val="22"/>
                <w:lang w:val="en-US" w:eastAsia="zh-CN"/>
              </w:rPr>
              <w:t>In case of default by the Seller of the obligations on Goods delivery date, the Seller, on a written request of the Buyer, should pay to the Buyer a fine at a rate of 0,1% from total price of the Contract per every day of delay, but not more than 5% from total price of the Contract. The Seller pays the fine after receipt of the Buyer’s written request (demand) within 10 (ten) banking days.</w:t>
            </w:r>
          </w:p>
          <w:p w14:paraId="51124467">
            <w:pPr>
              <w:keepNext/>
              <w:keepLines/>
              <w:contextualSpacing/>
              <w:jc w:val="both"/>
              <w:rPr>
                <w:rFonts w:ascii="Times New Roman" w:hAnsi="Times New Roman" w:cs="Times New Roman"/>
                <w:sz w:val="22"/>
                <w:szCs w:val="22"/>
                <w:lang w:val="en-US" w:eastAsia="zh-CN"/>
              </w:rPr>
            </w:pPr>
          </w:p>
          <w:p w14:paraId="421F6694">
            <w:pPr>
              <w:keepNext/>
              <w:keepLines/>
              <w:contextualSpacing/>
              <w:jc w:val="both"/>
              <w:rPr>
                <w:rFonts w:ascii="Times New Roman" w:hAnsi="Times New Roman" w:cs="Times New Roman"/>
                <w:sz w:val="22"/>
                <w:szCs w:val="22"/>
                <w:lang w:val="en-US" w:eastAsia="zh-CN"/>
              </w:rPr>
            </w:pPr>
          </w:p>
          <w:p w14:paraId="2741B0A2">
            <w:pPr>
              <w:keepNext/>
              <w:keepLines/>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en-US" w:eastAsia="zh-CN"/>
              </w:rPr>
              <w:t>4.7.1. In the case of Seller's wrongful acts/omissions the third parties have charged the amount of fines, damages, then the payment of fines and damages should be at the Seller's expense. In the event that the Buyer has paid the indicated amounts at his own expense, the Seller undertakes to reimburse them to the Buyer not later than 14 calendar days after the receipt of the relevant request of the Buyer.</w:t>
            </w:r>
          </w:p>
          <w:p w14:paraId="003DD9CE">
            <w:pPr>
              <w:keepNext/>
              <w:keepLines/>
              <w:contextualSpacing/>
              <w:jc w:val="both"/>
              <w:rPr>
                <w:rFonts w:ascii="Times New Roman" w:hAnsi="Times New Roman" w:cs="Times New Roman"/>
                <w:sz w:val="22"/>
                <w:szCs w:val="22"/>
                <w:lang w:val="en-US" w:eastAsia="zh-CN"/>
              </w:rPr>
            </w:pPr>
          </w:p>
          <w:p w14:paraId="2652B5E3">
            <w:pPr>
              <w:keepNext/>
              <w:keepLines/>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en-US" w:eastAsia="zh-CN"/>
              </w:rPr>
              <w:t>4.8. In case of default of the terms in p</w:t>
            </w:r>
            <w:r>
              <w:rPr>
                <w:rFonts w:ascii="Times New Roman" w:hAnsi="Times New Roman" w:eastAsia="MS Mincho" w:cs="Times New Roman"/>
                <w:sz w:val="22"/>
                <w:szCs w:val="22"/>
                <w:lang w:val="en-US" w:eastAsia="ja-JP"/>
              </w:rPr>
              <w:t>aragraph</w:t>
            </w:r>
            <w:r>
              <w:rPr>
                <w:rFonts w:ascii="Times New Roman" w:hAnsi="Times New Roman" w:cs="Times New Roman"/>
                <w:sz w:val="22"/>
                <w:szCs w:val="22"/>
                <w:lang w:val="en-US" w:eastAsia="zh-CN"/>
              </w:rPr>
              <w:t xml:space="preserve"> 9.4 of the present Contract the Seller pays to the Buyer a fine in amount of 0,5% of the total cost of Goods for every day of delay. The fine is calculated for the whole period of delay and is payed after Buyer’s written request.</w:t>
            </w:r>
          </w:p>
          <w:p w14:paraId="28F79C47">
            <w:pPr>
              <w:keepNext/>
              <w:keepLines/>
              <w:contextualSpacing/>
              <w:jc w:val="both"/>
              <w:rPr>
                <w:rFonts w:ascii="Times New Roman" w:hAnsi="Times New Roman" w:cs="Times New Roman"/>
                <w:sz w:val="22"/>
                <w:szCs w:val="22"/>
                <w:lang w:eastAsia="zh-CN"/>
              </w:rPr>
            </w:pPr>
          </w:p>
          <w:p w14:paraId="40A971AE">
            <w:pPr>
              <w:keepNext/>
              <w:keepLines/>
              <w:contextualSpacing/>
              <w:jc w:val="both"/>
              <w:rPr>
                <w:rFonts w:ascii="Times New Roman" w:hAnsi="Times New Roman" w:cs="Times New Roman"/>
                <w:sz w:val="22"/>
                <w:szCs w:val="22"/>
                <w:lang w:eastAsia="zh-CN"/>
              </w:rPr>
            </w:pPr>
          </w:p>
          <w:p w14:paraId="168D162D">
            <w:pPr>
              <w:keepNext/>
              <w:keepLines/>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en-US" w:eastAsia="zh-CN"/>
              </w:rPr>
              <w:t>4.9. In case of default of the terms in paragraph 9.4 of the present Contract, provided that the Buyer was obliged to involve analogs of purchased Goods of third parties on a rental basis to perform productive functions of defective Goods, the Seller shall, at Buyer's request, within 10 (ten) banking days reimburse the Buyer the cost of renting analogs of purchased Goods from third parties.</w:t>
            </w:r>
          </w:p>
          <w:p w14:paraId="7D7C4C76">
            <w:pPr>
              <w:keepNext/>
              <w:keepLines/>
              <w:contextualSpacing/>
              <w:jc w:val="both"/>
              <w:rPr>
                <w:rFonts w:ascii="Times New Roman" w:hAnsi="Times New Roman" w:cs="Times New Roman"/>
                <w:sz w:val="22"/>
                <w:szCs w:val="22"/>
                <w:lang w:val="en-US" w:eastAsia="zh-CN"/>
              </w:rPr>
            </w:pPr>
          </w:p>
          <w:p w14:paraId="79549471">
            <w:pPr>
              <w:keepNext/>
              <w:keepLines/>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en-US" w:eastAsia="zh-CN"/>
              </w:rPr>
              <w:t>4.10. In case the Seller has delivered Goods encumbered with the rights of third parties or with the improper customs clearance, then the Seller shall repay the Buyer the damages caused as a result of bringing to the Buyer (satisfaction by the Buyer) of the respective claims of third parties or as a result of the seizure of the Goods by state authorities in the territory of any country. Period of compensation for damages - 10 (ten) banking days from receipt of the respective request from the Buyer. The provisions of this paragraph also apply for the period of three years from the date of end of validity of the present Contract.</w:t>
            </w:r>
          </w:p>
          <w:p w14:paraId="20C3F22B">
            <w:pPr>
              <w:keepNext/>
              <w:keepLines/>
              <w:contextualSpacing/>
              <w:jc w:val="both"/>
              <w:rPr>
                <w:rFonts w:ascii="Times New Roman" w:hAnsi="Times New Roman" w:cs="Times New Roman"/>
                <w:sz w:val="22"/>
                <w:szCs w:val="22"/>
                <w:lang w:eastAsia="zh-CN"/>
              </w:rPr>
            </w:pPr>
          </w:p>
          <w:p w14:paraId="543ECB79">
            <w:pPr>
              <w:keepNext/>
              <w:keepLines/>
              <w:contextualSpacing/>
              <w:jc w:val="both"/>
              <w:rPr>
                <w:rFonts w:ascii="Times New Roman" w:hAnsi="Times New Roman" w:cs="Times New Roman"/>
                <w:sz w:val="22"/>
                <w:szCs w:val="22"/>
                <w:lang w:eastAsia="zh-CN"/>
              </w:rPr>
            </w:pPr>
          </w:p>
          <w:p w14:paraId="1E107C28">
            <w:pPr>
              <w:keepNext/>
              <w:keepLines/>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en-US" w:eastAsia="zh-CN"/>
              </w:rPr>
              <w:t>4.11</w:t>
            </w:r>
            <w:r>
              <w:rPr>
                <w:rFonts w:hint="eastAsia" w:ascii="Times New Roman" w:hAnsi="Times New Roman" w:eastAsia="MS Mincho" w:cs="Times New Roman"/>
                <w:sz w:val="22"/>
                <w:szCs w:val="22"/>
                <w:lang w:val="en-US" w:eastAsia="ja-JP"/>
              </w:rPr>
              <w:t>.</w:t>
            </w:r>
            <w:r>
              <w:rPr>
                <w:sz w:val="22"/>
                <w:szCs w:val="22"/>
                <w:lang w:val="en-US"/>
              </w:rPr>
              <w:t xml:space="preserve"> </w:t>
            </w:r>
            <w:r>
              <w:rPr>
                <w:rFonts w:ascii="Times New Roman" w:hAnsi="Times New Roman" w:cs="Times New Roman"/>
                <w:sz w:val="22"/>
                <w:szCs w:val="22"/>
                <w:lang w:val="en-US" w:eastAsia="zh-CN"/>
              </w:rPr>
              <w:t>If the Buyer revels the Goods origin of which is not confirmed by manufacturer (hereinafter - inauthentic Goods) the Seller, regardless of period of use of inauthentic Goods, shall at his own expense deliver an authentic Goods, and repay the Buyer all costs associated the replacement of the inauthentic Goods within 5 (five) calendar days from the date of receipt of notice from the Buyer.</w:t>
            </w:r>
          </w:p>
          <w:p w14:paraId="677D2C0B">
            <w:pPr>
              <w:keepNext/>
              <w:keepLines/>
              <w:contextualSpacing/>
              <w:jc w:val="both"/>
              <w:rPr>
                <w:rFonts w:ascii="Times New Roman" w:hAnsi="Times New Roman" w:cs="Times New Roman"/>
                <w:sz w:val="22"/>
                <w:szCs w:val="22"/>
                <w:lang w:eastAsia="zh-CN"/>
              </w:rPr>
            </w:pPr>
          </w:p>
          <w:p w14:paraId="11FEE829">
            <w:pPr>
              <w:keepNext/>
              <w:keepLines/>
              <w:contextualSpacing/>
              <w:jc w:val="both"/>
              <w:rPr>
                <w:rFonts w:ascii="Times New Roman" w:hAnsi="Times New Roman" w:cs="Times New Roman"/>
                <w:sz w:val="22"/>
                <w:szCs w:val="22"/>
                <w:lang w:eastAsia="zh-CN"/>
              </w:rPr>
            </w:pPr>
          </w:p>
          <w:p w14:paraId="2015CC53">
            <w:pPr>
              <w:keepNext/>
              <w:keepLines/>
              <w:contextualSpacing/>
              <w:jc w:val="both"/>
              <w:rPr>
                <w:rFonts w:ascii="Times New Roman" w:hAnsi="Times New Roman" w:cs="Times New Roman"/>
                <w:sz w:val="22"/>
                <w:szCs w:val="22"/>
                <w:lang w:eastAsia="zh-CN"/>
              </w:rPr>
            </w:pPr>
          </w:p>
          <w:p w14:paraId="2836CAD7">
            <w:pPr>
              <w:keepNext/>
              <w:keepLines/>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en-US" w:eastAsia="zh-CN"/>
              </w:rPr>
              <w:t>In case of failure to supply authentic Goods, The Seller should return the money funds received in payment for inauthentic Goods within the period of 10 (ten) business days, and to pay interest on borrowed funds in the amount of 0.5 % of the amount for every day of use.</w:t>
            </w:r>
          </w:p>
          <w:p w14:paraId="3FABA380">
            <w:pPr>
              <w:keepNext/>
              <w:keepLines/>
              <w:contextualSpacing/>
              <w:jc w:val="both"/>
              <w:rPr>
                <w:rFonts w:ascii="Times New Roman" w:hAnsi="Times New Roman" w:cs="Times New Roman"/>
                <w:sz w:val="22"/>
                <w:szCs w:val="22"/>
                <w:lang w:val="en-US" w:eastAsia="zh-CN"/>
              </w:rPr>
            </w:pPr>
          </w:p>
          <w:p w14:paraId="7A344692">
            <w:pPr>
              <w:keepNext/>
              <w:keepLines/>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en-US" w:eastAsia="zh-CN"/>
              </w:rPr>
              <w:t>4.12. During acceptance of the Goods, in the case of non-compliance of the Goods to established requirements of authorized organizations (including international) for this type of Goods, manufacturer's certificate (of factory-manufacturer) and in case of violation of the provisions of paragraph 8.1 of the Contract, the Seller shall, within 5 (five) calendar days from the date of receipt of notice from the Buyer replace the non-conforming Goods or provide the missing documents referred to in paragraph 8.1 of the Contract and to compensate the Buyer all losses associated with such replacement. In case of failure to replace the Goods and/or to provide documents referred to in paragraph 8.1 of the Contract the Seller shall within 5 (five) banking days return the money received in payment for non-conformity Goods, and to pay interest on borrowed funds in the amount of 0,5 % of the amount of funds to be repaid for every day use.</w:t>
            </w:r>
          </w:p>
          <w:p w14:paraId="78F400CB">
            <w:pPr>
              <w:keepNext/>
              <w:keepLines/>
              <w:contextualSpacing/>
              <w:jc w:val="both"/>
              <w:rPr>
                <w:rFonts w:ascii="Times New Roman" w:hAnsi="Times New Roman" w:cs="Times New Roman"/>
                <w:sz w:val="22"/>
                <w:szCs w:val="22"/>
                <w:lang w:val="en-US" w:eastAsia="zh-CN"/>
              </w:rPr>
            </w:pPr>
          </w:p>
          <w:p w14:paraId="2FAA179B">
            <w:pPr>
              <w:keepNext/>
              <w:keepLines/>
              <w:contextualSpacing/>
              <w:jc w:val="both"/>
              <w:rPr>
                <w:rFonts w:ascii="Times New Roman" w:hAnsi="Times New Roman" w:cs="Times New Roman"/>
                <w:sz w:val="22"/>
                <w:szCs w:val="22"/>
                <w:lang w:val="en-US" w:eastAsia="zh-CN"/>
              </w:rPr>
            </w:pPr>
          </w:p>
          <w:p w14:paraId="638AE7BF">
            <w:pPr>
              <w:keepNext/>
              <w:keepLines/>
              <w:contextualSpacing/>
              <w:jc w:val="both"/>
              <w:rPr>
                <w:rFonts w:ascii="Times New Roman" w:hAnsi="Times New Roman" w:cs="Times New Roman"/>
                <w:sz w:val="22"/>
                <w:szCs w:val="22"/>
                <w:lang w:val="en-US" w:eastAsia="zh-CN"/>
              </w:rPr>
            </w:pPr>
          </w:p>
          <w:p w14:paraId="3123E51B">
            <w:pPr>
              <w:keepNext/>
              <w:keepLines/>
              <w:contextualSpacing/>
              <w:jc w:val="both"/>
              <w:rPr>
                <w:rFonts w:ascii="Times New Roman" w:hAnsi="Times New Roman" w:cs="Times New Roman"/>
                <w:sz w:val="22"/>
                <w:szCs w:val="22"/>
                <w:lang w:val="en-US" w:eastAsia="zh-CN"/>
              </w:rPr>
            </w:pPr>
          </w:p>
          <w:p w14:paraId="11B61532">
            <w:pPr>
              <w:keepNext/>
              <w:keepLines/>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en-US" w:eastAsia="zh-CN"/>
              </w:rPr>
              <w:t xml:space="preserve">4.13. Acceptance of the Goods by the Buyer is by the number of packing places, without opening and calculating of Goods, without checking its configuration (completeness) and quality, so signing of the CMR/Acceptance and transfer Act on the date of shipment by the Buyer (regardless of its content) is not a confirmation of its acceptance of the Goods in quantity, configuration (completeness) and / or quality and such proof is exclusively signed by final buyer Acceptance Act. </w:t>
            </w:r>
          </w:p>
          <w:p w14:paraId="61EB35B3">
            <w:pPr>
              <w:keepNext/>
              <w:keepLines/>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en-US" w:eastAsia="zh-CN"/>
              </w:rPr>
              <w:t>In case of short delivery of Goods or defect detection during acceptance of the Goods on the Acceptance Act by final buyer, the Seller shall, within 7 (seven) calendar days from the date of receipt of notice at the Buyer’s choice, deliver missing quantity of Goods, replace the defective Goods and reimburse the Buyer all costs associated with additional delivery and replacement of defective Goods, or in the period of 5 (five) banking days to return the money received in payment for the Goods of poor quality, and to pay interest on borrowed funds in the amount of 0.5 % of the amount to be repaid, for every day of use.</w:t>
            </w:r>
          </w:p>
          <w:p w14:paraId="5170A70D">
            <w:pPr>
              <w:keepNext/>
              <w:keepLines/>
              <w:contextualSpacing/>
              <w:jc w:val="both"/>
              <w:rPr>
                <w:rFonts w:ascii="Times New Roman" w:hAnsi="Times New Roman" w:cs="Times New Roman"/>
                <w:sz w:val="22"/>
                <w:szCs w:val="22"/>
                <w:lang w:val="en-US" w:eastAsia="zh-CN"/>
              </w:rPr>
            </w:pPr>
          </w:p>
          <w:p w14:paraId="36BB89B9">
            <w:pPr>
              <w:keepNext/>
              <w:keepLines/>
              <w:contextualSpacing/>
              <w:jc w:val="both"/>
              <w:rPr>
                <w:rFonts w:ascii="Times New Roman" w:hAnsi="Times New Roman" w:cs="Times New Roman"/>
                <w:sz w:val="22"/>
                <w:szCs w:val="22"/>
                <w:lang w:val="en-US" w:eastAsia="zh-CN"/>
              </w:rPr>
            </w:pPr>
          </w:p>
          <w:p w14:paraId="7FD4AD89">
            <w:pPr>
              <w:keepNext/>
              <w:keepLines/>
              <w:contextualSpacing/>
              <w:jc w:val="both"/>
              <w:rPr>
                <w:rFonts w:ascii="Times New Roman" w:hAnsi="Times New Roman" w:cs="Times New Roman"/>
                <w:sz w:val="22"/>
                <w:szCs w:val="22"/>
                <w:lang w:val="en-US" w:eastAsia="zh-CN"/>
              </w:rPr>
            </w:pPr>
          </w:p>
          <w:p w14:paraId="07A9E5D2">
            <w:pPr>
              <w:keepNext/>
              <w:keepLines/>
              <w:contextualSpacing/>
              <w:jc w:val="both"/>
              <w:rPr>
                <w:rFonts w:ascii="Times New Roman" w:hAnsi="Times New Roman" w:cs="Times New Roman"/>
                <w:sz w:val="22"/>
                <w:szCs w:val="22"/>
                <w:lang w:val="en-US" w:eastAsia="zh-CN"/>
              </w:rPr>
            </w:pPr>
          </w:p>
          <w:p w14:paraId="2052AFB5">
            <w:pPr>
              <w:keepNext/>
              <w:keepLines/>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en-US" w:eastAsia="zh-CN"/>
              </w:rPr>
              <w:t xml:space="preserve">4.14. If defective Goods was delivered by the Seller, which has been used for its intended purpose (commissioned) by the Buyer (the End User), resulting in injury or death of people the Seller shall pay the Buyer all, but limited to its insurance coverage only, the losses incurred as a result of the settlement of claims of victims (their families ) both in the voluntary and in the courts, and repay the amount of fines imposed on the Buyer's by state authorities in connection with such incidents. The provisions of this paragraph are valid </w:t>
            </w:r>
            <w:r>
              <w:rPr>
                <w:rFonts w:ascii="Times New Roman" w:hAnsi="Times New Roman" w:eastAsia="MS Mincho" w:cs="Times New Roman"/>
                <w:sz w:val="22"/>
                <w:szCs w:val="22"/>
                <w:lang w:val="en-US" w:eastAsia="ja-JP"/>
              </w:rPr>
              <w:t>during</w:t>
            </w:r>
            <w:r>
              <w:rPr>
                <w:rFonts w:hint="eastAsia" w:ascii="Times New Roman" w:hAnsi="Times New Roman" w:eastAsia="MS Mincho" w:cs="Times New Roman"/>
                <w:sz w:val="22"/>
                <w:szCs w:val="22"/>
                <w:lang w:val="en-US" w:eastAsia="ja-JP"/>
              </w:rPr>
              <w:t xml:space="preserve"> </w:t>
            </w:r>
            <w:r>
              <w:rPr>
                <w:rFonts w:ascii="Times New Roman" w:hAnsi="Times New Roman" w:cs="Times New Roman"/>
                <w:sz w:val="22"/>
                <w:szCs w:val="22"/>
                <w:lang w:val="en-US" w:eastAsia="zh-CN"/>
              </w:rPr>
              <w:t>3 (three) years</w:t>
            </w:r>
            <w:r>
              <w:rPr>
                <w:sz w:val="22"/>
                <w:szCs w:val="22"/>
                <w:lang w:val="en-US"/>
              </w:rPr>
              <w:t xml:space="preserve"> </w:t>
            </w:r>
            <w:r>
              <w:rPr>
                <w:rFonts w:ascii="Times New Roman" w:hAnsi="Times New Roman" w:cs="Times New Roman"/>
                <w:sz w:val="22"/>
                <w:szCs w:val="22"/>
                <w:lang w:val="en-US" w:eastAsia="zh-CN"/>
              </w:rPr>
              <w:t>from the date of expiration of the Contract.</w:t>
            </w:r>
          </w:p>
          <w:p w14:paraId="4C3571E0">
            <w:pPr>
              <w:keepNext/>
              <w:keepLines/>
              <w:contextualSpacing/>
              <w:jc w:val="both"/>
              <w:rPr>
                <w:rFonts w:ascii="Times New Roman" w:hAnsi="Times New Roman" w:cs="Times New Roman"/>
                <w:sz w:val="22"/>
                <w:szCs w:val="22"/>
                <w:lang w:val="en-US" w:eastAsia="zh-CN"/>
              </w:rPr>
            </w:pPr>
          </w:p>
          <w:p w14:paraId="1A32A242">
            <w:pPr>
              <w:keepNext/>
              <w:keepLines/>
              <w:contextualSpacing/>
              <w:jc w:val="both"/>
              <w:rPr>
                <w:rFonts w:ascii="Times New Roman" w:hAnsi="Times New Roman" w:cs="Times New Roman"/>
                <w:sz w:val="22"/>
                <w:szCs w:val="22"/>
                <w:lang w:val="en-US" w:eastAsia="zh-CN"/>
              </w:rPr>
            </w:pPr>
          </w:p>
          <w:p w14:paraId="0F55A481">
            <w:pPr>
              <w:keepNext/>
              <w:keepLines/>
              <w:contextualSpacing/>
              <w:jc w:val="both"/>
              <w:rPr>
                <w:rFonts w:ascii="Times New Roman" w:hAnsi="Times New Roman" w:cs="Times New Roman"/>
                <w:sz w:val="22"/>
                <w:szCs w:val="22"/>
                <w:lang w:val="en-US" w:eastAsia="zh-CN"/>
              </w:rPr>
            </w:pPr>
          </w:p>
          <w:p w14:paraId="348A9126">
            <w:pPr>
              <w:keepNext/>
              <w:keepLines/>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en-US" w:eastAsia="zh-CN"/>
              </w:rPr>
              <w:t>4.15. In case of delay of delivery / replacement of the Goods (or part of the Goods) for more than 10 (ten) calendar days, the Buyer shall be entitled to unilaterally terminate the Contract and demand payment of a fine of 10% of the value of the undelivered Goods and compensation for damages in an amount not covered by the fine. The Seller is obliged to return the funds received as payment for the undelivered Goods, to pay the fine and to pay all the Buyer’s losses within 10 (ten) banking days from receipt of notice of termination of the Contract. The date of termination of the Contract shall be the date of sending of notification by the Buyer, unless otherwise specified in the notification.</w:t>
            </w:r>
          </w:p>
          <w:p w14:paraId="3F2E92EC">
            <w:pPr>
              <w:keepNext/>
              <w:keepLines/>
              <w:contextualSpacing/>
              <w:jc w:val="both"/>
              <w:rPr>
                <w:rFonts w:ascii="Times New Roman" w:hAnsi="Times New Roman" w:cs="Times New Roman"/>
                <w:sz w:val="22"/>
                <w:szCs w:val="22"/>
                <w:lang w:eastAsia="zh-CN"/>
              </w:rPr>
            </w:pPr>
          </w:p>
          <w:p w14:paraId="134A67D8">
            <w:pPr>
              <w:keepNext/>
              <w:keepLines/>
              <w:contextualSpacing/>
              <w:jc w:val="both"/>
              <w:rPr>
                <w:rFonts w:ascii="Times New Roman" w:hAnsi="Times New Roman" w:cs="Times New Roman"/>
                <w:sz w:val="22"/>
                <w:szCs w:val="22"/>
                <w:lang w:eastAsia="zh-CN"/>
              </w:rPr>
            </w:pPr>
          </w:p>
          <w:p w14:paraId="696C0BEA">
            <w:pPr>
              <w:keepNext/>
              <w:keepLines/>
              <w:contextualSpacing/>
              <w:jc w:val="both"/>
              <w:rPr>
                <w:rFonts w:ascii="Times New Roman" w:hAnsi="Times New Roman" w:cs="Times New Roman"/>
                <w:sz w:val="22"/>
                <w:szCs w:val="22"/>
                <w:lang w:eastAsia="zh-CN"/>
              </w:rPr>
            </w:pPr>
          </w:p>
          <w:p w14:paraId="7C8B0900">
            <w:pPr>
              <w:keepNext/>
              <w:keepLines/>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en-US" w:eastAsia="zh-CN"/>
              </w:rPr>
              <w:t xml:space="preserve">4.16. In case of delay in the provision of information in accordance with </w:t>
            </w:r>
            <w:r>
              <w:rPr>
                <w:rFonts w:ascii="Times New Roman" w:hAnsi="Times New Roman" w:eastAsia="MS Mincho" w:cs="Times New Roman"/>
                <w:sz w:val="22"/>
                <w:szCs w:val="22"/>
                <w:lang w:val="en-US" w:eastAsia="ja-JP"/>
              </w:rPr>
              <w:t>paragraph</w:t>
            </w:r>
            <w:r>
              <w:rPr>
                <w:rFonts w:hint="eastAsia" w:ascii="Times New Roman" w:hAnsi="Times New Roman" w:eastAsia="MS Mincho" w:cs="Times New Roman"/>
                <w:sz w:val="22"/>
                <w:szCs w:val="22"/>
                <w:lang w:val="en-US" w:eastAsia="ja-JP"/>
              </w:rPr>
              <w:t xml:space="preserve"> </w:t>
            </w:r>
            <w:r>
              <w:rPr>
                <w:rFonts w:ascii="Times New Roman" w:hAnsi="Times New Roman" w:cs="Times New Roman"/>
                <w:sz w:val="22"/>
                <w:szCs w:val="22"/>
                <w:lang w:val="en-US" w:eastAsia="zh-CN"/>
              </w:rPr>
              <w:t xml:space="preserve">6.1 of the present Contract the Buyer has the right to demand payment of a fine of 1% of the total value of the </w:t>
            </w:r>
            <w:r>
              <w:rPr>
                <w:rFonts w:ascii="Times New Roman" w:hAnsi="Times New Roman" w:cs="Times New Roman"/>
                <w:sz w:val="22"/>
                <w:szCs w:val="22"/>
                <w:lang w:eastAsia="zh-CN"/>
              </w:rPr>
              <w:t>С</w:t>
            </w:r>
            <w:r>
              <w:rPr>
                <w:rFonts w:ascii="Times New Roman" w:hAnsi="Times New Roman" w:cs="Times New Roman"/>
                <w:sz w:val="22"/>
                <w:szCs w:val="22"/>
                <w:lang w:val="en-US" w:eastAsia="zh-CN"/>
              </w:rPr>
              <w:t>ontract.</w:t>
            </w:r>
          </w:p>
          <w:p w14:paraId="03FAA5BB">
            <w:pPr>
              <w:keepNext/>
              <w:keepLines/>
              <w:contextualSpacing/>
              <w:jc w:val="both"/>
              <w:rPr>
                <w:rFonts w:ascii="Times New Roman" w:hAnsi="Times New Roman" w:cs="Times New Roman"/>
                <w:snapToGrid w:val="0"/>
                <w:sz w:val="22"/>
                <w:szCs w:val="22"/>
                <w:lang w:val="en-US" w:eastAsia="de-DE"/>
              </w:rPr>
            </w:pPr>
            <w:r>
              <w:rPr>
                <w:rFonts w:ascii="Times New Roman" w:hAnsi="Times New Roman" w:cs="Times New Roman"/>
                <w:snapToGrid w:val="0"/>
                <w:sz w:val="22"/>
                <w:szCs w:val="22"/>
                <w:lang w:val="en-US" w:eastAsia="de-DE"/>
              </w:rPr>
              <w:t>The Seller is responsible for the accuracy of the information about the Goods indicated in the notification of the readiness of the Goods for shipment (par.6.1 hereof) and in the shipping documentation (packing list, invoice). All unforeseen expenses of the Buyer, which the latter will incur, in the event of unreliability, inaccuracy of such information about the Goods, are charged to the Seller.</w:t>
            </w:r>
          </w:p>
          <w:p w14:paraId="1FC49BB4">
            <w:pPr>
              <w:keepNext/>
              <w:keepLines/>
              <w:contextualSpacing/>
              <w:jc w:val="both"/>
              <w:rPr>
                <w:rFonts w:ascii="Times New Roman" w:hAnsi="Times New Roman" w:cs="Times New Roman"/>
                <w:snapToGrid w:val="0"/>
                <w:sz w:val="22"/>
                <w:szCs w:val="22"/>
                <w:lang w:val="en-US" w:eastAsia="de-DE"/>
              </w:rPr>
            </w:pPr>
            <w:r>
              <w:rPr>
                <w:rFonts w:ascii="Times New Roman" w:hAnsi="Times New Roman" w:cs="Times New Roman"/>
                <w:snapToGrid w:val="0"/>
                <w:sz w:val="22"/>
                <w:szCs w:val="22"/>
                <w:lang w:val="en-US" w:eastAsia="de-DE"/>
              </w:rPr>
              <w:t xml:space="preserve">4.17. Payment of fine sanctions, compensation for damages and other materiel requirements does not release the Parties from proper execution of obligations, defined by the present Contract. </w:t>
            </w:r>
          </w:p>
          <w:p w14:paraId="0DEEE8A9">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US" w:eastAsia="de-DE"/>
              </w:rPr>
              <w:t>4.18. Under the banking day for the purposes of the present Contract</w:t>
            </w:r>
            <w:r>
              <w:rPr>
                <w:rFonts w:ascii="Times New Roman" w:hAnsi="Times New Roman" w:cs="Times New Roman"/>
                <w:sz w:val="22"/>
                <w:szCs w:val="22"/>
                <w:lang w:val="en-US"/>
              </w:rPr>
              <w:t xml:space="preserve"> </w:t>
            </w:r>
            <w:r>
              <w:rPr>
                <w:rFonts w:ascii="Times New Roman" w:hAnsi="Times New Roman" w:cs="Times New Roman"/>
                <w:sz w:val="22"/>
                <w:szCs w:val="22"/>
                <w:lang w:val="en-US" w:eastAsia="de-DE"/>
              </w:rPr>
              <w:t xml:space="preserve">are understood the working hours of the bank, which are made for payment transactions, dating from that date. </w:t>
            </w:r>
          </w:p>
        </w:tc>
      </w:tr>
      <w:tr w14:paraId="77457E23">
        <w:tblPrEx>
          <w:tblCellMar>
            <w:top w:w="0" w:type="dxa"/>
            <w:left w:w="85" w:type="dxa"/>
            <w:bottom w:w="0" w:type="dxa"/>
            <w:right w:w="85" w:type="dxa"/>
          </w:tblCellMar>
        </w:tblPrEx>
        <w:trPr>
          <w:trHeight w:val="354" w:hRule="atLeast"/>
        </w:trPr>
        <w:tc>
          <w:tcPr>
            <w:tcW w:w="5387"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25ABD55D">
            <w:pPr>
              <w:keepNext/>
              <w:keepLines/>
              <w:spacing w:before="120" w:after="120"/>
              <w:contextualSpacing/>
              <w:rPr>
                <w:rFonts w:ascii="Times New Roman" w:hAnsi="Times New Roman" w:cs="Times New Roman"/>
                <w:b/>
                <w:sz w:val="22"/>
                <w:szCs w:val="22"/>
              </w:rPr>
            </w:pPr>
            <w:r>
              <w:rPr>
                <w:rFonts w:ascii="Times New Roman" w:hAnsi="Times New Roman" w:cs="Times New Roman"/>
                <w:b/>
                <w:sz w:val="22"/>
                <w:szCs w:val="22"/>
              </w:rPr>
              <w:t>5. Упаковка и маркировка</w:t>
            </w:r>
          </w:p>
        </w:tc>
        <w:tc>
          <w:tcPr>
            <w:tcW w:w="5103"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5E499EE1">
            <w:pPr>
              <w:keepNext/>
              <w:keepLines/>
              <w:spacing w:before="120" w:after="120"/>
              <w:contextualSpacing/>
              <w:rPr>
                <w:rFonts w:ascii="Times New Roman" w:hAnsi="Times New Roman" w:cs="Times New Roman"/>
                <w:b/>
                <w:sz w:val="22"/>
                <w:szCs w:val="22"/>
              </w:rPr>
            </w:pPr>
            <w:r>
              <w:rPr>
                <w:rFonts w:ascii="Times New Roman" w:hAnsi="Times New Roman" w:cs="Times New Roman"/>
                <w:b/>
                <w:sz w:val="22"/>
                <w:szCs w:val="22"/>
              </w:rPr>
              <w:t xml:space="preserve">5. </w:t>
            </w:r>
            <w:r>
              <w:rPr>
                <w:rFonts w:ascii="Times New Roman" w:hAnsi="Times New Roman" w:cs="Times New Roman"/>
                <w:b/>
                <w:sz w:val="22"/>
                <w:szCs w:val="22"/>
                <w:lang w:val="en-GB"/>
              </w:rPr>
              <w:t>Packing</w:t>
            </w:r>
            <w:r>
              <w:rPr>
                <w:rFonts w:ascii="Times New Roman" w:hAnsi="Times New Roman" w:cs="Times New Roman"/>
                <w:b/>
                <w:sz w:val="22"/>
                <w:szCs w:val="22"/>
              </w:rPr>
              <w:t xml:space="preserve"> </w:t>
            </w:r>
            <w:r>
              <w:rPr>
                <w:rFonts w:ascii="Times New Roman" w:hAnsi="Times New Roman" w:cs="Times New Roman"/>
                <w:b/>
                <w:sz w:val="22"/>
                <w:szCs w:val="22"/>
                <w:lang w:val="en-GB"/>
              </w:rPr>
              <w:t>and</w:t>
            </w:r>
            <w:r>
              <w:rPr>
                <w:rFonts w:ascii="Times New Roman" w:hAnsi="Times New Roman" w:cs="Times New Roman"/>
                <w:b/>
                <w:sz w:val="22"/>
                <w:szCs w:val="22"/>
              </w:rPr>
              <w:t xml:space="preserve"> </w:t>
            </w:r>
            <w:r>
              <w:rPr>
                <w:rFonts w:ascii="Times New Roman" w:hAnsi="Times New Roman" w:cs="Times New Roman"/>
                <w:b/>
                <w:sz w:val="22"/>
                <w:szCs w:val="22"/>
                <w:lang w:val="en-GB"/>
              </w:rPr>
              <w:t>marking</w:t>
            </w:r>
          </w:p>
        </w:tc>
      </w:tr>
      <w:tr w14:paraId="78D3D2B1">
        <w:tblPrEx>
          <w:tblCellMar>
            <w:top w:w="0" w:type="dxa"/>
            <w:left w:w="85" w:type="dxa"/>
            <w:bottom w:w="0" w:type="dxa"/>
            <w:right w:w="85" w:type="dxa"/>
          </w:tblCellMar>
        </w:tblPrEx>
        <w:trPr>
          <w:trHeight w:val="426" w:hRule="atLeast"/>
        </w:trPr>
        <w:tc>
          <w:tcPr>
            <w:tcW w:w="5387" w:type="dxa"/>
            <w:tcBorders>
              <w:top w:val="single" w:color="auto" w:sz="4" w:space="0"/>
              <w:left w:val="single" w:color="auto" w:sz="4" w:space="0"/>
              <w:bottom w:val="single" w:color="auto" w:sz="4" w:space="0"/>
              <w:right w:val="single" w:color="auto" w:sz="4" w:space="0"/>
            </w:tcBorders>
            <w:noWrap w:val="0"/>
            <w:vAlign w:val="top"/>
          </w:tcPr>
          <w:p w14:paraId="766CBBFB">
            <w:pPr>
              <w:keepNext/>
              <w:keepLines/>
              <w:tabs>
                <w:tab w:val="left" w:pos="540"/>
              </w:tabs>
              <w:contextualSpacing/>
              <w:jc w:val="both"/>
              <w:rPr>
                <w:rFonts w:ascii="Times New Roman" w:hAnsi="Times New Roman" w:cs="Times New Roman"/>
                <w:sz w:val="22"/>
                <w:szCs w:val="22"/>
              </w:rPr>
            </w:pPr>
            <w:r>
              <w:rPr>
                <w:rFonts w:ascii="Times New Roman" w:hAnsi="Times New Roman" w:cs="Times New Roman"/>
                <w:sz w:val="22"/>
                <w:szCs w:val="22"/>
              </w:rPr>
              <w:t>5.1. Упаковка Товара должна обеспечивать полную сохранность от всякого рода повреждений и коррозии при транспортировке, погрузке и разгрузке. Часть деталей и узлов Товара в целях наилучшей сохранности от всякого рода повреждений при транспортировке и погрузке/разгрузке может быть упакована отдельно от основного оборудования.</w:t>
            </w:r>
          </w:p>
          <w:p w14:paraId="18F9D783">
            <w:pPr>
              <w:keepNext/>
              <w:keepLines/>
              <w:tabs>
                <w:tab w:val="left" w:pos="540"/>
              </w:tabs>
              <w:spacing w:before="120"/>
              <w:contextualSpacing/>
              <w:jc w:val="both"/>
              <w:rPr>
                <w:rFonts w:ascii="Times New Roman" w:hAnsi="Times New Roman" w:cs="Times New Roman"/>
                <w:sz w:val="22"/>
                <w:szCs w:val="22"/>
              </w:rPr>
            </w:pPr>
            <w:r>
              <w:rPr>
                <w:rFonts w:ascii="Times New Roman" w:hAnsi="Times New Roman" w:cs="Times New Roman"/>
                <w:sz w:val="22"/>
                <w:szCs w:val="22"/>
              </w:rPr>
              <w:t xml:space="preserve">5.2. Продавец несет ответственность за повреждение или поломку отгруженного Товара (и/или комплектующих, деталей, узлов) вследствие ненадежной упаковки. </w:t>
            </w:r>
          </w:p>
          <w:p w14:paraId="4B3AA316">
            <w:pPr>
              <w:keepNext/>
              <w:keepLines/>
              <w:tabs>
                <w:tab w:val="left" w:pos="540"/>
              </w:tabs>
              <w:spacing w:before="120"/>
              <w:contextualSpacing/>
              <w:jc w:val="both"/>
              <w:rPr>
                <w:rFonts w:ascii="Times New Roman" w:hAnsi="Times New Roman" w:cs="Times New Roman"/>
                <w:sz w:val="22"/>
                <w:szCs w:val="22"/>
              </w:rPr>
            </w:pPr>
            <w:r>
              <w:rPr>
                <w:rFonts w:ascii="Times New Roman" w:hAnsi="Times New Roman" w:cs="Times New Roman"/>
                <w:sz w:val="22"/>
                <w:szCs w:val="22"/>
              </w:rPr>
              <w:t>5.3. В случае повреждения поставляемого по данному Контракту Товара по причине некачественной упаковки, Продавец обязан возместить ущерб Покупателю за счет замены повреждённого Товара (и/или повреждённых комплектующих Товара, деталей, узлов) новым Товаром (и/или новыми комплектующими, деталями, узлами). Замена Товара осуществляется за счет Продавца, включая стоимость транспортных расходов, таможенных платежей и сборов, уплачиваемых в отношении Товара как в стране Продавца, так и в стране Покупателя, в срок, согласованный Сторонами.</w:t>
            </w:r>
          </w:p>
          <w:p w14:paraId="26377376">
            <w:pPr>
              <w:keepNext/>
              <w:keepLines/>
              <w:tabs>
                <w:tab w:val="left" w:pos="540"/>
              </w:tabs>
              <w:spacing w:before="120"/>
              <w:contextualSpacing/>
              <w:jc w:val="both"/>
              <w:rPr>
                <w:rFonts w:ascii="Times New Roman" w:hAnsi="Times New Roman" w:cs="Times New Roman"/>
                <w:sz w:val="22"/>
                <w:szCs w:val="22"/>
              </w:rPr>
            </w:pPr>
            <w:r>
              <w:rPr>
                <w:rFonts w:ascii="Times New Roman" w:hAnsi="Times New Roman" w:cs="Times New Roman"/>
                <w:sz w:val="22"/>
                <w:szCs w:val="22"/>
              </w:rPr>
              <w:t>5.4. На каждую поставку в отдельности Продавец обязан составить упаковочный лист, в котором указывается номер Контракта, номера позиций по поставке, согласно соответствующему Приложению (Спецификации) к Контракту, вес нетто и брутто.</w:t>
            </w:r>
          </w:p>
          <w:p w14:paraId="330EC7A6">
            <w:pPr>
              <w:keepNext/>
              <w:keepLines/>
              <w:spacing w:before="120"/>
              <w:contextualSpacing/>
              <w:jc w:val="both"/>
              <w:rPr>
                <w:rFonts w:ascii="Times New Roman" w:hAnsi="Times New Roman" w:cs="Times New Roman"/>
                <w:sz w:val="22"/>
                <w:szCs w:val="22"/>
              </w:rPr>
            </w:pPr>
            <w:r>
              <w:rPr>
                <w:rFonts w:ascii="Times New Roman" w:hAnsi="Times New Roman" w:cs="Times New Roman"/>
                <w:sz w:val="22"/>
                <w:szCs w:val="22"/>
              </w:rPr>
              <w:t>5.5. Товар должен быть подготовлен Продавцом для отправки в транспортабельном состоянии.</w:t>
            </w:r>
          </w:p>
          <w:p w14:paraId="0EE75067">
            <w:pPr>
              <w:keepNext/>
              <w:keepLines/>
              <w:spacing w:before="120"/>
              <w:contextualSpacing/>
              <w:jc w:val="both"/>
              <w:rPr>
                <w:rFonts w:ascii="Times New Roman" w:hAnsi="Times New Roman" w:cs="Times New Roman"/>
                <w:sz w:val="22"/>
                <w:szCs w:val="22"/>
              </w:rPr>
            </w:pPr>
            <w:r>
              <w:rPr>
                <w:rFonts w:ascii="Times New Roman" w:hAnsi="Times New Roman" w:cs="Times New Roman"/>
                <w:sz w:val="22"/>
                <w:szCs w:val="22"/>
              </w:rPr>
              <w:t>5.6. Маркировка органов управления и индикации на Товаре должна быть на английском языке.</w:t>
            </w:r>
          </w:p>
        </w:tc>
        <w:tc>
          <w:tcPr>
            <w:tcW w:w="5103" w:type="dxa"/>
            <w:tcBorders>
              <w:top w:val="single" w:color="auto" w:sz="4" w:space="0"/>
              <w:left w:val="single" w:color="auto" w:sz="4" w:space="0"/>
              <w:bottom w:val="single" w:color="auto" w:sz="4" w:space="0"/>
              <w:right w:val="single" w:color="auto" w:sz="4" w:space="0"/>
            </w:tcBorders>
            <w:noWrap w:val="0"/>
            <w:vAlign w:val="top"/>
          </w:tcPr>
          <w:p w14:paraId="19508E1B">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5.1. </w:t>
            </w:r>
            <w:r>
              <w:rPr>
                <w:rFonts w:ascii="Times New Roman" w:hAnsi="Times New Roman" w:cs="Times New Roman"/>
                <w:sz w:val="22"/>
                <w:szCs w:val="22"/>
                <w:lang w:val="en-GB"/>
              </w:rPr>
              <w:t>Packing of Goods shall provide full safety from any kind of damage and corrosion during transportation</w:t>
            </w:r>
            <w:r>
              <w:rPr>
                <w:rFonts w:ascii="Times New Roman" w:hAnsi="Times New Roman" w:cs="Times New Roman"/>
                <w:sz w:val="22"/>
                <w:szCs w:val="22"/>
                <w:lang w:val="en-US"/>
              </w:rPr>
              <w:t>, loading</w:t>
            </w:r>
            <w:r>
              <w:rPr>
                <w:rFonts w:ascii="Times New Roman" w:hAnsi="Times New Roman" w:cs="Times New Roman"/>
                <w:sz w:val="22"/>
                <w:szCs w:val="22"/>
                <w:lang w:val="en-GB"/>
              </w:rPr>
              <w:t xml:space="preserve"> and unloading</w:t>
            </w:r>
            <w:r>
              <w:rPr>
                <w:rFonts w:ascii="Times New Roman" w:hAnsi="Times New Roman" w:cs="Times New Roman"/>
                <w:sz w:val="22"/>
                <w:szCs w:val="22"/>
                <w:lang w:val="en-US"/>
              </w:rPr>
              <w:t>. For the purpose of best safety from any kind of damage in transportation and loading/unloading, some units and parts of the Goods may be packed separately from the main equipment.</w:t>
            </w:r>
          </w:p>
          <w:p w14:paraId="0F285314">
            <w:pPr>
              <w:keepNext/>
              <w:keepLines/>
              <w:spacing w:before="120"/>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en-US" w:eastAsia="zh-CN"/>
              </w:rPr>
              <w:t>5.2. The Seller bears responsibility for damage or breakage of the shipped Goods (and/or parts, components, assemblies) owing to unreliable packing.</w:t>
            </w:r>
          </w:p>
          <w:p w14:paraId="2435174C">
            <w:pPr>
              <w:keepNext/>
              <w:keepLines/>
              <w:spacing w:before="120"/>
              <w:contextualSpacing/>
              <w:jc w:val="both"/>
              <w:rPr>
                <w:rFonts w:ascii="Times New Roman" w:hAnsi="Times New Roman" w:cs="Times New Roman"/>
                <w:sz w:val="22"/>
                <w:szCs w:val="22"/>
                <w:lang w:val="en-US" w:eastAsia="zh-CN"/>
              </w:rPr>
            </w:pPr>
          </w:p>
          <w:p w14:paraId="0294A056">
            <w:pPr>
              <w:keepNext/>
              <w:keepLines/>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en-US" w:eastAsia="zh-CN"/>
              </w:rPr>
              <w:t>5.3. In case of damage of Goods delivered under the present Contract because of poor-quality packing, the Seller is obliged to compensate for damages to the Buyer at the expense of replacement damaged Goods (and/or damaged parts, components, assemblies) by new Goods (and/or damaged parts, components, assemblies). The Goods replacement shall be at Seller's expense, including the transport costs, customs duties and taxes payable in respect of the Goods, both in the country of the Seller and in the country of Buyer, in time agreed by the Parties.</w:t>
            </w:r>
          </w:p>
          <w:p w14:paraId="625A8598">
            <w:pPr>
              <w:keepNext/>
              <w:keepLines/>
              <w:contextualSpacing/>
              <w:jc w:val="both"/>
              <w:rPr>
                <w:rFonts w:ascii="Times New Roman" w:hAnsi="Times New Roman" w:cs="Times New Roman"/>
                <w:sz w:val="22"/>
                <w:szCs w:val="22"/>
                <w:lang w:val="en-US" w:eastAsia="zh-CN"/>
              </w:rPr>
            </w:pPr>
          </w:p>
          <w:p w14:paraId="2C7C55BD">
            <w:pPr>
              <w:keepNext/>
              <w:keepLines/>
              <w:spacing w:before="120"/>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5.4. For every delivery the Seller shall draw up «packing list», containing Contract number, numbers of items under delivery according to related Appendix (Specification) to the Contract, net and gross weight.</w:t>
            </w:r>
          </w:p>
          <w:p w14:paraId="003C3647">
            <w:pPr>
              <w:keepNext/>
              <w:keepLines/>
              <w:spacing w:before="120"/>
              <w:contextualSpacing/>
              <w:jc w:val="both"/>
              <w:rPr>
                <w:rFonts w:ascii="Times New Roman" w:hAnsi="Times New Roman" w:cs="Times New Roman"/>
                <w:sz w:val="22"/>
                <w:szCs w:val="22"/>
                <w:lang w:val="en-US"/>
              </w:rPr>
            </w:pPr>
          </w:p>
          <w:p w14:paraId="22E35EA3">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5.5. Goods should be properly prepared by the Seller for the shipment.</w:t>
            </w:r>
          </w:p>
          <w:p w14:paraId="3D4203CA">
            <w:pPr>
              <w:keepNext/>
              <w:keepLines/>
              <w:spacing w:before="120"/>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5.6. </w:t>
            </w:r>
            <w:r>
              <w:rPr>
                <w:rFonts w:ascii="Times New Roman" w:hAnsi="Times New Roman" w:cs="Times New Roman"/>
                <w:sz w:val="22"/>
                <w:szCs w:val="22"/>
                <w:lang w:val="en-US" w:eastAsia="zh-CN"/>
              </w:rPr>
              <w:t xml:space="preserve">Marking of controls and indications on the Goods should be </w:t>
            </w:r>
            <w:r>
              <w:rPr>
                <w:rFonts w:ascii="Times New Roman" w:hAnsi="Times New Roman" w:cs="Times New Roman"/>
                <w:sz w:val="22"/>
                <w:szCs w:val="22"/>
                <w:lang w:val="en-US"/>
              </w:rPr>
              <w:t>in English language.</w:t>
            </w:r>
          </w:p>
        </w:tc>
      </w:tr>
      <w:tr w14:paraId="54DA83CF">
        <w:tblPrEx>
          <w:tblCellMar>
            <w:top w:w="0" w:type="dxa"/>
            <w:left w:w="85" w:type="dxa"/>
            <w:bottom w:w="0" w:type="dxa"/>
            <w:right w:w="85" w:type="dxa"/>
          </w:tblCellMar>
        </w:tblPrEx>
        <w:trPr>
          <w:trHeight w:val="557" w:hRule="atLeast"/>
        </w:trPr>
        <w:tc>
          <w:tcPr>
            <w:tcW w:w="5387"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5D59B26E">
            <w:pPr>
              <w:keepNext/>
              <w:keepLines/>
              <w:tabs>
                <w:tab w:val="left" w:pos="540"/>
              </w:tabs>
              <w:spacing w:before="120" w:after="120"/>
              <w:contextualSpacing/>
              <w:jc w:val="both"/>
              <w:rPr>
                <w:rFonts w:ascii="Times New Roman" w:hAnsi="Times New Roman" w:cs="Times New Roman"/>
                <w:sz w:val="22"/>
                <w:szCs w:val="22"/>
              </w:rPr>
            </w:pPr>
            <w:r>
              <w:rPr>
                <w:rFonts w:ascii="Times New Roman" w:hAnsi="Times New Roman" w:cs="Times New Roman"/>
                <w:b/>
                <w:sz w:val="22"/>
                <w:szCs w:val="22"/>
              </w:rPr>
              <w:t>6. Отгрузочные инструкции и извещения об отгрузке</w:t>
            </w:r>
          </w:p>
        </w:tc>
        <w:tc>
          <w:tcPr>
            <w:tcW w:w="5103"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59C0BB97">
            <w:pPr>
              <w:keepNext/>
              <w:keepLines/>
              <w:spacing w:before="120" w:after="120"/>
              <w:contextualSpacing/>
              <w:jc w:val="both"/>
              <w:rPr>
                <w:rFonts w:ascii="Times New Roman" w:hAnsi="Times New Roman" w:cs="Times New Roman"/>
                <w:sz w:val="22"/>
                <w:szCs w:val="22"/>
                <w:lang w:val="en-US"/>
              </w:rPr>
            </w:pPr>
            <w:r>
              <w:rPr>
                <w:rFonts w:ascii="Times New Roman" w:hAnsi="Times New Roman" w:cs="Times New Roman"/>
                <w:b/>
                <w:sz w:val="22"/>
                <w:szCs w:val="22"/>
                <w:lang w:val="en-US"/>
              </w:rPr>
              <w:t>6. Shipping Instructions and Notification of Shipment</w:t>
            </w:r>
          </w:p>
        </w:tc>
      </w:tr>
      <w:tr w14:paraId="75FDC45A">
        <w:tblPrEx>
          <w:tblCellMar>
            <w:top w:w="0" w:type="dxa"/>
            <w:left w:w="85" w:type="dxa"/>
            <w:bottom w:w="0" w:type="dxa"/>
            <w:right w:w="85" w:type="dxa"/>
          </w:tblCellMar>
        </w:tblPrEx>
        <w:tc>
          <w:tcPr>
            <w:tcW w:w="5387" w:type="dxa"/>
            <w:tcBorders>
              <w:top w:val="single" w:color="auto" w:sz="4" w:space="0"/>
              <w:left w:val="single" w:color="auto" w:sz="4" w:space="0"/>
              <w:bottom w:val="single" w:color="auto" w:sz="4" w:space="0"/>
              <w:right w:val="single" w:color="auto" w:sz="4" w:space="0"/>
            </w:tcBorders>
            <w:noWrap w:val="0"/>
            <w:vAlign w:val="top"/>
          </w:tcPr>
          <w:p w14:paraId="1ABE6AE2">
            <w:pPr>
              <w:keepNext/>
              <w:keepLines/>
              <w:contextualSpacing/>
              <w:jc w:val="both"/>
              <w:rPr>
                <w:rFonts w:ascii="Times New Roman" w:hAnsi="Times New Roman" w:cs="Times New Roman"/>
                <w:sz w:val="22"/>
                <w:szCs w:val="22"/>
              </w:rPr>
            </w:pPr>
            <w:r>
              <w:rPr>
                <w:rFonts w:ascii="Times New Roman" w:hAnsi="Times New Roman" w:cs="Times New Roman"/>
                <w:sz w:val="22"/>
                <w:szCs w:val="22"/>
              </w:rPr>
              <w:t xml:space="preserve">6.1. Продавец извещает Покупателя о готовности Товара к отгрузке посредством факсимильной связи </w:t>
            </w:r>
            <w:r>
              <w:rPr>
                <w:rFonts w:ascii="Times New Roman" w:hAnsi="Times New Roman" w:cs="Times New Roman"/>
                <w:sz w:val="22"/>
                <w:szCs w:val="22"/>
                <w:highlight w:val="yellow"/>
                <w:rPrChange w:id="34" w:author="Felix阿星" w:date="2026-06-17T10:49:50Z">
                  <w:rPr>
                    <w:rFonts w:ascii="Times New Roman" w:hAnsi="Times New Roman" w:cs="Times New Roman"/>
                    <w:sz w:val="22"/>
                    <w:szCs w:val="22"/>
                  </w:rPr>
                </w:rPrChange>
              </w:rPr>
              <w:t>+7 (495) 221-80-26</w:t>
            </w:r>
            <w:r>
              <w:rPr>
                <w:rFonts w:ascii="Times New Roman" w:hAnsi="Times New Roman" w:cs="Times New Roman"/>
                <w:sz w:val="22"/>
                <w:szCs w:val="22"/>
              </w:rPr>
              <w:t xml:space="preserve"> или электронной почты </w:t>
            </w:r>
            <w:r>
              <w:rPr>
                <w:rFonts w:ascii="Times New Roman" w:hAnsi="Times New Roman" w:cs="Times New Roman"/>
                <w:sz w:val="22"/>
                <w:szCs w:val="22"/>
                <w:highlight w:val="yellow"/>
                <w:lang w:val="fr-FR"/>
                <w:rPrChange w:id="35" w:author="Felix阿星" w:date="2026-06-17T10:49:54Z">
                  <w:rPr>
                    <w:rFonts w:ascii="Times New Roman" w:hAnsi="Times New Roman" w:cs="Times New Roman"/>
                    <w:sz w:val="22"/>
                    <w:szCs w:val="22"/>
                    <w:lang w:val="fr-FR"/>
                  </w:rPr>
                </w:rPrChange>
              </w:rPr>
              <w:fldChar w:fldCharType="begin"/>
            </w:r>
            <w:r>
              <w:rPr>
                <w:rFonts w:ascii="Times New Roman" w:hAnsi="Times New Roman" w:cs="Times New Roman"/>
                <w:sz w:val="22"/>
                <w:szCs w:val="22"/>
                <w:highlight w:val="yellow"/>
                <w:lang w:val="fr-FR"/>
                <w:rPrChange w:id="36" w:author="Felix阿星" w:date="2026-06-17T10:49:54Z">
                  <w:rPr>
                    <w:rFonts w:ascii="Times New Roman" w:hAnsi="Times New Roman" w:cs="Times New Roman"/>
                    <w:sz w:val="22"/>
                    <w:szCs w:val="22"/>
                    <w:lang w:val="fr-FR"/>
                  </w:rPr>
                </w:rPrChange>
              </w:rPr>
              <w:instrText xml:space="preserve"> HYPERLINK "mailto:i</w:instrText>
            </w:r>
            <w:r>
              <w:rPr>
                <w:rFonts w:ascii="Times New Roman" w:hAnsi="Times New Roman" w:cs="Times New Roman"/>
                <w:sz w:val="22"/>
                <w:szCs w:val="22"/>
                <w:highlight w:val="yellow"/>
                <w:rPrChange w:id="37" w:author="Felix阿星" w:date="2026-06-17T10:49:54Z">
                  <w:rPr>
                    <w:rFonts w:ascii="Times New Roman" w:hAnsi="Times New Roman" w:cs="Times New Roman"/>
                    <w:sz w:val="22"/>
                    <w:szCs w:val="22"/>
                  </w:rPr>
                </w:rPrChange>
              </w:rPr>
              <w:instrText xml:space="preserve">nfo@</w:instrText>
            </w:r>
            <w:r>
              <w:rPr>
                <w:rFonts w:ascii="Times New Roman" w:hAnsi="Times New Roman" w:cs="Times New Roman"/>
                <w:sz w:val="22"/>
                <w:szCs w:val="22"/>
                <w:highlight w:val="yellow"/>
                <w:lang w:val="en-US"/>
                <w:rPrChange w:id="38" w:author="Felix阿星" w:date="2026-06-17T10:49:54Z">
                  <w:rPr>
                    <w:rFonts w:ascii="Times New Roman" w:hAnsi="Times New Roman" w:cs="Times New Roman"/>
                    <w:sz w:val="22"/>
                    <w:szCs w:val="22"/>
                    <w:lang w:val="en-US"/>
                  </w:rPr>
                </w:rPrChange>
              </w:rPr>
              <w:instrText xml:space="preserve">ftproject</w:instrText>
            </w:r>
            <w:r>
              <w:rPr>
                <w:rFonts w:ascii="Times New Roman" w:hAnsi="Times New Roman" w:cs="Times New Roman"/>
                <w:sz w:val="22"/>
                <w:szCs w:val="22"/>
                <w:highlight w:val="yellow"/>
                <w:rPrChange w:id="39" w:author="Felix阿星" w:date="2026-06-17T10:49:54Z">
                  <w:rPr>
                    <w:rFonts w:ascii="Times New Roman" w:hAnsi="Times New Roman" w:cs="Times New Roman"/>
                    <w:sz w:val="22"/>
                    <w:szCs w:val="22"/>
                  </w:rPr>
                </w:rPrChange>
              </w:rPr>
              <w:instrText xml:space="preserve">.ru</w:instrText>
            </w:r>
            <w:r>
              <w:rPr>
                <w:rFonts w:ascii="Times New Roman" w:hAnsi="Times New Roman" w:cs="Times New Roman"/>
                <w:sz w:val="22"/>
                <w:szCs w:val="22"/>
                <w:highlight w:val="yellow"/>
                <w:lang w:val="fr-FR"/>
                <w:rPrChange w:id="40" w:author="Felix阿星" w:date="2026-06-17T10:49:54Z">
                  <w:rPr>
                    <w:rFonts w:ascii="Times New Roman" w:hAnsi="Times New Roman" w:cs="Times New Roman"/>
                    <w:sz w:val="22"/>
                    <w:szCs w:val="22"/>
                    <w:lang w:val="fr-FR"/>
                  </w:rPr>
                </w:rPrChange>
              </w:rPr>
              <w:instrText xml:space="preserve">" </w:instrText>
            </w:r>
            <w:r>
              <w:rPr>
                <w:rFonts w:ascii="Times New Roman" w:hAnsi="Times New Roman" w:cs="Times New Roman"/>
                <w:sz w:val="22"/>
                <w:szCs w:val="22"/>
                <w:highlight w:val="yellow"/>
                <w:lang w:val="fr-FR"/>
                <w:rPrChange w:id="41" w:author="Felix阿星" w:date="2026-06-17T10:49:54Z">
                  <w:rPr>
                    <w:rFonts w:ascii="Times New Roman" w:hAnsi="Times New Roman" w:cs="Times New Roman"/>
                    <w:sz w:val="22"/>
                    <w:szCs w:val="22"/>
                    <w:lang w:val="fr-FR"/>
                  </w:rPr>
                </w:rPrChange>
              </w:rPr>
              <w:fldChar w:fldCharType="separate"/>
            </w:r>
            <w:r>
              <w:rPr>
                <w:rStyle w:val="21"/>
                <w:rFonts w:ascii="Times New Roman" w:hAnsi="Times New Roman" w:cs="Times New Roman"/>
                <w:color w:val="auto"/>
                <w:sz w:val="22"/>
                <w:szCs w:val="22"/>
                <w:highlight w:val="yellow"/>
                <w:lang w:val="fr-FR"/>
                <w:rPrChange w:id="42" w:author="Felix阿星" w:date="2026-06-17T10:49:54Z">
                  <w:rPr>
                    <w:rStyle w:val="21"/>
                    <w:rFonts w:ascii="Times New Roman" w:hAnsi="Times New Roman" w:cs="Times New Roman"/>
                    <w:color w:val="auto"/>
                    <w:sz w:val="22"/>
                    <w:szCs w:val="22"/>
                    <w:lang w:val="fr-FR"/>
                  </w:rPr>
                </w:rPrChange>
              </w:rPr>
              <w:t>i</w:t>
            </w:r>
            <w:r>
              <w:rPr>
                <w:rStyle w:val="21"/>
                <w:rFonts w:ascii="Times New Roman" w:hAnsi="Times New Roman" w:cs="Times New Roman"/>
                <w:color w:val="auto"/>
                <w:sz w:val="22"/>
                <w:szCs w:val="22"/>
                <w:highlight w:val="yellow"/>
                <w:rPrChange w:id="43" w:author="Felix阿星" w:date="2026-06-17T10:49:54Z">
                  <w:rPr>
                    <w:rStyle w:val="21"/>
                    <w:rFonts w:ascii="Times New Roman" w:hAnsi="Times New Roman" w:cs="Times New Roman"/>
                    <w:color w:val="auto"/>
                    <w:sz w:val="22"/>
                    <w:szCs w:val="22"/>
                  </w:rPr>
                </w:rPrChange>
              </w:rPr>
              <w:t>nfo@</w:t>
            </w:r>
            <w:r>
              <w:rPr>
                <w:rStyle w:val="21"/>
                <w:rFonts w:ascii="Times New Roman" w:hAnsi="Times New Roman" w:cs="Times New Roman"/>
                <w:color w:val="auto"/>
                <w:sz w:val="22"/>
                <w:szCs w:val="22"/>
                <w:highlight w:val="yellow"/>
                <w:lang w:val="en-US"/>
                <w:rPrChange w:id="44" w:author="Felix阿星" w:date="2026-06-17T10:49:54Z">
                  <w:rPr>
                    <w:rStyle w:val="21"/>
                    <w:rFonts w:ascii="Times New Roman" w:hAnsi="Times New Roman" w:cs="Times New Roman"/>
                    <w:color w:val="auto"/>
                    <w:sz w:val="22"/>
                    <w:szCs w:val="22"/>
                    <w:lang w:val="en-US"/>
                  </w:rPr>
                </w:rPrChange>
              </w:rPr>
              <w:t>ftproject</w:t>
            </w:r>
            <w:r>
              <w:rPr>
                <w:rStyle w:val="21"/>
                <w:rFonts w:ascii="Times New Roman" w:hAnsi="Times New Roman" w:cs="Times New Roman"/>
                <w:color w:val="auto"/>
                <w:sz w:val="22"/>
                <w:szCs w:val="22"/>
                <w:highlight w:val="yellow"/>
                <w:rPrChange w:id="45" w:author="Felix阿星" w:date="2026-06-17T10:49:54Z">
                  <w:rPr>
                    <w:rStyle w:val="21"/>
                    <w:rFonts w:ascii="Times New Roman" w:hAnsi="Times New Roman" w:cs="Times New Roman"/>
                    <w:color w:val="auto"/>
                    <w:sz w:val="22"/>
                    <w:szCs w:val="22"/>
                  </w:rPr>
                </w:rPrChange>
              </w:rPr>
              <w:t>.ru</w:t>
            </w:r>
            <w:r>
              <w:rPr>
                <w:rFonts w:ascii="Times New Roman" w:hAnsi="Times New Roman" w:cs="Times New Roman"/>
                <w:sz w:val="22"/>
                <w:szCs w:val="22"/>
                <w:highlight w:val="yellow"/>
                <w:lang w:val="fr-FR"/>
                <w:rPrChange w:id="46" w:author="Felix阿星" w:date="2026-06-17T10:49:54Z">
                  <w:rPr>
                    <w:rFonts w:ascii="Times New Roman" w:hAnsi="Times New Roman" w:cs="Times New Roman"/>
                    <w:sz w:val="22"/>
                    <w:szCs w:val="22"/>
                    <w:lang w:val="fr-FR"/>
                  </w:rPr>
                </w:rPrChange>
              </w:rPr>
              <w:fldChar w:fldCharType="end"/>
            </w:r>
            <w:r>
              <w:rPr>
                <w:rFonts w:ascii="Times New Roman" w:hAnsi="Times New Roman" w:cs="Times New Roman"/>
                <w:sz w:val="22"/>
                <w:szCs w:val="22"/>
              </w:rPr>
              <w:t>, до начала отгрузки в срок, указанный в соответствующем Приложении (Спецификации) к Контракту.</w:t>
            </w:r>
          </w:p>
          <w:p w14:paraId="5B757C64">
            <w:pPr>
              <w:keepNext/>
              <w:keepLines/>
              <w:ind w:left="360" w:hanging="360"/>
              <w:contextualSpacing/>
              <w:rPr>
                <w:rFonts w:ascii="Times New Roman" w:hAnsi="Times New Roman" w:cs="Times New Roman"/>
                <w:sz w:val="22"/>
                <w:szCs w:val="22"/>
              </w:rPr>
            </w:pPr>
            <w:r>
              <w:rPr>
                <w:rFonts w:ascii="Times New Roman" w:hAnsi="Times New Roman" w:cs="Times New Roman"/>
                <w:sz w:val="22"/>
                <w:szCs w:val="22"/>
              </w:rPr>
              <w:t>В извещении должно быть указано:</w:t>
            </w:r>
          </w:p>
          <w:p w14:paraId="7219078F">
            <w:pPr>
              <w:keepNext/>
              <w:keepLines/>
              <w:ind w:left="360" w:hanging="360"/>
              <w:contextualSpacing/>
              <w:rPr>
                <w:rFonts w:ascii="Times New Roman" w:hAnsi="Times New Roman" w:cs="Times New Roman"/>
                <w:sz w:val="22"/>
                <w:szCs w:val="22"/>
              </w:rPr>
            </w:pPr>
            <w:r>
              <w:rPr>
                <w:rFonts w:ascii="Times New Roman" w:hAnsi="Times New Roman" w:cs="Times New Roman"/>
                <w:sz w:val="22"/>
                <w:szCs w:val="22"/>
              </w:rPr>
              <w:t>- дата отгрузки;</w:t>
            </w:r>
          </w:p>
          <w:p w14:paraId="59012472">
            <w:pPr>
              <w:keepNext/>
              <w:keepLines/>
              <w:ind w:left="360" w:hanging="360"/>
              <w:contextualSpacing/>
              <w:rPr>
                <w:rFonts w:ascii="Times New Roman" w:hAnsi="Times New Roman" w:cs="Times New Roman"/>
                <w:sz w:val="22"/>
                <w:szCs w:val="22"/>
              </w:rPr>
            </w:pPr>
            <w:r>
              <w:rPr>
                <w:rFonts w:ascii="Times New Roman" w:hAnsi="Times New Roman" w:cs="Times New Roman"/>
                <w:sz w:val="22"/>
                <w:szCs w:val="22"/>
              </w:rPr>
              <w:t>- наименование груза;</w:t>
            </w:r>
          </w:p>
          <w:p w14:paraId="4CEBCB11">
            <w:pPr>
              <w:keepNext/>
              <w:keepLines/>
              <w:ind w:left="360" w:hanging="360"/>
              <w:contextualSpacing/>
              <w:rPr>
                <w:rFonts w:ascii="Times New Roman" w:hAnsi="Times New Roman" w:cs="Times New Roman"/>
                <w:sz w:val="22"/>
                <w:szCs w:val="22"/>
              </w:rPr>
            </w:pPr>
            <w:r>
              <w:rPr>
                <w:rFonts w:ascii="Times New Roman" w:hAnsi="Times New Roman" w:cs="Times New Roman"/>
                <w:sz w:val="22"/>
                <w:szCs w:val="22"/>
              </w:rPr>
              <w:t>- номер Контракта;</w:t>
            </w:r>
          </w:p>
          <w:p w14:paraId="22566559">
            <w:pPr>
              <w:keepNext/>
              <w:keepLines/>
              <w:ind w:left="360" w:hanging="360"/>
              <w:contextualSpacing/>
              <w:rPr>
                <w:rFonts w:ascii="Times New Roman" w:hAnsi="Times New Roman" w:cs="Times New Roman"/>
                <w:sz w:val="22"/>
                <w:szCs w:val="22"/>
              </w:rPr>
            </w:pPr>
            <w:r>
              <w:rPr>
                <w:rFonts w:ascii="Times New Roman" w:hAnsi="Times New Roman" w:cs="Times New Roman"/>
                <w:sz w:val="22"/>
                <w:szCs w:val="22"/>
              </w:rPr>
              <w:t>- вес брутто/нетто и размеры;</w:t>
            </w:r>
          </w:p>
          <w:p w14:paraId="13DDF1B0">
            <w:pPr>
              <w:keepNext/>
              <w:keepLines/>
              <w:ind w:left="360" w:hanging="360"/>
              <w:contextualSpacing/>
              <w:rPr>
                <w:rFonts w:ascii="Times New Roman" w:hAnsi="Times New Roman" w:cs="Times New Roman"/>
                <w:sz w:val="22"/>
                <w:szCs w:val="22"/>
              </w:rPr>
            </w:pPr>
            <w:r>
              <w:rPr>
                <w:rFonts w:ascii="Times New Roman" w:hAnsi="Times New Roman" w:cs="Times New Roman"/>
                <w:sz w:val="22"/>
                <w:szCs w:val="22"/>
              </w:rPr>
              <w:t>- количество мест.</w:t>
            </w:r>
          </w:p>
          <w:p w14:paraId="148E6254">
            <w:pPr>
              <w:keepNext/>
              <w:keepLines/>
              <w:spacing w:before="120"/>
              <w:contextualSpacing/>
              <w:jc w:val="both"/>
              <w:rPr>
                <w:rFonts w:ascii="Times New Roman" w:hAnsi="Times New Roman" w:cs="Times New Roman"/>
                <w:sz w:val="22"/>
                <w:szCs w:val="22"/>
              </w:rPr>
            </w:pPr>
            <w:r>
              <w:rPr>
                <w:rFonts w:ascii="Times New Roman" w:hAnsi="Times New Roman" w:cs="Times New Roman"/>
                <w:sz w:val="22"/>
                <w:szCs w:val="22"/>
              </w:rPr>
              <w:t>6.2. Продавец обязуется в срок за 10 (десять) календарных дней до даты отгрузки предоставить Покупателю схему крепления груза для транспортной компании Покупателя, посредством факсимильной связи или электронной почты, указанным в п. 6.1. Контракта.</w:t>
            </w:r>
          </w:p>
          <w:p w14:paraId="726FB956">
            <w:pPr>
              <w:keepNext/>
              <w:keepLines/>
              <w:spacing w:before="120"/>
              <w:contextualSpacing/>
              <w:jc w:val="both"/>
              <w:rPr>
                <w:rFonts w:ascii="Times New Roman" w:hAnsi="Times New Roman" w:eastAsia="Times New Roman" w:cs="Times New Roman"/>
                <w:sz w:val="22"/>
                <w:szCs w:val="22"/>
              </w:rPr>
            </w:pPr>
            <w:r>
              <w:rPr>
                <w:rFonts w:ascii="Times New Roman" w:hAnsi="Times New Roman" w:cs="Times New Roman"/>
                <w:sz w:val="22"/>
                <w:szCs w:val="22"/>
              </w:rPr>
              <w:t xml:space="preserve">6.3. </w:t>
            </w:r>
            <w:r>
              <w:rPr>
                <w:rFonts w:ascii="Times New Roman" w:hAnsi="Times New Roman" w:eastAsia="Times New Roman" w:cs="Times New Roman"/>
                <w:sz w:val="22"/>
                <w:szCs w:val="22"/>
              </w:rPr>
              <w:t xml:space="preserve">Грузополучателем Товара, поставляемого на условиях, предусмотренных настоящим Контрактом, является </w:t>
            </w:r>
            <w:r>
              <w:rPr>
                <w:rFonts w:ascii="Times New Roman" w:hAnsi="Times New Roman" w:eastAsia="Times New Roman" w:cs="Times New Roman"/>
                <w:b/>
                <w:bCs/>
                <w:sz w:val="22"/>
                <w:szCs w:val="22"/>
                <w:highlight w:val="yellow"/>
                <w:rPrChange w:id="47" w:author="Felix阿星" w:date="2026-06-17T10:50:49Z">
                  <w:rPr>
                    <w:rFonts w:ascii="Times New Roman" w:hAnsi="Times New Roman" w:eastAsia="Times New Roman" w:cs="Times New Roman"/>
                    <w:b/>
                    <w:bCs/>
                    <w:sz w:val="22"/>
                    <w:szCs w:val="22"/>
                  </w:rPr>
                </w:rPrChange>
              </w:rPr>
              <w:t>ООО «ТД ЭЙРФЛОТ ТЕХНИКС»</w:t>
            </w:r>
            <w:r>
              <w:rPr>
                <w:rFonts w:ascii="Times New Roman" w:hAnsi="Times New Roman" w:eastAsia="Times New Roman" w:cs="Times New Roman"/>
                <w:sz w:val="22"/>
                <w:szCs w:val="22"/>
              </w:rPr>
              <w:t xml:space="preserve">, </w:t>
            </w:r>
          </w:p>
          <w:p w14:paraId="4823A472">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rPr>
              <w:t>Грузоотправителем</w:t>
            </w:r>
            <w:r>
              <w:rPr>
                <w:rFonts w:ascii="Times New Roman" w:hAnsi="Times New Roman" w:cs="Times New Roman"/>
                <w:sz w:val="22"/>
                <w:szCs w:val="22"/>
                <w:lang w:val="en-US"/>
              </w:rPr>
              <w:t xml:space="preserve"> – </w:t>
            </w:r>
            <w:r>
              <w:rPr>
                <w:rFonts w:ascii="Times New Roman" w:hAnsi="Times New Roman" w:cs="Times New Roman"/>
                <w:b/>
                <w:sz w:val="22"/>
                <w:szCs w:val="22"/>
                <w:highlight w:val="yellow"/>
                <w:lang w:val="en-US"/>
                <w:rPrChange w:id="48" w:author="Felix阿星" w:date="2026-06-17T10:50:53Z">
                  <w:rPr>
                    <w:rFonts w:ascii="Times New Roman" w:hAnsi="Times New Roman" w:cs="Times New Roman"/>
                    <w:b/>
                    <w:sz w:val="22"/>
                    <w:szCs w:val="22"/>
                    <w:lang w:val="en-US"/>
                  </w:rPr>
                </w:rPrChange>
              </w:rPr>
              <w:t>GUANGDONG OSHUJIAN FURNITURE CO., LTD.</w:t>
            </w:r>
          </w:p>
        </w:tc>
        <w:tc>
          <w:tcPr>
            <w:tcW w:w="5103" w:type="dxa"/>
            <w:tcBorders>
              <w:top w:val="single" w:color="auto" w:sz="4" w:space="0"/>
              <w:left w:val="single" w:color="auto" w:sz="4" w:space="0"/>
              <w:bottom w:val="single" w:color="auto" w:sz="4" w:space="0"/>
              <w:right w:val="single" w:color="auto" w:sz="4" w:space="0"/>
            </w:tcBorders>
            <w:noWrap w:val="0"/>
            <w:vAlign w:val="top"/>
          </w:tcPr>
          <w:p w14:paraId="7F26E296">
            <w:pPr>
              <w:keepNext/>
              <w:keepLines/>
              <w:ind w:right="95"/>
              <w:contextualSpacing/>
              <w:jc w:val="both"/>
              <w:rPr>
                <w:rFonts w:ascii="Times New Roman" w:hAnsi="Times New Roman" w:cs="Times New Roman"/>
                <w:sz w:val="22"/>
                <w:szCs w:val="22"/>
                <w:lang w:val="en-US"/>
              </w:rPr>
            </w:pPr>
            <w:r>
              <w:rPr>
                <w:rFonts w:ascii="Times New Roman" w:hAnsi="Times New Roman" w:cs="Times New Roman"/>
                <w:sz w:val="22"/>
                <w:szCs w:val="22"/>
                <w:lang w:val="en-GB"/>
              </w:rPr>
              <w:t xml:space="preserve">6.1. The Seller will notify the Buyer about readiness of the Goods for shipment by fax </w:t>
            </w:r>
            <w:r>
              <w:rPr>
                <w:rFonts w:ascii="Times New Roman" w:hAnsi="Times New Roman" w:cs="Times New Roman"/>
                <w:sz w:val="22"/>
                <w:szCs w:val="22"/>
                <w:highlight w:val="yellow"/>
                <w:lang w:val="en-US"/>
                <w:rPrChange w:id="49" w:author="Felix阿星" w:date="2026-06-17T10:49:59Z">
                  <w:rPr>
                    <w:rFonts w:ascii="Times New Roman" w:hAnsi="Times New Roman" w:cs="Times New Roman"/>
                    <w:sz w:val="22"/>
                    <w:szCs w:val="22"/>
                    <w:lang w:val="en-US"/>
                  </w:rPr>
                </w:rPrChange>
              </w:rPr>
              <w:t>+7 (495) 221-80-26</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 xml:space="preserve">or e-mail </w:t>
            </w:r>
            <w:r>
              <w:rPr>
                <w:rFonts w:ascii="Times New Roman" w:hAnsi="Times New Roman" w:cs="Times New Roman"/>
                <w:sz w:val="22"/>
                <w:szCs w:val="22"/>
                <w:highlight w:val="yellow"/>
                <w:rPrChange w:id="50" w:author="Felix阿星" w:date="2026-06-17T10:50:03Z">
                  <w:rPr>
                    <w:rFonts w:ascii="Times New Roman" w:hAnsi="Times New Roman" w:cs="Times New Roman"/>
                    <w:sz w:val="22"/>
                    <w:szCs w:val="22"/>
                  </w:rPr>
                </w:rPrChange>
              </w:rPr>
              <w:fldChar w:fldCharType="begin"/>
            </w:r>
            <w:r>
              <w:rPr>
                <w:rFonts w:ascii="Times New Roman" w:hAnsi="Times New Roman" w:cs="Times New Roman"/>
                <w:sz w:val="22"/>
                <w:szCs w:val="22"/>
                <w:highlight w:val="yellow"/>
                <w:lang w:val="en-US"/>
                <w:rPrChange w:id="51" w:author="Felix阿星" w:date="2026-06-17T10:50:03Z">
                  <w:rPr>
                    <w:rFonts w:ascii="Times New Roman" w:hAnsi="Times New Roman" w:cs="Times New Roman"/>
                    <w:sz w:val="22"/>
                    <w:szCs w:val="22"/>
                    <w:lang w:val="en-US"/>
                  </w:rPr>
                </w:rPrChange>
              </w:rPr>
              <w:instrText xml:space="preserve">HYPERLINK "mailto:info@airflottechnics.ru"</w:instrText>
            </w:r>
            <w:r>
              <w:rPr>
                <w:rFonts w:ascii="Times New Roman" w:hAnsi="Times New Roman" w:cs="Times New Roman"/>
                <w:sz w:val="22"/>
                <w:szCs w:val="22"/>
                <w:highlight w:val="yellow"/>
                <w:rPrChange w:id="52" w:author="Felix阿星" w:date="2026-06-17T10:50:03Z">
                  <w:rPr>
                    <w:rFonts w:ascii="Times New Roman" w:hAnsi="Times New Roman" w:cs="Times New Roman"/>
                    <w:sz w:val="22"/>
                    <w:szCs w:val="22"/>
                  </w:rPr>
                </w:rPrChange>
              </w:rPr>
              <w:fldChar w:fldCharType="separate"/>
            </w:r>
            <w:r>
              <w:rPr>
                <w:rFonts w:ascii="Times New Roman" w:hAnsi="Times New Roman" w:cs="Times New Roman"/>
                <w:sz w:val="22"/>
                <w:szCs w:val="22"/>
                <w:highlight w:val="yellow"/>
                <w:rPrChange w:id="53" w:author="Felix阿星" w:date="2026-06-17T10:50:03Z">
                  <w:rPr>
                    <w:rFonts w:ascii="Times New Roman" w:hAnsi="Times New Roman" w:cs="Times New Roman"/>
                    <w:sz w:val="22"/>
                    <w:szCs w:val="22"/>
                  </w:rPr>
                </w:rPrChange>
              </w:rPr>
              <w:fldChar w:fldCharType="begin"/>
            </w:r>
            <w:r>
              <w:rPr>
                <w:rFonts w:ascii="Times New Roman" w:hAnsi="Times New Roman" w:cs="Times New Roman"/>
                <w:sz w:val="22"/>
                <w:szCs w:val="22"/>
                <w:highlight w:val="yellow"/>
                <w:lang w:val="en-US"/>
                <w:rPrChange w:id="54" w:author="Felix阿星" w:date="2026-06-17T10:50:03Z">
                  <w:rPr>
                    <w:rFonts w:ascii="Times New Roman" w:hAnsi="Times New Roman" w:cs="Times New Roman"/>
                    <w:sz w:val="22"/>
                    <w:szCs w:val="22"/>
                    <w:lang w:val="en-US"/>
                  </w:rPr>
                </w:rPrChange>
              </w:rPr>
              <w:instrText xml:space="preserve">HYPERLINK "mailto:info@airflottechnics.ru"</w:instrText>
            </w:r>
            <w:r>
              <w:rPr>
                <w:rFonts w:ascii="Times New Roman" w:hAnsi="Times New Roman" w:cs="Times New Roman"/>
                <w:sz w:val="22"/>
                <w:szCs w:val="22"/>
                <w:highlight w:val="yellow"/>
                <w:rPrChange w:id="55" w:author="Felix阿星" w:date="2026-06-17T10:50:03Z">
                  <w:rPr>
                    <w:rFonts w:ascii="Times New Roman" w:hAnsi="Times New Roman" w:cs="Times New Roman"/>
                    <w:sz w:val="22"/>
                    <w:szCs w:val="22"/>
                  </w:rPr>
                </w:rPrChange>
              </w:rPr>
              <w:fldChar w:fldCharType="separate"/>
            </w:r>
            <w:r>
              <w:rPr>
                <w:rStyle w:val="21"/>
                <w:rFonts w:ascii="Times New Roman" w:hAnsi="Times New Roman" w:cs="Times New Roman"/>
                <w:color w:val="auto"/>
                <w:sz w:val="22"/>
                <w:szCs w:val="22"/>
                <w:highlight w:val="yellow"/>
                <w:lang w:val="fr-FR"/>
                <w:rPrChange w:id="56" w:author="Felix阿星" w:date="2026-06-17T10:50:03Z">
                  <w:rPr>
                    <w:rStyle w:val="21"/>
                    <w:rFonts w:ascii="Times New Roman" w:hAnsi="Times New Roman" w:cs="Times New Roman"/>
                    <w:color w:val="auto"/>
                    <w:sz w:val="22"/>
                    <w:szCs w:val="22"/>
                    <w:lang w:val="fr-FR"/>
                  </w:rPr>
                </w:rPrChange>
              </w:rPr>
              <w:t>i</w:t>
            </w:r>
            <w:r>
              <w:rPr>
                <w:rStyle w:val="21"/>
                <w:rFonts w:ascii="Times New Roman" w:hAnsi="Times New Roman" w:cs="Times New Roman"/>
                <w:color w:val="auto"/>
                <w:sz w:val="22"/>
                <w:szCs w:val="22"/>
                <w:highlight w:val="yellow"/>
                <w:lang w:val="en-US"/>
                <w:rPrChange w:id="57" w:author="Felix阿星" w:date="2026-06-17T10:50:03Z">
                  <w:rPr>
                    <w:rStyle w:val="21"/>
                    <w:rFonts w:ascii="Times New Roman" w:hAnsi="Times New Roman" w:cs="Times New Roman"/>
                    <w:color w:val="auto"/>
                    <w:sz w:val="22"/>
                    <w:szCs w:val="22"/>
                    <w:lang w:val="en-US"/>
                  </w:rPr>
                </w:rPrChange>
              </w:rPr>
              <w:t>nfo@ftproject.ru</w:t>
            </w:r>
            <w:r>
              <w:rPr>
                <w:rFonts w:ascii="Times New Roman" w:hAnsi="Times New Roman" w:cs="Times New Roman"/>
                <w:sz w:val="22"/>
                <w:szCs w:val="22"/>
                <w:highlight w:val="yellow"/>
                <w:rPrChange w:id="58" w:author="Felix阿星" w:date="2026-06-17T10:50:03Z">
                  <w:rPr>
                    <w:rFonts w:ascii="Times New Roman" w:hAnsi="Times New Roman" w:cs="Times New Roman"/>
                    <w:sz w:val="22"/>
                    <w:szCs w:val="22"/>
                  </w:rPr>
                </w:rPrChange>
              </w:rPr>
              <w:fldChar w:fldCharType="end"/>
            </w:r>
            <w:r>
              <w:rPr>
                <w:rFonts w:ascii="Times New Roman" w:hAnsi="Times New Roman" w:cs="Times New Roman"/>
                <w:sz w:val="22"/>
                <w:szCs w:val="22"/>
                <w:highlight w:val="yellow"/>
                <w:rPrChange w:id="59" w:author="Felix阿星" w:date="2026-06-17T10:50:03Z">
                  <w:rPr>
                    <w:rFonts w:ascii="Times New Roman" w:hAnsi="Times New Roman" w:cs="Times New Roman"/>
                    <w:sz w:val="22"/>
                    <w:szCs w:val="22"/>
                  </w:rPr>
                </w:rPrChange>
              </w:rPr>
              <w:fldChar w:fldCharType="end"/>
            </w:r>
            <w:r>
              <w:rPr>
                <w:rFonts w:ascii="Times New Roman" w:hAnsi="Times New Roman" w:cs="Times New Roman"/>
                <w:sz w:val="22"/>
                <w:szCs w:val="22"/>
                <w:lang w:val="en-US"/>
              </w:rPr>
              <w:t xml:space="preserve"> before shipment </w:t>
            </w:r>
            <w:r>
              <w:rPr>
                <w:rFonts w:ascii="Times New Roman" w:hAnsi="Times New Roman" w:cs="Times New Roman"/>
                <w:sz w:val="22"/>
                <w:szCs w:val="22"/>
                <w:lang w:val="en-GB"/>
              </w:rPr>
              <w:t xml:space="preserve">within </w:t>
            </w:r>
            <w:r>
              <w:rPr>
                <w:rFonts w:ascii="Times New Roman" w:hAnsi="Times New Roman" w:cs="Times New Roman"/>
                <w:sz w:val="22"/>
                <w:szCs w:val="22"/>
                <w:lang w:val="en-US"/>
              </w:rPr>
              <w:t>period indicated in the relevant Appendix (Specification)</w:t>
            </w:r>
            <w:r>
              <w:rPr>
                <w:rFonts w:ascii="Times New Roman" w:hAnsi="Times New Roman" w:cs="Times New Roman"/>
                <w:sz w:val="22"/>
                <w:szCs w:val="22"/>
                <w:lang w:val="en-GB"/>
              </w:rPr>
              <w:t xml:space="preserve"> to the Contract.</w:t>
            </w:r>
          </w:p>
          <w:p w14:paraId="4A2DFF2F">
            <w:pPr>
              <w:keepNext/>
              <w:keepLines/>
              <w:contextualSpacing/>
              <w:jc w:val="both"/>
              <w:rPr>
                <w:rFonts w:ascii="Times New Roman" w:hAnsi="Times New Roman" w:cs="Times New Roman"/>
                <w:sz w:val="22"/>
                <w:szCs w:val="22"/>
                <w:lang w:val="en-US"/>
              </w:rPr>
            </w:pPr>
          </w:p>
          <w:p w14:paraId="295BE603">
            <w:pPr>
              <w:keepNext/>
              <w:keepLines/>
              <w:ind w:right="95"/>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The notice has to include:</w:t>
            </w:r>
          </w:p>
          <w:p w14:paraId="04ECE93C">
            <w:pPr>
              <w:keepNext/>
              <w:keepLines/>
              <w:ind w:right="95"/>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date of dispatch;</w:t>
            </w:r>
          </w:p>
          <w:p w14:paraId="00858CA5">
            <w:pPr>
              <w:keepNext/>
              <w:keepLines/>
              <w:ind w:right="95"/>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description of cargo;</w:t>
            </w:r>
          </w:p>
          <w:p w14:paraId="5D3383F0">
            <w:pPr>
              <w:keepNext/>
              <w:keepLines/>
              <w:ind w:right="95"/>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Contract number;</w:t>
            </w:r>
          </w:p>
          <w:p w14:paraId="53292FCD">
            <w:pPr>
              <w:keepNext/>
              <w:keepLines/>
              <w:ind w:right="95"/>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weight gross/net and dimensions;</w:t>
            </w:r>
          </w:p>
          <w:p w14:paraId="69288CBF">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number of cases.</w:t>
            </w:r>
          </w:p>
          <w:p w14:paraId="713CA103">
            <w:pPr>
              <w:keepNext/>
              <w:keepLines/>
              <w:spacing w:before="120"/>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en-US" w:eastAsia="zh-CN"/>
              </w:rPr>
              <w:t>6.2. The Seller undertakes in 10 (ten) calendar days prior to shipment date to submit to the Buyer the scheme of fastening of the consignment for the shipment company of the Buyer, by means of a fax or e-mail, specified in paragraph 6.1 of the Contract.</w:t>
            </w:r>
          </w:p>
          <w:p w14:paraId="7272898C">
            <w:pPr>
              <w:keepNext/>
              <w:keepLines/>
              <w:contextualSpacing/>
              <w:jc w:val="both"/>
              <w:rPr>
                <w:rFonts w:ascii="Times New Roman" w:hAnsi="Times New Roman" w:cs="Times New Roman"/>
                <w:sz w:val="22"/>
                <w:szCs w:val="22"/>
                <w:lang w:val="en-US" w:eastAsia="zh-CN"/>
              </w:rPr>
            </w:pPr>
          </w:p>
          <w:p w14:paraId="4DD21237">
            <w:pPr>
              <w:keepNext/>
              <w:keepLines/>
              <w:spacing w:before="120"/>
              <w:contextualSpacing/>
              <w:jc w:val="both"/>
              <w:rPr>
                <w:rFonts w:ascii="Times New Roman" w:hAnsi="Times New Roman" w:cs="Times New Roman"/>
                <w:sz w:val="22"/>
                <w:szCs w:val="22"/>
                <w:lang w:val="en-GB" w:eastAsia="zh-CN"/>
              </w:rPr>
            </w:pPr>
            <w:r>
              <w:rPr>
                <w:rFonts w:ascii="Times New Roman" w:hAnsi="Times New Roman" w:cs="Times New Roman"/>
                <w:sz w:val="22"/>
                <w:szCs w:val="22"/>
                <w:lang w:val="en-US"/>
              </w:rPr>
              <w:t>6.3.</w:t>
            </w:r>
            <w:r>
              <w:rPr>
                <w:rFonts w:ascii="Times New Roman" w:hAnsi="Times New Roman" w:cs="Times New Roman"/>
                <w:sz w:val="22"/>
                <w:szCs w:val="22"/>
                <w:lang w:val="en-GB"/>
              </w:rPr>
              <w:t xml:space="preserve"> </w:t>
            </w:r>
            <w:r>
              <w:rPr>
                <w:rFonts w:ascii="Times New Roman" w:hAnsi="Times New Roman" w:cs="Times New Roman"/>
                <w:sz w:val="22"/>
                <w:szCs w:val="22"/>
                <w:lang w:val="en-GB" w:eastAsia="zh-CN"/>
              </w:rPr>
              <w:t xml:space="preserve">The Consignee of the Goods, delivered on the conditions stipulated in the present Contract, is </w:t>
            </w:r>
            <w:r>
              <w:rPr>
                <w:rFonts w:ascii="Times New Roman" w:hAnsi="Times New Roman" w:cs="Times New Roman"/>
                <w:b/>
                <w:bCs/>
                <w:sz w:val="22"/>
                <w:szCs w:val="22"/>
                <w:highlight w:val="yellow"/>
                <w:lang w:val="en-GB" w:eastAsia="zh-CN"/>
                <w:rPrChange w:id="60" w:author="Felix阿星" w:date="2026-06-17T10:50:58Z">
                  <w:rPr>
                    <w:rFonts w:ascii="Times New Roman" w:hAnsi="Times New Roman" w:cs="Times New Roman"/>
                    <w:b/>
                    <w:bCs/>
                    <w:sz w:val="22"/>
                    <w:szCs w:val="22"/>
                    <w:lang w:val="en-GB" w:eastAsia="zh-CN"/>
                  </w:rPr>
                </w:rPrChange>
              </w:rPr>
              <w:t>AIRFLOT TECHNICS TH LTD</w:t>
            </w:r>
            <w:r>
              <w:rPr>
                <w:rFonts w:ascii="Times New Roman" w:hAnsi="Times New Roman" w:cs="Times New Roman"/>
                <w:sz w:val="22"/>
                <w:szCs w:val="22"/>
                <w:lang w:val="en-GB" w:eastAsia="zh-CN"/>
              </w:rPr>
              <w:t>,</w:t>
            </w:r>
          </w:p>
          <w:p w14:paraId="2BF63C3F">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US" w:eastAsia="zh-CN"/>
              </w:rPr>
              <w:t>T</w:t>
            </w:r>
            <w:r>
              <w:rPr>
                <w:rFonts w:ascii="Times New Roman" w:hAnsi="Times New Roman" w:cs="Times New Roman"/>
                <w:sz w:val="22"/>
                <w:szCs w:val="22"/>
                <w:lang w:val="en-GB" w:eastAsia="zh-CN"/>
              </w:rPr>
              <w:t>he</w:t>
            </w:r>
            <w:r>
              <w:rPr>
                <w:rFonts w:ascii="Times New Roman" w:hAnsi="Times New Roman" w:cs="Times New Roman"/>
                <w:sz w:val="22"/>
                <w:szCs w:val="22"/>
                <w:lang w:val="en-US" w:eastAsia="zh-CN"/>
              </w:rPr>
              <w:t xml:space="preserve"> </w:t>
            </w:r>
            <w:r>
              <w:rPr>
                <w:rFonts w:ascii="Times New Roman" w:hAnsi="Times New Roman" w:cs="Times New Roman"/>
                <w:sz w:val="22"/>
                <w:szCs w:val="22"/>
                <w:lang w:val="en-US"/>
              </w:rPr>
              <w:t xml:space="preserve">Consignor is </w:t>
            </w:r>
            <w:r>
              <w:rPr>
                <w:rFonts w:ascii="Times New Roman" w:hAnsi="Times New Roman" w:cs="Times New Roman"/>
                <w:b/>
                <w:sz w:val="22"/>
                <w:szCs w:val="22"/>
                <w:highlight w:val="yellow"/>
                <w:lang w:val="en-US"/>
                <w:rPrChange w:id="61" w:author="Felix阿星" w:date="2026-06-17T10:51:03Z">
                  <w:rPr>
                    <w:rFonts w:ascii="Times New Roman" w:hAnsi="Times New Roman" w:cs="Times New Roman"/>
                    <w:b/>
                    <w:sz w:val="22"/>
                    <w:szCs w:val="22"/>
                    <w:lang w:val="en-US"/>
                  </w:rPr>
                </w:rPrChange>
              </w:rPr>
              <w:t>GUANGDONG OSHUJIAN FURNITURE CO., LTD.</w:t>
            </w:r>
          </w:p>
        </w:tc>
      </w:tr>
      <w:tr w14:paraId="373E0D69">
        <w:tblPrEx>
          <w:tblCellMar>
            <w:top w:w="0" w:type="dxa"/>
            <w:left w:w="85" w:type="dxa"/>
            <w:bottom w:w="0" w:type="dxa"/>
            <w:right w:w="85" w:type="dxa"/>
          </w:tblCellMar>
        </w:tblPrEx>
        <w:tc>
          <w:tcPr>
            <w:tcW w:w="5387"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454CAD26">
            <w:pPr>
              <w:keepNext/>
              <w:keepLines/>
              <w:spacing w:before="120" w:after="120"/>
              <w:contextualSpacing/>
              <w:rPr>
                <w:rFonts w:ascii="Times New Roman" w:hAnsi="Times New Roman" w:cs="Times New Roman"/>
                <w:b/>
                <w:sz w:val="22"/>
                <w:szCs w:val="22"/>
              </w:rPr>
            </w:pPr>
            <w:r>
              <w:rPr>
                <w:rFonts w:ascii="Times New Roman" w:hAnsi="Times New Roman" w:cs="Times New Roman"/>
                <w:b/>
                <w:sz w:val="22"/>
                <w:szCs w:val="22"/>
              </w:rPr>
              <w:t>7. Приемка Товара</w:t>
            </w:r>
          </w:p>
        </w:tc>
        <w:tc>
          <w:tcPr>
            <w:tcW w:w="5103"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0E9C5285">
            <w:pPr>
              <w:keepNext/>
              <w:keepLines/>
              <w:tabs>
                <w:tab w:val="left" w:pos="455"/>
              </w:tabs>
              <w:spacing w:before="120" w:after="120"/>
              <w:contextualSpacing/>
              <w:rPr>
                <w:rFonts w:ascii="Times New Roman" w:hAnsi="Times New Roman" w:cs="Times New Roman"/>
                <w:b/>
                <w:sz w:val="22"/>
                <w:szCs w:val="22"/>
              </w:rPr>
            </w:pPr>
            <w:r>
              <w:rPr>
                <w:rFonts w:ascii="Times New Roman" w:hAnsi="Times New Roman" w:cs="Times New Roman"/>
                <w:b/>
                <w:sz w:val="22"/>
                <w:szCs w:val="22"/>
              </w:rPr>
              <w:t xml:space="preserve">7. </w:t>
            </w:r>
            <w:r>
              <w:rPr>
                <w:rFonts w:ascii="Times New Roman" w:hAnsi="Times New Roman" w:cs="Times New Roman"/>
                <w:b/>
                <w:sz w:val="22"/>
                <w:szCs w:val="22"/>
                <w:lang w:val="en-GB"/>
              </w:rPr>
              <w:t>Acceptance</w:t>
            </w:r>
            <w:r>
              <w:rPr>
                <w:rFonts w:ascii="Times New Roman" w:hAnsi="Times New Roman" w:cs="Times New Roman"/>
                <w:b/>
                <w:sz w:val="22"/>
                <w:szCs w:val="22"/>
              </w:rPr>
              <w:t xml:space="preserve"> </w:t>
            </w:r>
            <w:r>
              <w:rPr>
                <w:rFonts w:ascii="Times New Roman" w:hAnsi="Times New Roman" w:cs="Times New Roman"/>
                <w:b/>
                <w:sz w:val="22"/>
                <w:szCs w:val="22"/>
                <w:lang w:val="en-GB"/>
              </w:rPr>
              <w:t>of</w:t>
            </w:r>
            <w:r>
              <w:rPr>
                <w:rFonts w:ascii="Times New Roman" w:hAnsi="Times New Roman" w:cs="Times New Roman"/>
                <w:b/>
                <w:sz w:val="22"/>
                <w:szCs w:val="22"/>
              </w:rPr>
              <w:t xml:space="preserve"> </w:t>
            </w:r>
            <w:r>
              <w:rPr>
                <w:rFonts w:ascii="Times New Roman" w:hAnsi="Times New Roman" w:cs="Times New Roman"/>
                <w:b/>
                <w:sz w:val="22"/>
                <w:szCs w:val="22"/>
                <w:lang w:val="en-GB"/>
              </w:rPr>
              <w:t>the</w:t>
            </w:r>
            <w:r>
              <w:rPr>
                <w:rFonts w:ascii="Times New Roman" w:hAnsi="Times New Roman" w:cs="Times New Roman"/>
                <w:b/>
                <w:sz w:val="22"/>
                <w:szCs w:val="22"/>
              </w:rPr>
              <w:t xml:space="preserve"> </w:t>
            </w:r>
            <w:r>
              <w:rPr>
                <w:rFonts w:ascii="Times New Roman" w:hAnsi="Times New Roman" w:cs="Times New Roman"/>
                <w:b/>
                <w:sz w:val="22"/>
                <w:szCs w:val="22"/>
                <w:lang w:val="en-GB"/>
              </w:rPr>
              <w:t>Goods</w:t>
            </w:r>
            <w:r>
              <w:rPr>
                <w:rFonts w:ascii="Times New Roman" w:hAnsi="Times New Roman" w:cs="Times New Roman"/>
                <w:b/>
                <w:sz w:val="22"/>
                <w:szCs w:val="22"/>
              </w:rPr>
              <w:t xml:space="preserve"> </w:t>
            </w:r>
          </w:p>
        </w:tc>
      </w:tr>
      <w:tr w14:paraId="118AA118">
        <w:tblPrEx>
          <w:tblCellMar>
            <w:top w:w="0" w:type="dxa"/>
            <w:left w:w="85" w:type="dxa"/>
            <w:bottom w:w="0" w:type="dxa"/>
            <w:right w:w="85" w:type="dxa"/>
          </w:tblCellMar>
        </w:tblPrEx>
        <w:tc>
          <w:tcPr>
            <w:tcW w:w="5387" w:type="dxa"/>
            <w:tcBorders>
              <w:top w:val="single" w:color="auto" w:sz="4" w:space="0"/>
              <w:left w:val="single" w:color="auto" w:sz="4" w:space="0"/>
              <w:right w:val="single" w:color="auto" w:sz="4" w:space="0"/>
            </w:tcBorders>
            <w:noWrap w:val="0"/>
            <w:vAlign w:val="top"/>
          </w:tcPr>
          <w:p w14:paraId="5A07675E">
            <w:pPr>
              <w:keepNext/>
              <w:keepLines/>
              <w:contextualSpacing/>
              <w:jc w:val="both"/>
              <w:rPr>
                <w:rFonts w:ascii="Times New Roman" w:hAnsi="Times New Roman" w:cs="Times New Roman"/>
                <w:sz w:val="22"/>
                <w:szCs w:val="22"/>
              </w:rPr>
            </w:pPr>
            <w:r>
              <w:rPr>
                <w:rFonts w:ascii="Times New Roman" w:hAnsi="Times New Roman" w:cs="Times New Roman"/>
                <w:sz w:val="22"/>
                <w:szCs w:val="22"/>
              </w:rPr>
              <w:t xml:space="preserve">7.1. При приемке Товара Покупатель проводит проверку Товара на предмет его соответствия соответствующему Приложению (Спецификации) к настоящему Контракту по номенклатуре и комплектности (комплектации). </w:t>
            </w:r>
          </w:p>
          <w:p w14:paraId="735526E0">
            <w:pPr>
              <w:keepNext/>
              <w:keepLines/>
              <w:contextualSpacing/>
              <w:jc w:val="both"/>
              <w:rPr>
                <w:rFonts w:ascii="Times New Roman" w:hAnsi="Times New Roman" w:cs="Times New Roman"/>
                <w:sz w:val="22"/>
                <w:szCs w:val="22"/>
              </w:rPr>
            </w:pPr>
            <w:r>
              <w:rPr>
                <w:rFonts w:ascii="Times New Roman" w:hAnsi="Times New Roman" w:cs="Times New Roman"/>
                <w:sz w:val="22"/>
                <w:szCs w:val="22"/>
              </w:rPr>
              <w:t>В случае выявления несоответствий Товара, Продавец обязуется в течение 3 (трех) рабочих дней с момента направления Покупателем посредством электронной почты или по факсу, указанным в пункте 15 «Адреса и банковские реквизиты Сторон» Контракта, уведомления об этом, за свой счет дополнительно поставить недостающее количество Товара.</w:t>
            </w:r>
          </w:p>
          <w:p w14:paraId="1A4E8650">
            <w:pPr>
              <w:keepNext/>
              <w:keepLines/>
              <w:contextualSpacing/>
              <w:jc w:val="both"/>
              <w:rPr>
                <w:rFonts w:ascii="Times New Roman" w:hAnsi="Times New Roman" w:cs="Times New Roman"/>
                <w:sz w:val="22"/>
                <w:szCs w:val="22"/>
              </w:rPr>
            </w:pPr>
            <w:r>
              <w:rPr>
                <w:rFonts w:ascii="Times New Roman" w:hAnsi="Times New Roman" w:cs="Times New Roman"/>
                <w:sz w:val="22"/>
                <w:szCs w:val="22"/>
              </w:rPr>
              <w:t xml:space="preserve">В случае недоукомплектования каким-либо оборудованием, Продавец обязуется в течение 7 (семи) рабочих дней с момента направления уведомления Покупателем за свой счет допоставить недостающее оборудование. Покупатель имеет право требовать уплаты пени за недоукомплектованный Товар в размере 0,1% от общей стоимости соответствующего Приложения (Спецификации) за каждый день просрочки. </w:t>
            </w:r>
          </w:p>
          <w:p w14:paraId="40AC727B">
            <w:pPr>
              <w:pStyle w:val="40"/>
              <w:keepNext/>
              <w:keepLines/>
              <w:tabs>
                <w:tab w:val="left" w:pos="1134"/>
              </w:tabs>
              <w:spacing w:before="120"/>
              <w:contextualSpacing/>
              <w:jc w:val="both"/>
              <w:rPr>
                <w:rFonts w:ascii="Times New Roman" w:hAnsi="Times New Roman" w:cs="Times New Roman"/>
                <w:sz w:val="22"/>
                <w:szCs w:val="22"/>
              </w:rPr>
            </w:pPr>
            <w:r>
              <w:rPr>
                <w:rFonts w:ascii="Times New Roman" w:hAnsi="Times New Roman" w:cs="Times New Roman"/>
                <w:sz w:val="22"/>
                <w:szCs w:val="22"/>
              </w:rPr>
              <w:t xml:space="preserve">7.2. В случае, если это предусмотрено в соответствующем Приложении (Спецификации) к настоящему Контракту перед отгрузкой готового Товара Покупатель проводит техническую приемку Товара на территории Продавца. </w:t>
            </w:r>
          </w:p>
          <w:p w14:paraId="08464111">
            <w:pPr>
              <w:pStyle w:val="40"/>
              <w:keepNext/>
              <w:keepLines/>
              <w:tabs>
                <w:tab w:val="left" w:pos="1134"/>
              </w:tabs>
              <w:spacing w:before="120"/>
              <w:contextualSpacing/>
              <w:jc w:val="both"/>
              <w:rPr>
                <w:rFonts w:ascii="Times New Roman" w:hAnsi="Times New Roman" w:cs="Times New Roman"/>
                <w:sz w:val="22"/>
                <w:szCs w:val="22"/>
              </w:rPr>
            </w:pPr>
            <w:r>
              <w:rPr>
                <w:rFonts w:ascii="Times New Roman" w:hAnsi="Times New Roman" w:cs="Times New Roman"/>
                <w:sz w:val="22"/>
                <w:szCs w:val="22"/>
              </w:rPr>
              <w:t xml:space="preserve">7.2.1. По результатам проведения технической приемки Товара представителями Сторон составляется и подписывается Акт технической приемки Товара. В случае наличия замечаний они отражаются в данном Акте и удостоверяются представителями Сторон, участвовавшими в технической приёмке. </w:t>
            </w:r>
          </w:p>
          <w:p w14:paraId="3DF185FA">
            <w:pPr>
              <w:pStyle w:val="40"/>
              <w:keepNext/>
              <w:keepLines/>
              <w:tabs>
                <w:tab w:val="left" w:pos="1134"/>
              </w:tabs>
              <w:spacing w:before="120"/>
              <w:contextualSpacing/>
              <w:jc w:val="both"/>
              <w:rPr>
                <w:rFonts w:ascii="Times New Roman" w:hAnsi="Times New Roman" w:cs="Times New Roman"/>
                <w:sz w:val="22"/>
                <w:szCs w:val="22"/>
              </w:rPr>
            </w:pPr>
          </w:p>
          <w:p w14:paraId="7AC8A7D6">
            <w:pPr>
              <w:keepNext/>
              <w:keepLines/>
              <w:contextualSpacing/>
              <w:jc w:val="both"/>
              <w:rPr>
                <w:rFonts w:ascii="Times New Roman" w:hAnsi="Times New Roman" w:cs="Times New Roman"/>
                <w:b/>
                <w:sz w:val="22"/>
                <w:szCs w:val="22"/>
              </w:rPr>
            </w:pPr>
            <w:r>
              <w:rPr>
                <w:rFonts w:ascii="Times New Roman" w:hAnsi="Times New Roman" w:cs="Times New Roman"/>
                <w:sz w:val="22"/>
                <w:szCs w:val="22"/>
              </w:rPr>
              <w:t>7.2.2. Покупатель производит техническую приемку Товара на территории Продавца, в течение 10 (десять) рабочих дней с даты получения извещения Продавца, посредством факсимильной связи или электронной почты, о готовности Товара к технической приемке.</w:t>
            </w:r>
          </w:p>
        </w:tc>
        <w:tc>
          <w:tcPr>
            <w:tcW w:w="5103" w:type="dxa"/>
            <w:tcBorders>
              <w:top w:val="single" w:color="auto" w:sz="4" w:space="0"/>
              <w:left w:val="single" w:color="auto" w:sz="4" w:space="0"/>
              <w:right w:val="single" w:color="auto" w:sz="4" w:space="0"/>
            </w:tcBorders>
            <w:noWrap w:val="0"/>
            <w:vAlign w:val="top"/>
          </w:tcPr>
          <w:p w14:paraId="192A2A67">
            <w:pPr>
              <w:keepNext/>
              <w:keepLines/>
              <w:autoSpaceDE w:val="0"/>
              <w:autoSpaceDN w:val="0"/>
              <w:adjustRightInd w:val="0"/>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en-GB"/>
              </w:rPr>
              <w:t xml:space="preserve">7.1. During the Goods acceptance, the Buyer should check the Goods’ compliance to the </w:t>
            </w:r>
            <w:r>
              <w:rPr>
                <w:rFonts w:ascii="Times New Roman" w:hAnsi="Times New Roman" w:cs="Times New Roman"/>
                <w:sz w:val="22"/>
                <w:szCs w:val="22"/>
                <w:lang w:val="en-US"/>
              </w:rPr>
              <w:t xml:space="preserve">related </w:t>
            </w:r>
            <w:r>
              <w:rPr>
                <w:rFonts w:ascii="Times New Roman" w:hAnsi="Times New Roman" w:cs="Times New Roman"/>
                <w:sz w:val="22"/>
                <w:szCs w:val="22"/>
                <w:lang w:val="en-GB"/>
              </w:rPr>
              <w:t>Appendix</w:t>
            </w:r>
            <w:r>
              <w:rPr>
                <w:rFonts w:ascii="Times New Roman" w:hAnsi="Times New Roman" w:cs="Times New Roman"/>
                <w:sz w:val="22"/>
                <w:szCs w:val="22"/>
                <w:lang w:val="en-US"/>
              </w:rPr>
              <w:t xml:space="preserve"> (Specification) to the present C</w:t>
            </w:r>
            <w:r>
              <w:rPr>
                <w:rFonts w:ascii="Times New Roman" w:hAnsi="Times New Roman" w:cs="Times New Roman"/>
                <w:sz w:val="22"/>
                <w:szCs w:val="22"/>
                <w:lang w:val="en-US" w:eastAsia="zh-CN"/>
              </w:rPr>
              <w:t>ontract under nomenclature and contents of delivery (list of equipment).</w:t>
            </w:r>
          </w:p>
          <w:p w14:paraId="11CAB541">
            <w:pPr>
              <w:keepNext/>
              <w:keepLines/>
              <w:autoSpaceDE w:val="0"/>
              <w:autoSpaceDN w:val="0"/>
              <w:adjustRightInd w:val="0"/>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en-US" w:eastAsia="zh-CN"/>
              </w:rPr>
              <w:t>In case of discrepancy of the Goods, the Seller should supply the missing quantity at his own expense within 3 (three) working days after notification of the Buyer by e-mail or fax referred to in Paragraph 15 «</w:t>
            </w:r>
            <w:r>
              <w:rPr>
                <w:rFonts w:ascii="Times New Roman" w:hAnsi="Times New Roman" w:cs="Times New Roman"/>
                <w:bCs/>
                <w:sz w:val="22"/>
                <w:szCs w:val="22"/>
                <w:lang w:val="en-US" w:eastAsia="zh-CN"/>
              </w:rPr>
              <w:t xml:space="preserve">Addresses and bank details of the Parties» </w:t>
            </w:r>
            <w:r>
              <w:rPr>
                <w:rFonts w:ascii="Times New Roman" w:hAnsi="Times New Roman" w:cs="Times New Roman"/>
                <w:sz w:val="22"/>
                <w:szCs w:val="22"/>
                <w:lang w:val="en-US" w:eastAsia="zh-CN"/>
              </w:rPr>
              <w:t xml:space="preserve">of the Contract. </w:t>
            </w:r>
          </w:p>
          <w:p w14:paraId="61C3C429">
            <w:pPr>
              <w:keepNext/>
              <w:keepLines/>
              <w:autoSpaceDE w:val="0"/>
              <w:autoSpaceDN w:val="0"/>
              <w:adjustRightInd w:val="0"/>
              <w:contextualSpacing/>
              <w:jc w:val="both"/>
              <w:rPr>
                <w:rFonts w:ascii="Times New Roman" w:hAnsi="Times New Roman" w:cs="Times New Roman"/>
                <w:sz w:val="22"/>
                <w:szCs w:val="22"/>
                <w:lang w:eastAsia="zh-CN"/>
              </w:rPr>
            </w:pPr>
          </w:p>
          <w:p w14:paraId="3FC9320F">
            <w:pPr>
              <w:keepNext/>
              <w:keepLines/>
              <w:autoSpaceDE w:val="0"/>
              <w:autoSpaceDN w:val="0"/>
              <w:adjustRightInd w:val="0"/>
              <w:contextualSpacing/>
              <w:jc w:val="both"/>
              <w:rPr>
                <w:rFonts w:ascii="Times New Roman" w:hAnsi="Times New Roman" w:cs="Times New Roman"/>
                <w:sz w:val="22"/>
                <w:szCs w:val="22"/>
                <w:lang w:eastAsia="zh-CN"/>
              </w:rPr>
            </w:pPr>
          </w:p>
          <w:p w14:paraId="3F76DC7C">
            <w:pPr>
              <w:keepNext/>
              <w:keepLines/>
              <w:autoSpaceDE w:val="0"/>
              <w:autoSpaceDN w:val="0"/>
              <w:adjustRightInd w:val="0"/>
              <w:contextualSpacing/>
              <w:jc w:val="both"/>
              <w:rPr>
                <w:rFonts w:ascii="Times New Roman" w:hAnsi="Times New Roman" w:cs="Times New Roman"/>
                <w:sz w:val="22"/>
                <w:szCs w:val="22"/>
                <w:lang w:val="en-GB"/>
              </w:rPr>
            </w:pPr>
            <w:r>
              <w:rPr>
                <w:rFonts w:ascii="Times New Roman" w:hAnsi="Times New Roman" w:cs="Times New Roman"/>
                <w:sz w:val="22"/>
                <w:szCs w:val="22"/>
                <w:lang w:val="en-GB"/>
              </w:rPr>
              <w:t xml:space="preserve">In case of </w:t>
            </w:r>
            <w:r>
              <w:rPr>
                <w:rFonts w:ascii="Times New Roman" w:hAnsi="Times New Roman" w:cs="Times New Roman"/>
                <w:sz w:val="22"/>
                <w:szCs w:val="22"/>
                <w:lang w:val="en-US" w:eastAsia="zh-CN"/>
              </w:rPr>
              <w:t>incomplete delivery of equipment</w:t>
            </w:r>
            <w:r>
              <w:rPr>
                <w:rFonts w:ascii="Times New Roman" w:hAnsi="Times New Roman" w:cs="Times New Roman"/>
                <w:sz w:val="22"/>
                <w:szCs w:val="22"/>
                <w:lang w:val="en-GB"/>
              </w:rPr>
              <w:t>, the Seller shall provide incomplete equipment</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 xml:space="preserve">at his own expense within </w:t>
            </w:r>
            <w:r>
              <w:rPr>
                <w:rFonts w:ascii="Times New Roman" w:hAnsi="Times New Roman" w:cs="Times New Roman"/>
                <w:sz w:val="22"/>
                <w:szCs w:val="22"/>
                <w:lang w:val="en-US"/>
              </w:rPr>
              <w:t>7 (seven) working days</w:t>
            </w:r>
            <w:r>
              <w:rPr>
                <w:rFonts w:ascii="Times New Roman" w:hAnsi="Times New Roman" w:cs="Times New Roman"/>
                <w:sz w:val="22"/>
                <w:szCs w:val="22"/>
                <w:lang w:val="en-GB"/>
              </w:rPr>
              <w:t>, following the Buyer’s notice. The Buyer has the right to request the fine for incomplete Goods at the rate of 0,1% from the total value of the respective Appendix (Specification) for the each day of delay.</w:t>
            </w:r>
          </w:p>
          <w:p w14:paraId="1BE77DFC">
            <w:pPr>
              <w:keepNext/>
              <w:keepLines/>
              <w:autoSpaceDE w:val="0"/>
              <w:autoSpaceDN w:val="0"/>
              <w:adjustRightInd w:val="0"/>
              <w:contextualSpacing/>
              <w:jc w:val="both"/>
              <w:rPr>
                <w:rFonts w:ascii="Times New Roman" w:hAnsi="Times New Roman" w:cs="Times New Roman"/>
                <w:sz w:val="22"/>
                <w:szCs w:val="22"/>
                <w:lang w:val="en-GB"/>
              </w:rPr>
            </w:pPr>
          </w:p>
          <w:p w14:paraId="56EE3813">
            <w:pPr>
              <w:keepNext/>
              <w:keepLines/>
              <w:autoSpaceDE w:val="0"/>
              <w:autoSpaceDN w:val="0"/>
              <w:adjustRightInd w:val="0"/>
              <w:contextualSpacing/>
              <w:jc w:val="both"/>
              <w:rPr>
                <w:rFonts w:ascii="Times New Roman" w:hAnsi="Times New Roman" w:cs="Times New Roman"/>
                <w:sz w:val="22"/>
                <w:szCs w:val="22"/>
              </w:rPr>
            </w:pPr>
          </w:p>
          <w:p w14:paraId="2F9F3F91">
            <w:pPr>
              <w:keepNext/>
              <w:keepLines/>
              <w:autoSpaceDE w:val="0"/>
              <w:autoSpaceDN w:val="0"/>
              <w:adjustRightInd w:val="0"/>
              <w:contextualSpacing/>
              <w:jc w:val="both"/>
              <w:rPr>
                <w:rFonts w:ascii="Times New Roman" w:hAnsi="Times New Roman" w:cs="Times New Roman"/>
                <w:sz w:val="22"/>
                <w:szCs w:val="22"/>
              </w:rPr>
            </w:pPr>
          </w:p>
          <w:p w14:paraId="7015EB3B">
            <w:pPr>
              <w:keepNext/>
              <w:keepLines/>
              <w:autoSpaceDE w:val="0"/>
              <w:autoSpaceDN w:val="0"/>
              <w:adjustRightInd w:val="0"/>
              <w:contextualSpacing/>
              <w:jc w:val="both"/>
              <w:rPr>
                <w:rFonts w:ascii="Times New Roman" w:hAnsi="Times New Roman" w:cs="Times New Roman"/>
                <w:color w:val="FF0000"/>
                <w:sz w:val="22"/>
                <w:szCs w:val="22"/>
              </w:rPr>
            </w:pPr>
            <w:r>
              <w:rPr>
                <w:rFonts w:ascii="Times New Roman" w:hAnsi="Times New Roman" w:cs="Times New Roman"/>
                <w:sz w:val="22"/>
                <w:szCs w:val="22"/>
                <w:lang w:val="en-US"/>
              </w:rPr>
              <w:t>7.2. In case it’s indicated in the related Appendix (Specification) to the present Contract the technical acceptance of the ready Goods should have place on the territory of the Seller and should be made by the Buyer</w:t>
            </w:r>
            <w:r>
              <w:rPr>
                <w:rFonts w:ascii="Times New Roman" w:hAnsi="Times New Roman" w:cs="Times New Roman"/>
                <w:color w:val="FF0000"/>
                <w:sz w:val="22"/>
                <w:szCs w:val="22"/>
                <w:lang w:val="en-US"/>
              </w:rPr>
              <w:t xml:space="preserve">. </w:t>
            </w:r>
          </w:p>
          <w:p w14:paraId="65403B78">
            <w:pPr>
              <w:keepNext/>
              <w:keepLines/>
              <w:autoSpaceDE w:val="0"/>
              <w:autoSpaceDN w:val="0"/>
              <w:adjustRightInd w:val="0"/>
              <w:contextualSpacing/>
              <w:jc w:val="both"/>
              <w:rPr>
                <w:rFonts w:ascii="Times New Roman" w:hAnsi="Times New Roman" w:cs="Times New Roman"/>
                <w:color w:val="FF0000"/>
                <w:sz w:val="22"/>
                <w:szCs w:val="22"/>
              </w:rPr>
            </w:pPr>
          </w:p>
          <w:p w14:paraId="197C347F">
            <w:pPr>
              <w:keepNext/>
              <w:keepLines/>
              <w:autoSpaceDE w:val="0"/>
              <w:autoSpaceDN w:val="0"/>
              <w:adjustRightInd w:val="0"/>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en-US"/>
              </w:rPr>
              <w:t xml:space="preserve">7.2.1. </w:t>
            </w:r>
            <w:r>
              <w:rPr>
                <w:rFonts w:ascii="Times New Roman" w:hAnsi="Times New Roman" w:cs="Times New Roman"/>
                <w:sz w:val="22"/>
                <w:szCs w:val="22"/>
                <w:lang w:val="en-US" w:eastAsia="zh-CN"/>
              </w:rPr>
              <w:t>As a result of technical acceptance representatives of the Parties should issue and sign Goods Acceptance Certificate.</w:t>
            </w:r>
          </w:p>
          <w:p w14:paraId="5119005F">
            <w:pPr>
              <w:keepNext/>
              <w:keepLines/>
              <w:autoSpaceDE w:val="0"/>
              <w:autoSpaceDN w:val="0"/>
              <w:adjustRightInd w:val="0"/>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In case of comments they should be indicated in this Certificate and have to be confirmed by representatives of the Parties involved in the technical acceptance.</w:t>
            </w:r>
          </w:p>
          <w:p w14:paraId="5D023097">
            <w:pPr>
              <w:keepNext/>
              <w:keepLines/>
              <w:autoSpaceDE w:val="0"/>
              <w:autoSpaceDN w:val="0"/>
              <w:adjustRightInd w:val="0"/>
              <w:contextualSpacing/>
              <w:jc w:val="both"/>
              <w:rPr>
                <w:rFonts w:ascii="Times New Roman" w:hAnsi="Times New Roman" w:cs="Times New Roman"/>
                <w:sz w:val="22"/>
                <w:szCs w:val="22"/>
              </w:rPr>
            </w:pPr>
          </w:p>
          <w:p w14:paraId="6D08669B">
            <w:pPr>
              <w:keepNext/>
              <w:keepLines/>
              <w:autoSpaceDE w:val="0"/>
              <w:autoSpaceDN w:val="0"/>
              <w:adjustRightInd w:val="0"/>
              <w:contextualSpacing/>
              <w:jc w:val="both"/>
              <w:rPr>
                <w:rFonts w:ascii="Times New Roman" w:hAnsi="Times New Roman" w:cs="Times New Roman"/>
                <w:b/>
                <w:sz w:val="22"/>
                <w:szCs w:val="22"/>
                <w:lang w:val="en-US"/>
              </w:rPr>
            </w:pPr>
            <w:r>
              <w:rPr>
                <w:rFonts w:ascii="Times New Roman" w:hAnsi="Times New Roman" w:cs="Times New Roman"/>
                <w:sz w:val="22"/>
                <w:szCs w:val="22"/>
                <w:lang w:val="en-US"/>
              </w:rPr>
              <w:t>7.2.2. The Buyer should hold the procedure of technical acceptance on the Seller’s territory within 10 (</w:t>
            </w:r>
            <w:r>
              <w:rPr>
                <w:rFonts w:ascii="Times New Roman" w:hAnsi="Times New Roman" w:cs="Times New Roman"/>
                <w:sz w:val="22"/>
                <w:szCs w:val="22"/>
                <w:lang w:val="en-US" w:eastAsia="zh-CN"/>
              </w:rPr>
              <w:t>t</w:t>
            </w:r>
            <w:r>
              <w:rPr>
                <w:rFonts w:ascii="Times New Roman" w:hAnsi="Times New Roman" w:cs="Times New Roman"/>
                <w:sz w:val="22"/>
                <w:szCs w:val="22"/>
                <w:lang w:val="en-US"/>
              </w:rPr>
              <w:t>en) working days from the date of receiving the Seller’s notification by fax or e-mail about the Goods’ readiness for technical acceptance.</w:t>
            </w:r>
          </w:p>
        </w:tc>
      </w:tr>
      <w:tr w14:paraId="7A2F1BBD">
        <w:tblPrEx>
          <w:tblCellMar>
            <w:top w:w="0" w:type="dxa"/>
            <w:left w:w="85" w:type="dxa"/>
            <w:bottom w:w="0" w:type="dxa"/>
            <w:right w:w="85" w:type="dxa"/>
          </w:tblCellMar>
        </w:tblPrEx>
        <w:tc>
          <w:tcPr>
            <w:tcW w:w="5387"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10C3127F">
            <w:pPr>
              <w:keepNext/>
              <w:keepLines/>
              <w:spacing w:before="120" w:after="120"/>
              <w:contextualSpacing/>
              <w:rPr>
                <w:rFonts w:ascii="Times New Roman" w:hAnsi="Times New Roman" w:cs="Times New Roman"/>
                <w:b/>
                <w:sz w:val="22"/>
                <w:szCs w:val="22"/>
              </w:rPr>
            </w:pPr>
            <w:r>
              <w:rPr>
                <w:rFonts w:ascii="Times New Roman" w:hAnsi="Times New Roman" w:cs="Times New Roman"/>
                <w:b/>
                <w:sz w:val="22"/>
                <w:szCs w:val="22"/>
              </w:rPr>
              <w:t>8. Чертежи и техническая документация</w:t>
            </w:r>
          </w:p>
        </w:tc>
        <w:tc>
          <w:tcPr>
            <w:tcW w:w="5103"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216117E8">
            <w:pPr>
              <w:keepNext/>
              <w:keepLines/>
              <w:spacing w:before="120" w:after="120"/>
              <w:contextualSpacing/>
              <w:jc w:val="both"/>
              <w:rPr>
                <w:rFonts w:ascii="Times New Roman" w:hAnsi="Times New Roman" w:cs="Times New Roman"/>
                <w:b/>
                <w:sz w:val="22"/>
                <w:szCs w:val="22"/>
                <w:lang w:val="en-GB"/>
              </w:rPr>
            </w:pPr>
            <w:r>
              <w:rPr>
                <w:rFonts w:ascii="Times New Roman" w:hAnsi="Times New Roman" w:cs="Times New Roman"/>
                <w:b/>
                <w:sz w:val="22"/>
                <w:szCs w:val="22"/>
              </w:rPr>
              <w:t>8</w:t>
            </w:r>
            <w:r>
              <w:rPr>
                <w:rFonts w:ascii="Times New Roman" w:hAnsi="Times New Roman" w:cs="Times New Roman"/>
                <w:b/>
                <w:sz w:val="22"/>
                <w:szCs w:val="22"/>
                <w:lang w:val="en-GB"/>
              </w:rPr>
              <w:t>. Drawings And Technical Documentation</w:t>
            </w:r>
          </w:p>
        </w:tc>
      </w:tr>
      <w:tr w14:paraId="47128BD2">
        <w:tblPrEx>
          <w:tblCellMar>
            <w:top w:w="0" w:type="dxa"/>
            <w:left w:w="85" w:type="dxa"/>
            <w:bottom w:w="0" w:type="dxa"/>
            <w:right w:w="85" w:type="dxa"/>
          </w:tblCellMar>
        </w:tblPrEx>
        <w:tc>
          <w:tcPr>
            <w:tcW w:w="5387" w:type="dxa"/>
            <w:tcBorders>
              <w:top w:val="single" w:color="auto" w:sz="4" w:space="0"/>
              <w:left w:val="single" w:color="auto" w:sz="4" w:space="0"/>
              <w:right w:val="single" w:color="auto" w:sz="4" w:space="0"/>
            </w:tcBorders>
            <w:noWrap w:val="0"/>
            <w:vAlign w:val="top"/>
          </w:tcPr>
          <w:p w14:paraId="3427AC52">
            <w:pPr>
              <w:keepNext/>
              <w:keepLines/>
              <w:contextualSpacing/>
              <w:jc w:val="both"/>
              <w:rPr>
                <w:rFonts w:ascii="Times New Roman" w:hAnsi="Times New Roman" w:cs="Times New Roman"/>
                <w:sz w:val="22"/>
                <w:szCs w:val="22"/>
              </w:rPr>
            </w:pPr>
            <w:r>
              <w:rPr>
                <w:rFonts w:ascii="Times New Roman" w:hAnsi="Times New Roman" w:cs="Times New Roman"/>
                <w:sz w:val="22"/>
                <w:szCs w:val="22"/>
              </w:rPr>
              <w:t>8.1. С Товаром должна быть поставлена следующая документация:</w:t>
            </w:r>
          </w:p>
        </w:tc>
        <w:tc>
          <w:tcPr>
            <w:tcW w:w="5103" w:type="dxa"/>
            <w:tcBorders>
              <w:top w:val="single" w:color="auto" w:sz="4" w:space="0"/>
              <w:left w:val="single" w:color="auto" w:sz="4" w:space="0"/>
              <w:right w:val="single" w:color="auto" w:sz="4" w:space="0"/>
            </w:tcBorders>
            <w:noWrap w:val="0"/>
            <w:vAlign w:val="top"/>
          </w:tcPr>
          <w:p w14:paraId="1F123685">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8.1. </w:t>
            </w:r>
            <w:r>
              <w:rPr>
                <w:rFonts w:ascii="Times New Roman" w:hAnsi="Times New Roman" w:cs="Times New Roman"/>
                <w:sz w:val="22"/>
                <w:szCs w:val="22"/>
                <w:lang w:val="en-GB"/>
              </w:rPr>
              <w:t>The</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following</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documentation</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shall</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be</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delivered</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with</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Goods</w:t>
            </w:r>
            <w:r>
              <w:rPr>
                <w:rFonts w:ascii="Times New Roman" w:hAnsi="Times New Roman" w:cs="Times New Roman"/>
                <w:sz w:val="22"/>
                <w:szCs w:val="22"/>
                <w:lang w:val="en-US"/>
              </w:rPr>
              <w:t>:</w:t>
            </w:r>
          </w:p>
        </w:tc>
      </w:tr>
      <w:tr w14:paraId="271AABA8">
        <w:tblPrEx>
          <w:tblCellMar>
            <w:top w:w="0" w:type="dxa"/>
            <w:left w:w="85" w:type="dxa"/>
            <w:bottom w:w="0" w:type="dxa"/>
            <w:right w:w="85" w:type="dxa"/>
          </w:tblCellMar>
        </w:tblPrEx>
        <w:trPr>
          <w:trHeight w:val="1300" w:hRule="atLeast"/>
        </w:trPr>
        <w:tc>
          <w:tcPr>
            <w:tcW w:w="5387" w:type="dxa"/>
            <w:tcBorders>
              <w:left w:val="single" w:color="auto" w:sz="4" w:space="0"/>
              <w:bottom w:val="single" w:color="auto" w:sz="4" w:space="0"/>
              <w:right w:val="single" w:color="auto" w:sz="4" w:space="0"/>
            </w:tcBorders>
            <w:noWrap w:val="0"/>
            <w:vAlign w:val="top"/>
          </w:tcPr>
          <w:p w14:paraId="1F9B97FE">
            <w:pPr>
              <w:keepNext/>
              <w:keepLines/>
              <w:contextualSpacing/>
              <w:jc w:val="both"/>
              <w:rPr>
                <w:rFonts w:ascii="Times New Roman" w:hAnsi="Times New Roman" w:cs="Times New Roman"/>
                <w:sz w:val="22"/>
                <w:szCs w:val="22"/>
              </w:rPr>
            </w:pPr>
            <w:r>
              <w:rPr>
                <w:rFonts w:ascii="Times New Roman" w:hAnsi="Times New Roman" w:cs="Times New Roman"/>
                <w:sz w:val="22"/>
                <w:szCs w:val="22"/>
              </w:rPr>
              <w:t xml:space="preserve">- техническое описание, </w:t>
            </w:r>
          </w:p>
          <w:p w14:paraId="5D1E5BE2">
            <w:pPr>
              <w:keepNext/>
              <w:keepLines/>
              <w:contextualSpacing/>
              <w:rPr>
                <w:rFonts w:ascii="Times New Roman" w:hAnsi="Times New Roman" w:cs="Times New Roman"/>
                <w:sz w:val="22"/>
                <w:szCs w:val="22"/>
              </w:rPr>
            </w:pPr>
            <w:r>
              <w:rPr>
                <w:rFonts w:ascii="Times New Roman" w:hAnsi="Times New Roman" w:cs="Times New Roman"/>
                <w:sz w:val="22"/>
                <w:szCs w:val="22"/>
              </w:rPr>
              <w:t xml:space="preserve">- руководство по эксплуатации и ремонту, </w:t>
            </w:r>
          </w:p>
          <w:p w14:paraId="75F0ED00">
            <w:pPr>
              <w:keepNext/>
              <w:keepLines/>
              <w:contextualSpacing/>
              <w:rPr>
                <w:rFonts w:ascii="Times New Roman" w:hAnsi="Times New Roman" w:cs="Times New Roman"/>
                <w:sz w:val="22"/>
                <w:szCs w:val="22"/>
              </w:rPr>
            </w:pPr>
            <w:r>
              <w:rPr>
                <w:rFonts w:ascii="Times New Roman" w:hAnsi="Times New Roman" w:cs="Times New Roman"/>
                <w:sz w:val="22"/>
                <w:szCs w:val="22"/>
              </w:rPr>
              <w:t>- номерной каталог запасных частей,</w:t>
            </w:r>
          </w:p>
          <w:p w14:paraId="594985FF">
            <w:pPr>
              <w:keepNext/>
              <w:keepLines/>
              <w:contextualSpacing/>
              <w:jc w:val="both"/>
              <w:rPr>
                <w:rFonts w:ascii="Times New Roman" w:hAnsi="Times New Roman" w:cs="Times New Roman"/>
                <w:sz w:val="22"/>
                <w:szCs w:val="22"/>
              </w:rPr>
            </w:pPr>
            <w:r>
              <w:rPr>
                <w:rFonts w:ascii="Times New Roman" w:hAnsi="Times New Roman" w:cs="Times New Roman"/>
                <w:sz w:val="22"/>
                <w:szCs w:val="22"/>
              </w:rPr>
              <w:t>- гарантийный сертификат,</w:t>
            </w:r>
          </w:p>
          <w:p w14:paraId="0E97A8D8">
            <w:pPr>
              <w:keepNext/>
              <w:keepLines/>
              <w:contextualSpacing/>
              <w:jc w:val="both"/>
              <w:rPr>
                <w:rFonts w:ascii="Times New Roman" w:hAnsi="Times New Roman" w:cs="Times New Roman"/>
                <w:sz w:val="22"/>
                <w:szCs w:val="22"/>
              </w:rPr>
            </w:pPr>
            <w:r>
              <w:rPr>
                <w:rFonts w:ascii="Times New Roman" w:hAnsi="Times New Roman" w:cs="Times New Roman"/>
                <w:sz w:val="22"/>
                <w:szCs w:val="22"/>
              </w:rPr>
              <w:t>- сертификат качества,</w:t>
            </w:r>
          </w:p>
          <w:p w14:paraId="373915A6">
            <w:pPr>
              <w:keepNext/>
              <w:keepLines/>
              <w:contextualSpacing/>
              <w:jc w:val="both"/>
              <w:rPr>
                <w:rFonts w:ascii="Times New Roman" w:hAnsi="Times New Roman" w:cs="Times New Roman"/>
                <w:sz w:val="22"/>
                <w:szCs w:val="22"/>
              </w:rPr>
            </w:pPr>
            <w:r>
              <w:rPr>
                <w:rFonts w:ascii="Times New Roman" w:hAnsi="Times New Roman" w:cs="Times New Roman"/>
                <w:sz w:val="22"/>
                <w:szCs w:val="22"/>
              </w:rPr>
              <w:t>- сертификат происхождения,</w:t>
            </w:r>
          </w:p>
          <w:p w14:paraId="195C039B">
            <w:pPr>
              <w:keepNext/>
              <w:keepLines/>
              <w:tabs>
                <w:tab w:val="left" w:pos="-142"/>
                <w:tab w:val="left" w:pos="540"/>
              </w:tabs>
              <w:spacing w:before="120"/>
              <w:contextualSpacing/>
              <w:jc w:val="both"/>
              <w:rPr>
                <w:rFonts w:ascii="Times New Roman" w:hAnsi="Times New Roman" w:cs="Times New Roman"/>
                <w:sz w:val="22"/>
                <w:szCs w:val="22"/>
              </w:rPr>
            </w:pPr>
            <w:r>
              <w:rPr>
                <w:rFonts w:ascii="Times New Roman" w:hAnsi="Times New Roman" w:cs="Times New Roman"/>
                <w:sz w:val="22"/>
                <w:szCs w:val="22"/>
              </w:rPr>
              <w:t>8.2.</w:t>
            </w:r>
            <w:r>
              <w:rPr>
                <w:rFonts w:ascii="Times New Roman" w:hAnsi="Times New Roman" w:cs="Times New Roman"/>
                <w:sz w:val="22"/>
                <w:szCs w:val="22"/>
              </w:rPr>
              <w:tab/>
            </w:r>
            <w:r>
              <w:rPr>
                <w:rFonts w:ascii="Times New Roman" w:hAnsi="Times New Roman" w:cs="Times New Roman"/>
                <w:sz w:val="22"/>
                <w:szCs w:val="22"/>
              </w:rPr>
              <w:t>Документация, предусмотренная в п.8.1. Контракта, должна передаваться Покупателю:</w:t>
            </w:r>
          </w:p>
          <w:p w14:paraId="1478FD01">
            <w:pPr>
              <w:keepNext/>
              <w:keepLines/>
              <w:tabs>
                <w:tab w:val="left" w:pos="-142"/>
                <w:tab w:val="left" w:pos="275"/>
              </w:tabs>
              <w:contextualSpacing/>
              <w:jc w:val="both"/>
              <w:rPr>
                <w:rFonts w:ascii="Times New Roman" w:hAnsi="Times New Roman" w:cs="Times New Roman"/>
                <w:sz w:val="22"/>
                <w:szCs w:val="22"/>
              </w:rPr>
            </w:pPr>
            <w:r>
              <w:rPr>
                <w:rFonts w:ascii="Times New Roman" w:hAnsi="Times New Roman" w:cs="Times New Roman"/>
                <w:sz w:val="22"/>
                <w:szCs w:val="22"/>
              </w:rPr>
              <w:t>1) сопроводительным письмом с описью вложения;</w:t>
            </w:r>
          </w:p>
          <w:p w14:paraId="3E5DB23E">
            <w:pPr>
              <w:keepNext/>
              <w:keepLines/>
              <w:tabs>
                <w:tab w:val="left" w:pos="-142"/>
                <w:tab w:val="left" w:pos="540"/>
              </w:tabs>
              <w:contextualSpacing/>
              <w:jc w:val="both"/>
              <w:rPr>
                <w:rFonts w:ascii="Times New Roman" w:hAnsi="Times New Roman" w:cs="Times New Roman"/>
                <w:sz w:val="22"/>
                <w:szCs w:val="22"/>
                <w:lang w:eastAsia="zh-CN"/>
              </w:rPr>
            </w:pPr>
            <w:r>
              <w:rPr>
                <w:rFonts w:ascii="Times New Roman" w:hAnsi="Times New Roman" w:cs="Times New Roman"/>
                <w:sz w:val="22"/>
                <w:szCs w:val="22"/>
              </w:rPr>
              <w:t>2) в печатном виде в количестве 3-х экземпляров, а также на электронном носителе.</w:t>
            </w:r>
          </w:p>
        </w:tc>
        <w:tc>
          <w:tcPr>
            <w:tcW w:w="5103" w:type="dxa"/>
            <w:tcBorders>
              <w:left w:val="single" w:color="auto" w:sz="4" w:space="0"/>
              <w:bottom w:val="single" w:color="auto" w:sz="4" w:space="0"/>
              <w:right w:val="single" w:color="auto" w:sz="4" w:space="0"/>
            </w:tcBorders>
            <w:noWrap w:val="0"/>
            <w:vAlign w:val="top"/>
          </w:tcPr>
          <w:p w14:paraId="59F06433">
            <w:pPr>
              <w:keepNext/>
              <w:keepLines/>
              <w:ind w:right="95"/>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technical description,</w:t>
            </w:r>
          </w:p>
          <w:p w14:paraId="081A56D2">
            <w:pPr>
              <w:keepNext/>
              <w:keepLines/>
              <w:ind w:right="95"/>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 operation and maintenance manual, </w:t>
            </w:r>
          </w:p>
          <w:p w14:paraId="3CD5ABD3">
            <w:pPr>
              <w:keepNext/>
              <w:keepLines/>
              <w:ind w:right="95"/>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 spare parts catalog with part numbers, </w:t>
            </w:r>
          </w:p>
          <w:p w14:paraId="684983C0">
            <w:pPr>
              <w:keepNext/>
              <w:keepLines/>
              <w:ind w:right="95"/>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guarantee certificate,</w:t>
            </w:r>
          </w:p>
          <w:p w14:paraId="04DBAB47">
            <w:pPr>
              <w:keepNext/>
              <w:keepLines/>
              <w:ind w:right="95"/>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certificate of quality,</w:t>
            </w:r>
          </w:p>
          <w:p w14:paraId="7C593D19">
            <w:pPr>
              <w:keepNext/>
              <w:keepLines/>
              <w:ind w:right="95"/>
              <w:jc w:val="both"/>
              <w:rPr>
                <w:rFonts w:ascii="Times New Roman" w:hAnsi="Times New Roman" w:cs="Times New Roman"/>
                <w:sz w:val="22"/>
                <w:szCs w:val="22"/>
                <w:lang w:val="en-US"/>
              </w:rPr>
            </w:pPr>
            <w:r>
              <w:rPr>
                <w:rFonts w:ascii="Times New Roman" w:hAnsi="Times New Roman" w:cs="Times New Roman"/>
                <w:sz w:val="22"/>
                <w:szCs w:val="22"/>
                <w:lang w:val="en-US"/>
              </w:rPr>
              <w:t>-</w:t>
            </w:r>
            <w:r>
              <w:rPr>
                <w:rFonts w:ascii="Times New Roman" w:hAnsi="Times New Roman"/>
                <w:sz w:val="22"/>
                <w:szCs w:val="22"/>
                <w:lang w:val="en-US"/>
              </w:rPr>
              <w:t xml:space="preserve"> certificate of origin,</w:t>
            </w:r>
          </w:p>
          <w:p w14:paraId="1CC4FC82">
            <w:pPr>
              <w:keepNext/>
              <w:keepLines/>
              <w:spacing w:before="120"/>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8.2. The documentation listed in paragraph 8.1. of the Contract should </w:t>
            </w:r>
            <w:r>
              <w:rPr>
                <w:rFonts w:ascii="Times New Roman" w:hAnsi="Times New Roman" w:cs="Times New Roman"/>
                <w:sz w:val="22"/>
                <w:szCs w:val="22"/>
                <w:lang w:val="en-US" w:eastAsia="zh-CN"/>
              </w:rPr>
              <w:t>be transmitted to the Buyer</w:t>
            </w:r>
            <w:r>
              <w:rPr>
                <w:rFonts w:ascii="Times New Roman" w:hAnsi="Times New Roman" w:cs="Times New Roman"/>
                <w:sz w:val="22"/>
                <w:szCs w:val="22"/>
                <w:lang w:val="en-US"/>
              </w:rPr>
              <w:t>:</w:t>
            </w:r>
          </w:p>
          <w:p w14:paraId="60190C65">
            <w:pPr>
              <w:keepNext/>
              <w:keepLines/>
              <w:numPr>
                <w:ilvl w:val="0"/>
                <w:numId w:val="2"/>
              </w:numPr>
              <w:ind w:left="0"/>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1) with a cover letter with list of content.</w:t>
            </w:r>
          </w:p>
          <w:p w14:paraId="1B96C652">
            <w:pPr>
              <w:pStyle w:val="42"/>
              <w:keepNext/>
              <w:keepLines/>
              <w:numPr>
                <w:ilvl w:val="0"/>
                <w:numId w:val="2"/>
              </w:numPr>
              <w:spacing w:after="0" w:line="240" w:lineRule="auto"/>
              <w:ind w:left="0" w:right="95"/>
              <w:jc w:val="both"/>
              <w:rPr>
                <w:rFonts w:ascii="Times New Roman" w:hAnsi="Times New Roman"/>
                <w:lang w:val="en-US"/>
              </w:rPr>
            </w:pPr>
            <w:r>
              <w:rPr>
                <w:rFonts w:ascii="Times New Roman" w:hAnsi="Times New Roman"/>
                <w:lang w:val="en-US"/>
              </w:rPr>
              <w:t>2) in printed form, quantity of 3 copies, and in electronic form.</w:t>
            </w:r>
          </w:p>
        </w:tc>
      </w:tr>
      <w:tr w14:paraId="71F16ADC">
        <w:tblPrEx>
          <w:tblCellMar>
            <w:top w:w="0" w:type="dxa"/>
            <w:left w:w="85" w:type="dxa"/>
            <w:bottom w:w="0" w:type="dxa"/>
            <w:right w:w="85" w:type="dxa"/>
          </w:tblCellMar>
        </w:tblPrEx>
        <w:tc>
          <w:tcPr>
            <w:tcW w:w="5387"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7B99C73D">
            <w:pPr>
              <w:keepNext/>
              <w:keepLines/>
              <w:spacing w:before="120" w:after="120"/>
              <w:contextualSpacing/>
              <w:rPr>
                <w:rFonts w:ascii="Times New Roman" w:hAnsi="Times New Roman" w:cs="Times New Roman"/>
                <w:sz w:val="22"/>
                <w:szCs w:val="22"/>
              </w:rPr>
            </w:pPr>
            <w:r>
              <w:rPr>
                <w:rFonts w:ascii="Times New Roman" w:hAnsi="Times New Roman" w:cs="Times New Roman"/>
                <w:b/>
                <w:sz w:val="22"/>
                <w:szCs w:val="22"/>
              </w:rPr>
              <w:t>9. Гарантии</w:t>
            </w:r>
          </w:p>
        </w:tc>
        <w:tc>
          <w:tcPr>
            <w:tcW w:w="5103"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1A7478EE">
            <w:pPr>
              <w:keepNext/>
              <w:keepLines/>
              <w:spacing w:before="120" w:after="120"/>
              <w:contextualSpacing/>
              <w:rPr>
                <w:rFonts w:ascii="Times New Roman" w:hAnsi="Times New Roman" w:cs="Times New Roman"/>
                <w:sz w:val="22"/>
                <w:szCs w:val="22"/>
              </w:rPr>
            </w:pPr>
            <w:r>
              <w:rPr>
                <w:rFonts w:ascii="Times New Roman" w:hAnsi="Times New Roman" w:cs="Times New Roman"/>
                <w:b/>
                <w:sz w:val="22"/>
                <w:szCs w:val="22"/>
              </w:rPr>
              <w:t xml:space="preserve">9. </w:t>
            </w:r>
            <w:r>
              <w:rPr>
                <w:rFonts w:ascii="Times New Roman" w:hAnsi="Times New Roman" w:cs="Times New Roman"/>
                <w:b/>
                <w:sz w:val="22"/>
                <w:szCs w:val="22"/>
                <w:lang w:val="en-GB"/>
              </w:rPr>
              <w:t>Guarantees</w:t>
            </w:r>
          </w:p>
        </w:tc>
      </w:tr>
      <w:tr w14:paraId="0C89C634">
        <w:tblPrEx>
          <w:tblCellMar>
            <w:top w:w="0" w:type="dxa"/>
            <w:left w:w="85" w:type="dxa"/>
            <w:bottom w:w="0" w:type="dxa"/>
            <w:right w:w="85" w:type="dxa"/>
          </w:tblCellMar>
        </w:tblPrEx>
        <w:tc>
          <w:tcPr>
            <w:tcW w:w="5387" w:type="dxa"/>
            <w:tcBorders>
              <w:top w:val="single" w:color="auto" w:sz="4" w:space="0"/>
              <w:left w:val="single" w:color="auto" w:sz="4" w:space="0"/>
              <w:right w:val="single" w:color="auto" w:sz="4" w:space="0"/>
            </w:tcBorders>
            <w:noWrap w:val="0"/>
            <w:vAlign w:val="top"/>
          </w:tcPr>
          <w:p w14:paraId="47852309">
            <w:pPr>
              <w:keepNext/>
              <w:keepLines/>
              <w:contextualSpacing/>
              <w:rPr>
                <w:rFonts w:ascii="Times New Roman" w:hAnsi="Times New Roman" w:cs="Times New Roman"/>
                <w:sz w:val="22"/>
                <w:szCs w:val="22"/>
              </w:rPr>
            </w:pPr>
            <w:r>
              <w:rPr>
                <w:rFonts w:ascii="Times New Roman" w:hAnsi="Times New Roman" w:cs="Times New Roman"/>
                <w:sz w:val="22"/>
                <w:szCs w:val="22"/>
              </w:rPr>
              <w:t>9.1. Продавец гарантирует, что Товар:</w:t>
            </w:r>
          </w:p>
        </w:tc>
        <w:tc>
          <w:tcPr>
            <w:tcW w:w="5103" w:type="dxa"/>
            <w:tcBorders>
              <w:top w:val="single" w:color="auto" w:sz="4" w:space="0"/>
              <w:left w:val="single" w:color="auto" w:sz="4" w:space="0"/>
              <w:right w:val="single" w:color="auto" w:sz="4" w:space="0"/>
            </w:tcBorders>
            <w:noWrap w:val="0"/>
            <w:vAlign w:val="top"/>
          </w:tcPr>
          <w:p w14:paraId="6E98D69C">
            <w:pPr>
              <w:keepNext/>
              <w:keepLines/>
              <w:contextualSpacing/>
              <w:rPr>
                <w:rFonts w:ascii="Times New Roman" w:hAnsi="Times New Roman" w:cs="Times New Roman"/>
                <w:sz w:val="22"/>
                <w:szCs w:val="22"/>
                <w:lang w:val="en-GB"/>
              </w:rPr>
            </w:pPr>
            <w:r>
              <w:rPr>
                <w:rFonts w:ascii="Times New Roman" w:hAnsi="Times New Roman" w:cs="Times New Roman"/>
                <w:sz w:val="22"/>
                <w:szCs w:val="22"/>
                <w:lang w:val="en-US"/>
              </w:rPr>
              <w:t>9</w:t>
            </w:r>
            <w:r>
              <w:rPr>
                <w:rFonts w:ascii="Times New Roman" w:hAnsi="Times New Roman" w:cs="Times New Roman"/>
                <w:sz w:val="22"/>
                <w:szCs w:val="22"/>
                <w:lang w:val="en-GB"/>
              </w:rPr>
              <w:t xml:space="preserve">.1. The Seller guarantees </w:t>
            </w:r>
            <w:r>
              <w:rPr>
                <w:rFonts w:ascii="Times New Roman" w:hAnsi="Times New Roman" w:cs="Times New Roman"/>
                <w:sz w:val="22"/>
                <w:szCs w:val="22"/>
                <w:lang w:val="en-US"/>
              </w:rPr>
              <w:t>that Goods</w:t>
            </w:r>
            <w:r>
              <w:rPr>
                <w:rFonts w:ascii="Times New Roman" w:hAnsi="Times New Roman" w:cs="Times New Roman"/>
                <w:sz w:val="22"/>
                <w:szCs w:val="22"/>
                <w:lang w:val="en-GB"/>
              </w:rPr>
              <w:t>:</w:t>
            </w:r>
          </w:p>
        </w:tc>
      </w:tr>
      <w:tr w14:paraId="04A24E2B">
        <w:tblPrEx>
          <w:tblCellMar>
            <w:top w:w="0" w:type="dxa"/>
            <w:left w:w="85" w:type="dxa"/>
            <w:bottom w:w="0" w:type="dxa"/>
            <w:right w:w="85" w:type="dxa"/>
          </w:tblCellMar>
        </w:tblPrEx>
        <w:tc>
          <w:tcPr>
            <w:tcW w:w="5387" w:type="dxa"/>
            <w:tcBorders>
              <w:left w:val="single" w:color="auto" w:sz="4" w:space="0"/>
              <w:right w:val="single" w:color="auto" w:sz="4" w:space="0"/>
            </w:tcBorders>
            <w:noWrap w:val="0"/>
            <w:vAlign w:val="top"/>
          </w:tcPr>
          <w:p w14:paraId="2594F82F">
            <w:pPr>
              <w:keepNext/>
              <w:keepLines/>
              <w:contextualSpacing/>
              <w:jc w:val="both"/>
              <w:rPr>
                <w:rFonts w:ascii="Times New Roman" w:hAnsi="Times New Roman" w:cs="Times New Roman"/>
                <w:sz w:val="22"/>
                <w:szCs w:val="22"/>
              </w:rPr>
            </w:pPr>
            <w:r>
              <w:rPr>
                <w:rFonts w:ascii="Times New Roman" w:hAnsi="Times New Roman" w:cs="Times New Roman"/>
                <w:sz w:val="22"/>
                <w:szCs w:val="22"/>
              </w:rPr>
              <w:t>1) является новым, 2026 года выпуска, ранее не бывшим в эксплуатации;</w:t>
            </w:r>
          </w:p>
        </w:tc>
        <w:tc>
          <w:tcPr>
            <w:tcW w:w="5103" w:type="dxa"/>
            <w:tcBorders>
              <w:left w:val="single" w:color="auto" w:sz="4" w:space="0"/>
              <w:right w:val="single" w:color="auto" w:sz="4" w:space="0"/>
            </w:tcBorders>
            <w:noWrap w:val="0"/>
            <w:vAlign w:val="top"/>
          </w:tcPr>
          <w:p w14:paraId="68BF0D52">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1) </w:t>
            </w:r>
            <w:r>
              <w:rPr>
                <w:rFonts w:ascii="Times New Roman" w:hAnsi="Times New Roman" w:cs="Times New Roman"/>
                <w:sz w:val="22"/>
                <w:szCs w:val="22"/>
                <w:lang w:val="en-GB"/>
              </w:rPr>
              <w:t>are</w:t>
            </w:r>
            <w:r>
              <w:rPr>
                <w:rFonts w:ascii="Times New Roman" w:hAnsi="Times New Roman" w:cs="Times New Roman"/>
                <w:sz w:val="22"/>
                <w:szCs w:val="22"/>
                <w:lang w:val="en-US"/>
              </w:rPr>
              <w:t xml:space="preserve"> new, released in 202</w:t>
            </w:r>
            <w:r>
              <w:rPr>
                <w:rFonts w:ascii="Times New Roman" w:hAnsi="Times New Roman" w:cs="Times New Roman"/>
                <w:sz w:val="22"/>
                <w:szCs w:val="22"/>
              </w:rPr>
              <w:t>6</w:t>
            </w:r>
            <w:r>
              <w:rPr>
                <w:rFonts w:ascii="Times New Roman" w:hAnsi="Times New Roman" w:cs="Times New Roman"/>
                <w:sz w:val="22"/>
                <w:szCs w:val="22"/>
                <w:lang w:val="en-US"/>
              </w:rPr>
              <w:t>, unused earlier;</w:t>
            </w:r>
          </w:p>
        </w:tc>
      </w:tr>
      <w:tr w14:paraId="61683BDF">
        <w:tblPrEx>
          <w:tblCellMar>
            <w:top w:w="0" w:type="dxa"/>
            <w:left w:w="85" w:type="dxa"/>
            <w:bottom w:w="0" w:type="dxa"/>
            <w:right w:w="85" w:type="dxa"/>
          </w:tblCellMar>
        </w:tblPrEx>
        <w:trPr>
          <w:trHeight w:val="1006" w:hRule="atLeast"/>
        </w:trPr>
        <w:tc>
          <w:tcPr>
            <w:tcW w:w="5387" w:type="dxa"/>
            <w:tcBorders>
              <w:left w:val="single" w:color="auto" w:sz="4" w:space="0"/>
              <w:right w:val="single" w:color="auto" w:sz="4" w:space="0"/>
            </w:tcBorders>
            <w:noWrap w:val="0"/>
            <w:vAlign w:val="top"/>
          </w:tcPr>
          <w:p w14:paraId="02EC2A72">
            <w:pPr>
              <w:keepNext/>
              <w:keepLines/>
              <w:contextualSpacing/>
              <w:jc w:val="both"/>
              <w:rPr>
                <w:rFonts w:ascii="Times New Roman" w:hAnsi="Times New Roman" w:cs="Times New Roman"/>
                <w:sz w:val="22"/>
                <w:szCs w:val="22"/>
              </w:rPr>
            </w:pPr>
            <w:r>
              <w:rPr>
                <w:rFonts w:ascii="Times New Roman" w:hAnsi="Times New Roman" w:cs="Times New Roman"/>
                <w:sz w:val="22"/>
                <w:szCs w:val="22"/>
              </w:rPr>
              <w:t>2) полностью укомплектован согласно соответствующему Приложению (Спецификации) к настоящему Контракту и документацией для обеспечения бесперебойной работы;</w:t>
            </w:r>
          </w:p>
        </w:tc>
        <w:tc>
          <w:tcPr>
            <w:tcW w:w="5103" w:type="dxa"/>
            <w:tcBorders>
              <w:left w:val="single" w:color="auto" w:sz="4" w:space="0"/>
              <w:right w:val="single" w:color="auto" w:sz="4" w:space="0"/>
            </w:tcBorders>
            <w:noWrap w:val="0"/>
            <w:vAlign w:val="top"/>
          </w:tcPr>
          <w:p w14:paraId="415AD14D">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2) are completed according to the related Appendix (Specification) of the present Contract with all documentation to provide regular operation;</w:t>
            </w:r>
          </w:p>
        </w:tc>
      </w:tr>
      <w:tr w14:paraId="7BAFCE0C">
        <w:tblPrEx>
          <w:tblCellMar>
            <w:top w:w="0" w:type="dxa"/>
            <w:left w:w="85" w:type="dxa"/>
            <w:bottom w:w="0" w:type="dxa"/>
            <w:right w:w="85" w:type="dxa"/>
          </w:tblCellMar>
        </w:tblPrEx>
        <w:tc>
          <w:tcPr>
            <w:tcW w:w="5387" w:type="dxa"/>
            <w:tcBorders>
              <w:left w:val="single" w:color="auto" w:sz="4" w:space="0"/>
              <w:right w:val="single" w:color="auto" w:sz="4" w:space="0"/>
            </w:tcBorders>
            <w:noWrap w:val="0"/>
            <w:vAlign w:val="top"/>
          </w:tcPr>
          <w:p w14:paraId="77852925">
            <w:pPr>
              <w:keepNext/>
              <w:keepLines/>
              <w:contextualSpacing/>
              <w:jc w:val="both"/>
              <w:rPr>
                <w:rFonts w:ascii="Times New Roman" w:hAnsi="Times New Roman" w:cs="Times New Roman"/>
                <w:sz w:val="22"/>
                <w:szCs w:val="22"/>
              </w:rPr>
            </w:pPr>
            <w:r>
              <w:rPr>
                <w:rFonts w:ascii="Times New Roman" w:hAnsi="Times New Roman" w:cs="Times New Roman"/>
                <w:sz w:val="22"/>
                <w:szCs w:val="22"/>
              </w:rPr>
              <w:t xml:space="preserve">3) изготовлен в полном соответствии с описанием, техническими условиями, указанными в соответствующем Приложении (Спецификации) </w:t>
            </w:r>
            <w:r>
              <w:rPr>
                <w:rFonts w:ascii="Times New Roman" w:hAnsi="Times New Roman" w:cs="Times New Roman"/>
                <w:sz w:val="22"/>
                <w:szCs w:val="22"/>
                <w:lang w:eastAsia="de-DE"/>
              </w:rPr>
              <w:t>к настоящему</w:t>
            </w:r>
            <w:r>
              <w:rPr>
                <w:rFonts w:ascii="Times New Roman" w:hAnsi="Times New Roman" w:cs="Times New Roman"/>
                <w:sz w:val="22"/>
                <w:szCs w:val="22"/>
              </w:rPr>
              <w:t xml:space="preserve"> Контракту, соответствует международным требованиям защиты здоровья и безопасности человека и охраны окружающей среды. Товар должен отвечать международным стандартам, утвержденным для данного вида Товара, в том числе стандартам Международной ассоциации воздушного транспорта (IATA).</w:t>
            </w:r>
          </w:p>
        </w:tc>
        <w:tc>
          <w:tcPr>
            <w:tcW w:w="5103" w:type="dxa"/>
            <w:tcBorders>
              <w:left w:val="single" w:color="auto" w:sz="4" w:space="0"/>
              <w:right w:val="single" w:color="auto" w:sz="4" w:space="0"/>
            </w:tcBorders>
            <w:noWrap w:val="0"/>
            <w:vAlign w:val="top"/>
          </w:tcPr>
          <w:p w14:paraId="132850A4">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GB"/>
              </w:rPr>
              <w:t xml:space="preserve">3) have been produced in full conformity with the description, technical standards, indicated in </w:t>
            </w:r>
            <w:r>
              <w:rPr>
                <w:rFonts w:ascii="Times New Roman" w:hAnsi="Times New Roman" w:cs="Times New Roman"/>
                <w:sz w:val="22"/>
                <w:szCs w:val="22"/>
                <w:lang w:val="en-US"/>
              </w:rPr>
              <w:t xml:space="preserve">the related </w:t>
            </w:r>
            <w:r>
              <w:rPr>
                <w:rFonts w:ascii="Times New Roman" w:hAnsi="Times New Roman" w:cs="Times New Roman"/>
                <w:sz w:val="22"/>
                <w:szCs w:val="22"/>
                <w:lang w:val="en-GB"/>
              </w:rPr>
              <w:t>Appendix</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w:t>
            </w:r>
            <w:r>
              <w:rPr>
                <w:rFonts w:ascii="Times New Roman" w:hAnsi="Times New Roman" w:cs="Times New Roman"/>
                <w:sz w:val="22"/>
                <w:szCs w:val="22"/>
                <w:lang w:val="en-US"/>
              </w:rPr>
              <w:t>S</w:t>
            </w:r>
            <w:r>
              <w:rPr>
                <w:rFonts w:ascii="Times New Roman" w:hAnsi="Times New Roman" w:cs="Times New Roman"/>
                <w:sz w:val="22"/>
                <w:szCs w:val="22"/>
                <w:lang w:val="en-GB"/>
              </w:rPr>
              <w:t>pecification)</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 xml:space="preserve">to the present Contract </w:t>
            </w:r>
            <w:r>
              <w:rPr>
                <w:rFonts w:ascii="Times New Roman" w:hAnsi="Times New Roman" w:cs="Times New Roman"/>
                <w:sz w:val="22"/>
                <w:szCs w:val="22"/>
                <w:lang w:val="en-US"/>
              </w:rPr>
              <w:t xml:space="preserve">and </w:t>
            </w:r>
            <w:r>
              <w:rPr>
                <w:rFonts w:ascii="Times New Roman" w:hAnsi="Times New Roman" w:cs="Times New Roman"/>
                <w:sz w:val="22"/>
                <w:szCs w:val="22"/>
                <w:lang w:val="tr-TR"/>
              </w:rPr>
              <w:t xml:space="preserve">must comply with the international requirements, related to the human health and safety and to the preservation of the natural environment. </w:t>
            </w:r>
            <w:r>
              <w:rPr>
                <w:rFonts w:ascii="Times New Roman" w:hAnsi="Times New Roman" w:cs="Times New Roman"/>
                <w:sz w:val="22"/>
                <w:szCs w:val="22"/>
                <w:lang w:val="en-US"/>
              </w:rPr>
              <w:t xml:space="preserve">The Goods must </w:t>
            </w:r>
            <w:r>
              <w:rPr>
                <w:rFonts w:ascii="Times New Roman" w:hAnsi="Times New Roman" w:cs="Times New Roman"/>
                <w:sz w:val="22"/>
                <w:szCs w:val="22"/>
                <w:lang w:val="tr-TR"/>
              </w:rPr>
              <w:t xml:space="preserve">comply with </w:t>
            </w:r>
            <w:r>
              <w:rPr>
                <w:rFonts w:ascii="Times New Roman" w:hAnsi="Times New Roman" w:cs="Times New Roman"/>
                <w:sz w:val="22"/>
                <w:szCs w:val="22"/>
                <w:lang w:val="en-US"/>
              </w:rPr>
              <w:t>international standards approved for this type of Goods, including the standards of the International Air Transport Association (IATA).</w:t>
            </w:r>
          </w:p>
        </w:tc>
      </w:tr>
      <w:tr w14:paraId="31C85C80">
        <w:tblPrEx>
          <w:tblCellMar>
            <w:top w:w="0" w:type="dxa"/>
            <w:left w:w="85" w:type="dxa"/>
            <w:bottom w:w="0" w:type="dxa"/>
            <w:right w:w="85" w:type="dxa"/>
          </w:tblCellMar>
        </w:tblPrEx>
        <w:tc>
          <w:tcPr>
            <w:tcW w:w="5387" w:type="dxa"/>
            <w:tcBorders>
              <w:left w:val="single" w:color="auto" w:sz="4" w:space="0"/>
              <w:right w:val="single" w:color="auto" w:sz="4" w:space="0"/>
            </w:tcBorders>
            <w:noWrap w:val="0"/>
            <w:vAlign w:val="top"/>
          </w:tcPr>
          <w:p w14:paraId="0E1FA98D">
            <w:pPr>
              <w:keepNext/>
              <w:keepLines/>
              <w:spacing w:before="120"/>
              <w:ind w:left="40"/>
              <w:contextualSpacing/>
              <w:jc w:val="both"/>
              <w:rPr>
                <w:rFonts w:ascii="Times New Roman" w:hAnsi="Times New Roman" w:cs="Times New Roman"/>
                <w:sz w:val="22"/>
                <w:szCs w:val="22"/>
                <w:lang w:eastAsia="de-DE"/>
              </w:rPr>
            </w:pPr>
            <w:r>
              <w:rPr>
                <w:rFonts w:ascii="Times New Roman" w:hAnsi="Times New Roman" w:cs="Times New Roman"/>
                <w:sz w:val="22"/>
                <w:szCs w:val="22"/>
                <w:lang w:eastAsia="de-DE"/>
              </w:rPr>
              <w:t xml:space="preserve">9.2. Гарантийный срок эксплуатации Товара, если иное не предусмотрено в соответствующем Приложении (Спецификации) к настоящему Контракту, составляет 60 (шестьдесят) месяцев, с даты ввода Товара в эксплуатацию. Датой ввода Товара в эксплуатацию считается дата подписания Акта ввода Товара в эксплуатацию между </w:t>
            </w:r>
            <w:r>
              <w:rPr>
                <w:rFonts w:ascii="Times New Roman" w:hAnsi="Times New Roman" w:cs="Times New Roman"/>
                <w:sz w:val="22"/>
                <w:szCs w:val="22"/>
                <w:highlight w:val="yellow"/>
                <w:lang w:eastAsia="de-DE"/>
                <w:rPrChange w:id="62" w:author="Felix阿星" w:date="2026-06-17T10:51:44Z">
                  <w:rPr>
                    <w:rFonts w:ascii="Times New Roman" w:hAnsi="Times New Roman" w:cs="Times New Roman"/>
                    <w:sz w:val="22"/>
                    <w:szCs w:val="22"/>
                    <w:lang w:eastAsia="de-DE"/>
                  </w:rPr>
                </w:rPrChange>
              </w:rPr>
              <w:t>ООО «ТД ЭЙРФЛОТ ТЕХНИКС»</w:t>
            </w:r>
            <w:r>
              <w:rPr>
                <w:rFonts w:ascii="Times New Roman" w:hAnsi="Times New Roman" w:cs="Times New Roman"/>
                <w:sz w:val="22"/>
                <w:szCs w:val="22"/>
                <w:lang w:eastAsia="de-DE"/>
              </w:rPr>
              <w:t xml:space="preserve"> и конечным покупателем.</w:t>
            </w:r>
          </w:p>
          <w:p w14:paraId="15EA82DC">
            <w:pPr>
              <w:keepNext/>
              <w:keepLines/>
              <w:ind w:left="40"/>
              <w:contextualSpacing/>
              <w:jc w:val="both"/>
              <w:rPr>
                <w:rFonts w:ascii="Times New Roman" w:hAnsi="Times New Roman" w:cs="Times New Roman"/>
                <w:sz w:val="22"/>
                <w:szCs w:val="22"/>
                <w:lang w:eastAsia="de-DE"/>
              </w:rPr>
            </w:pPr>
            <w:r>
              <w:rPr>
                <w:rFonts w:ascii="Times New Roman" w:hAnsi="Times New Roman" w:cs="Times New Roman"/>
                <w:sz w:val="22"/>
                <w:szCs w:val="22"/>
                <w:lang w:eastAsia="de-DE"/>
              </w:rPr>
              <w:t>Гарантийные обязательства сохраняются перед третьими лицами при переходе к ним прав собственности на Товар независимо от места эксплуатации Товара.</w:t>
            </w:r>
          </w:p>
          <w:p w14:paraId="3AE401C3">
            <w:pPr>
              <w:keepNext/>
              <w:keepLines/>
              <w:contextualSpacing/>
              <w:jc w:val="both"/>
              <w:rPr>
                <w:rFonts w:ascii="Times New Roman" w:hAnsi="Times New Roman" w:eastAsia="MS Mincho" w:cs="Times New Roman"/>
                <w:sz w:val="22"/>
                <w:szCs w:val="22"/>
              </w:rPr>
            </w:pPr>
            <w:r>
              <w:rPr>
                <w:rFonts w:ascii="Times New Roman" w:hAnsi="Times New Roman" w:cs="Times New Roman"/>
                <w:sz w:val="22"/>
                <w:szCs w:val="22"/>
              </w:rPr>
              <w:t>Это условие не действует в случае неправильного использования, неквалифицированного ремонта или модификаций, предпринятых без согласия Продавца и в противоречие инструкциям по ремонту</w:t>
            </w:r>
            <w:r>
              <w:rPr>
                <w:rFonts w:ascii="Times New Roman" w:hAnsi="Times New Roman" w:eastAsia="MS Mincho" w:cs="Times New Roman"/>
                <w:sz w:val="22"/>
                <w:szCs w:val="22"/>
              </w:rPr>
              <w:t xml:space="preserve"> и эксплуатации.</w:t>
            </w:r>
          </w:p>
          <w:p w14:paraId="50EECD5C">
            <w:pPr>
              <w:keepNext/>
              <w:keepLines/>
              <w:contextualSpacing/>
              <w:jc w:val="both"/>
              <w:rPr>
                <w:rFonts w:ascii="Times New Roman" w:hAnsi="Times New Roman" w:eastAsia="MS Mincho" w:cs="Times New Roman"/>
                <w:sz w:val="22"/>
                <w:szCs w:val="22"/>
              </w:rPr>
            </w:pPr>
            <w:r>
              <w:rPr>
                <w:rFonts w:ascii="Times New Roman" w:hAnsi="Times New Roman" w:eastAsia="MS Mincho" w:cs="Times New Roman"/>
                <w:sz w:val="22"/>
                <w:szCs w:val="22"/>
              </w:rPr>
              <w:t>По согласованию с Продавцом Покупатель имеет право установить на поставляемый Товар дополнительные опции, приобретённые и установленные за счет собственных средств Покупателя. Стоимость работ по установке и сами опции не входят в цену (стоимость) поставляемого Товара. В случае, если данная дополнительная опция повлечет за собой выход Товара из строя, Стороны не будут считать это гарантийным случаем. Во всех остальных случаях гарантийные обязательства Продавца в отношении поставляемого Товара сохраняются в полном объеме.</w:t>
            </w:r>
          </w:p>
          <w:p w14:paraId="175F88DF">
            <w:pPr>
              <w:keepNext/>
              <w:keepLines/>
              <w:contextualSpacing/>
              <w:jc w:val="both"/>
              <w:rPr>
                <w:rFonts w:ascii="Times New Roman" w:hAnsi="Times New Roman" w:eastAsia="MS Mincho" w:cs="Times New Roman"/>
                <w:sz w:val="22"/>
                <w:szCs w:val="22"/>
              </w:rPr>
            </w:pPr>
            <w:r>
              <w:rPr>
                <w:rFonts w:ascii="Times New Roman" w:hAnsi="Times New Roman" w:eastAsia="MS Mincho" w:cs="Times New Roman"/>
                <w:sz w:val="22"/>
                <w:szCs w:val="22"/>
              </w:rPr>
              <w:t xml:space="preserve">Согласование перечня устанавливаемых дополнительных опций осуществляется в возможно короткие сроки в простой письменной форме, путем обмена сообщениями (письмами) по электронной почте, либо по факсу, указанному </w:t>
            </w:r>
            <w:r>
              <w:rPr>
                <w:rFonts w:ascii="Times New Roman" w:hAnsi="Times New Roman" w:cs="Times New Roman"/>
                <w:sz w:val="22"/>
                <w:szCs w:val="22"/>
              </w:rPr>
              <w:t>в пункте 15 «Адреса и банковские реквизиты Сторон» Контракта</w:t>
            </w:r>
            <w:r>
              <w:rPr>
                <w:rFonts w:ascii="Times New Roman" w:hAnsi="Times New Roman" w:eastAsia="MS Mincho" w:cs="Times New Roman"/>
                <w:sz w:val="22"/>
                <w:szCs w:val="22"/>
              </w:rPr>
              <w:t>.</w:t>
            </w:r>
          </w:p>
          <w:p w14:paraId="708B0F0F">
            <w:pPr>
              <w:keepNext/>
              <w:keepLines/>
              <w:spacing w:before="120"/>
              <w:contextualSpacing/>
              <w:jc w:val="both"/>
              <w:rPr>
                <w:rFonts w:ascii="Times New Roman" w:hAnsi="Times New Roman" w:eastAsia="MS Mincho" w:cs="Times New Roman"/>
                <w:sz w:val="22"/>
                <w:szCs w:val="22"/>
              </w:rPr>
            </w:pPr>
            <w:r>
              <w:rPr>
                <w:rFonts w:ascii="Times New Roman" w:hAnsi="Times New Roman" w:eastAsia="MS Mincho" w:cs="Times New Roman"/>
                <w:sz w:val="22"/>
                <w:szCs w:val="22"/>
              </w:rPr>
              <w:t>9.3. Срок гарантии, указанный в п. 9.2 настоящего Контракта, при возникновении гарантийного случая продлевается на время нахождения Товара в неисправном состоянии.</w:t>
            </w:r>
          </w:p>
          <w:p w14:paraId="10A64C45">
            <w:pPr>
              <w:keepNext/>
              <w:keepLines/>
              <w:spacing w:before="120"/>
              <w:contextualSpacing/>
              <w:jc w:val="both"/>
              <w:rPr>
                <w:rFonts w:ascii="Times New Roman" w:hAnsi="Times New Roman" w:cs="Times New Roman"/>
                <w:sz w:val="22"/>
                <w:szCs w:val="22"/>
              </w:rPr>
            </w:pPr>
            <w:r>
              <w:rPr>
                <w:rFonts w:ascii="Times New Roman" w:hAnsi="Times New Roman" w:cs="Times New Roman"/>
                <w:sz w:val="22"/>
                <w:szCs w:val="22"/>
              </w:rPr>
              <w:t xml:space="preserve">9.4. Продавец гарантирует устранение дефектов и проведение ремонтных работ, после получения извещения посредством факсимильной связи или электронной почты от Покупателя, </w:t>
            </w:r>
            <w:r>
              <w:rPr>
                <w:rFonts w:ascii="Times New Roman" w:hAnsi="Times New Roman" w:eastAsia="MS Mincho" w:cs="Times New Roman"/>
                <w:sz w:val="22"/>
                <w:szCs w:val="22"/>
              </w:rPr>
              <w:t xml:space="preserve">указанным </w:t>
            </w:r>
            <w:r>
              <w:rPr>
                <w:rFonts w:ascii="Times New Roman" w:hAnsi="Times New Roman" w:cs="Times New Roman"/>
                <w:sz w:val="22"/>
                <w:szCs w:val="22"/>
              </w:rPr>
              <w:t>в пункте 15 «Адреса и банковские реквизиты Сторон» Контракта</w:t>
            </w:r>
            <w:r>
              <w:rPr>
                <w:rFonts w:ascii="Times New Roman" w:hAnsi="Times New Roman" w:eastAsia="MS Mincho" w:cs="Times New Roman"/>
                <w:sz w:val="22"/>
                <w:szCs w:val="22"/>
              </w:rPr>
              <w:t>.</w:t>
            </w:r>
            <w:r>
              <w:rPr>
                <w:rFonts w:ascii="Times New Roman" w:hAnsi="Times New Roman" w:cs="Times New Roman"/>
                <w:sz w:val="22"/>
                <w:szCs w:val="22"/>
              </w:rPr>
              <w:t xml:space="preserve"> Ремонт Товара осуществляется Продавцом в течение 14 (четырнадцать) календарных дней с момента получения Продавцом письменного рекламационного акта от Покупателя. </w:t>
            </w:r>
          </w:p>
          <w:p w14:paraId="150C7A8E">
            <w:pPr>
              <w:keepNext/>
              <w:keepLines/>
              <w:spacing w:before="120"/>
              <w:contextualSpacing/>
              <w:jc w:val="both"/>
              <w:rPr>
                <w:rFonts w:ascii="Times New Roman" w:hAnsi="Times New Roman" w:cs="Times New Roman"/>
                <w:sz w:val="22"/>
                <w:szCs w:val="22"/>
              </w:rPr>
            </w:pPr>
            <w:r>
              <w:rPr>
                <w:rFonts w:ascii="Times New Roman" w:hAnsi="Times New Roman" w:cs="Times New Roman"/>
                <w:sz w:val="22"/>
                <w:szCs w:val="22"/>
              </w:rPr>
              <w:t>9.5. Устранение дефектов и проведение ремонтных работ в гарантийном случае Продавец осуществляет за свой счёт, включая трансфер, проживание и оплату суточных расходов специалистов Продавца. Покупатель может направить своих специалистов для выполнения гарантийного ремонта неисправной техники, предварительно согласовав с Продавцом. В таком случае Продавец обязуется возместить понесенные Покупателем расходы, а именно трансфер, проживание и оплату рабочего времени.</w:t>
            </w:r>
          </w:p>
          <w:p w14:paraId="284A6443">
            <w:pPr>
              <w:keepNext/>
              <w:keepLines/>
              <w:contextualSpacing/>
              <w:jc w:val="both"/>
              <w:rPr>
                <w:sz w:val="22"/>
                <w:szCs w:val="22"/>
              </w:rPr>
            </w:pPr>
            <w:r>
              <w:rPr>
                <w:rFonts w:ascii="Times New Roman" w:hAnsi="Times New Roman" w:cs="Times New Roman"/>
                <w:sz w:val="22"/>
                <w:szCs w:val="22"/>
              </w:rPr>
              <w:t>Возмещение расходов подтверждается документально, с приложением подтверждающих документов, таких как билет на самолет, проживание в гостинице, проезд за пределами Московского региона, счет за покупку запасных частей, калькуляция ремонта.</w:t>
            </w:r>
          </w:p>
          <w:p w14:paraId="1DB3FFE1">
            <w:pPr>
              <w:keepNext/>
              <w:keepLines/>
              <w:contextualSpacing/>
              <w:jc w:val="both"/>
              <w:rPr>
                <w:rFonts w:ascii="Times New Roman" w:hAnsi="Times New Roman" w:cs="Times New Roman"/>
                <w:sz w:val="22"/>
                <w:szCs w:val="22"/>
              </w:rPr>
            </w:pPr>
            <w:r>
              <w:rPr>
                <w:rFonts w:ascii="Times New Roman" w:hAnsi="Times New Roman" w:cs="Times New Roman"/>
                <w:sz w:val="22"/>
                <w:szCs w:val="22"/>
              </w:rPr>
              <w:t xml:space="preserve">Устранение технической неисправности на объекте осуществляется Покупателем за счет Продавца по фиксированной ставке в размере 25 евро за рабочий час и в размере 15 евро за рабочий час во время командировок. </w:t>
            </w:r>
            <w:r>
              <w:rPr>
                <w:sz w:val="22"/>
                <w:szCs w:val="22"/>
              </w:rPr>
              <w:t>(</w:t>
            </w:r>
            <w:r>
              <w:rPr>
                <w:rFonts w:ascii="Times New Roman" w:hAnsi="Times New Roman" w:cs="Times New Roman"/>
                <w:sz w:val="22"/>
                <w:szCs w:val="22"/>
              </w:rPr>
              <w:t>Все расходы выше 1000 евро будут согласованы с Продавцом до осуществления вмешательства)</w:t>
            </w:r>
          </w:p>
          <w:p w14:paraId="74B4F3CE">
            <w:pPr>
              <w:keepNext/>
              <w:keepLines/>
              <w:spacing w:before="120"/>
              <w:contextualSpacing/>
              <w:jc w:val="both"/>
              <w:rPr>
                <w:rFonts w:ascii="Times New Roman" w:hAnsi="Times New Roman" w:cs="Times New Roman"/>
                <w:sz w:val="22"/>
                <w:szCs w:val="22"/>
              </w:rPr>
            </w:pPr>
            <w:r>
              <w:rPr>
                <w:rFonts w:ascii="Times New Roman" w:hAnsi="Times New Roman" w:cs="Times New Roman"/>
                <w:sz w:val="22"/>
                <w:szCs w:val="22"/>
              </w:rPr>
              <w:t>9.6. Поставка запасных частей и комплектующих, при гарантийном случае, осуществляется за счёт Продавца, на условиях</w:t>
            </w:r>
            <w:r>
              <w:rPr>
                <w:rFonts w:ascii="Times New Roman" w:hAnsi="Times New Roman" w:cs="Times New Roman"/>
                <w:sz w:val="22"/>
                <w:szCs w:val="22"/>
                <w:lang w:val="fr-FR"/>
              </w:rPr>
              <w:t xml:space="preserve"> </w:t>
            </w:r>
            <w:r>
              <w:rPr>
                <w:rFonts w:ascii="Times New Roman" w:hAnsi="Times New Roman" w:cs="Times New Roman"/>
                <w:b/>
                <w:sz w:val="22"/>
                <w:szCs w:val="22"/>
                <w:lang w:val="en-US" w:eastAsia="zh-CN"/>
              </w:rPr>
              <w:t>FCA</w:t>
            </w:r>
            <w:r>
              <w:rPr>
                <w:rFonts w:ascii="Times New Roman" w:hAnsi="Times New Roman" w:cs="Times New Roman"/>
                <w:b/>
                <w:sz w:val="22"/>
                <w:szCs w:val="22"/>
                <w:lang w:eastAsia="zh-CN"/>
              </w:rPr>
              <w:t xml:space="preserve"> (г. Фошань) </w:t>
            </w:r>
            <w:r>
              <w:rPr>
                <w:rFonts w:ascii="Times New Roman" w:hAnsi="Times New Roman" w:cs="Times New Roman"/>
                <w:sz w:val="22"/>
                <w:szCs w:val="22"/>
              </w:rPr>
              <w:t>согласно «ИНКОТЕРМС» (редакция 2020).</w:t>
            </w:r>
            <w:r>
              <w:rPr>
                <w:sz w:val="22"/>
                <w:szCs w:val="22"/>
              </w:rPr>
              <w:t xml:space="preserve"> </w:t>
            </w:r>
            <w:r>
              <w:rPr>
                <w:rFonts w:ascii="Times New Roman" w:hAnsi="Times New Roman" w:cs="Times New Roman"/>
                <w:sz w:val="22"/>
                <w:szCs w:val="22"/>
              </w:rPr>
              <w:t>Покупатель по согласованию с Продавцом, имеет право приобрести запасную часть на локальном рынке для сокращения сроков выполнения ремонта и включить данную стоимость в счет по возмещению понесенных расходов Покупателем.</w:t>
            </w:r>
          </w:p>
          <w:p w14:paraId="1F826CCA">
            <w:pPr>
              <w:keepNext/>
              <w:keepLines/>
              <w:spacing w:before="120"/>
              <w:contextualSpacing/>
              <w:jc w:val="both"/>
              <w:rPr>
                <w:rFonts w:ascii="Times New Roman" w:hAnsi="Times New Roman" w:cs="Times New Roman"/>
                <w:sz w:val="22"/>
                <w:szCs w:val="22"/>
              </w:rPr>
            </w:pPr>
            <w:r>
              <w:rPr>
                <w:rFonts w:ascii="Times New Roman" w:hAnsi="Times New Roman" w:cs="Times New Roman"/>
                <w:sz w:val="22"/>
                <w:szCs w:val="22"/>
              </w:rPr>
              <w:t>9.7. Замененный дефектный Товар или его отдельные части возвращаются Продавцу по его требованию, за его счет и в срок, согласованный Сторонами.</w:t>
            </w:r>
          </w:p>
          <w:p w14:paraId="6E8DBB99">
            <w:pPr>
              <w:keepNext/>
              <w:keepLines/>
              <w:spacing w:before="120"/>
              <w:contextualSpacing/>
              <w:jc w:val="both"/>
              <w:rPr>
                <w:rFonts w:ascii="Times New Roman" w:hAnsi="Times New Roman" w:cs="Times New Roman"/>
                <w:sz w:val="22"/>
                <w:szCs w:val="22"/>
              </w:rPr>
            </w:pPr>
            <w:r>
              <w:rPr>
                <w:rFonts w:ascii="Times New Roman" w:hAnsi="Times New Roman" w:cs="Times New Roman"/>
                <w:sz w:val="22"/>
                <w:szCs w:val="22"/>
              </w:rPr>
              <w:t>9.8. Продавец обязуется за свой счет произвести обучение технических специалистов Покупателя, в количестве 5 (пяти) человек, в объеме функций: сборка Товара, техническое обслуживание и ремонт Товара, с последующей выдачей соответствующего сертификата.</w:t>
            </w:r>
          </w:p>
        </w:tc>
        <w:tc>
          <w:tcPr>
            <w:tcW w:w="5103" w:type="dxa"/>
            <w:tcBorders>
              <w:left w:val="single" w:color="auto" w:sz="4" w:space="0"/>
              <w:right w:val="single" w:color="auto" w:sz="4" w:space="0"/>
            </w:tcBorders>
            <w:noWrap w:val="0"/>
            <w:vAlign w:val="top"/>
          </w:tcPr>
          <w:p w14:paraId="47CAE9D2">
            <w:pPr>
              <w:keepNext/>
              <w:keepLines/>
              <w:spacing w:before="120"/>
              <w:ind w:right="96"/>
              <w:contextualSpacing/>
              <w:jc w:val="both"/>
              <w:rPr>
                <w:rFonts w:ascii="Times New Roman" w:hAnsi="Times New Roman" w:cs="Times New Roman"/>
                <w:sz w:val="22"/>
                <w:szCs w:val="22"/>
                <w:lang w:val="en-US" w:eastAsia="de-DE"/>
              </w:rPr>
            </w:pPr>
            <w:r>
              <w:rPr>
                <w:rFonts w:ascii="Times New Roman" w:hAnsi="Times New Roman" w:cs="Times New Roman"/>
                <w:sz w:val="22"/>
                <w:szCs w:val="22"/>
                <w:lang w:val="en-US" w:eastAsia="de-DE"/>
              </w:rPr>
              <w:t>9.2. Warranty operation of Goods, unless otherwise stipulated in the related Appendix (Specification) to the present Contract, is 60 (six</w:t>
            </w:r>
            <w:r>
              <w:rPr>
                <w:rFonts w:ascii="Times New Roman" w:hAnsi="Times New Roman" w:cs="Times New Roman"/>
                <w:sz w:val="22"/>
                <w:szCs w:val="22"/>
                <w:lang w:val="en-US" w:eastAsia="zh-CN"/>
              </w:rPr>
              <w:t>ty</w:t>
            </w:r>
            <w:r>
              <w:rPr>
                <w:rFonts w:ascii="Times New Roman" w:hAnsi="Times New Roman" w:cs="Times New Roman"/>
                <w:sz w:val="22"/>
                <w:szCs w:val="22"/>
                <w:lang w:val="en-US" w:eastAsia="de-DE"/>
              </w:rPr>
              <w:t xml:space="preserve">) months from the date of commissioning. Date of commissioning of Goods is considered the date of signing the Certificate of Goods commissioning between </w:t>
            </w:r>
            <w:r>
              <w:rPr>
                <w:rFonts w:ascii="Times New Roman" w:hAnsi="Times New Roman" w:cs="Times New Roman"/>
                <w:sz w:val="22"/>
                <w:szCs w:val="22"/>
                <w:highlight w:val="yellow"/>
                <w:lang w:val="en-US" w:eastAsia="de-DE"/>
                <w:rPrChange w:id="63" w:author="Felix阿星" w:date="2026-06-17T10:51:49Z">
                  <w:rPr>
                    <w:rFonts w:ascii="Times New Roman" w:hAnsi="Times New Roman" w:cs="Times New Roman"/>
                    <w:sz w:val="22"/>
                    <w:szCs w:val="22"/>
                    <w:lang w:val="en-US" w:eastAsia="de-DE"/>
                  </w:rPr>
                </w:rPrChange>
              </w:rPr>
              <w:t>AIRFLOT TECHNICS TH Ltd.</w:t>
            </w:r>
            <w:r>
              <w:rPr>
                <w:rFonts w:ascii="Times New Roman" w:hAnsi="Times New Roman" w:cs="Times New Roman"/>
                <w:sz w:val="22"/>
                <w:szCs w:val="22"/>
                <w:lang w:val="en-US" w:eastAsia="de-DE"/>
              </w:rPr>
              <w:t xml:space="preserve"> and the End User. </w:t>
            </w:r>
          </w:p>
          <w:p w14:paraId="7D60C6DF">
            <w:pPr>
              <w:keepNext/>
              <w:keepLines/>
              <w:ind w:right="96"/>
              <w:contextualSpacing/>
              <w:jc w:val="both"/>
              <w:rPr>
                <w:rFonts w:ascii="Times New Roman" w:hAnsi="Times New Roman" w:cs="Times New Roman"/>
                <w:sz w:val="22"/>
                <w:szCs w:val="22"/>
                <w:lang w:val="en-US" w:eastAsia="de-DE"/>
              </w:rPr>
            </w:pPr>
          </w:p>
          <w:p w14:paraId="1707A77F">
            <w:pPr>
              <w:keepNext/>
              <w:keepLines/>
              <w:ind w:right="96"/>
              <w:contextualSpacing/>
              <w:jc w:val="both"/>
              <w:rPr>
                <w:rFonts w:ascii="Times New Roman" w:hAnsi="Times New Roman" w:cs="Times New Roman"/>
                <w:sz w:val="22"/>
                <w:szCs w:val="22"/>
                <w:lang w:val="en-US" w:eastAsia="de-DE"/>
              </w:rPr>
            </w:pPr>
            <w:r>
              <w:rPr>
                <w:rFonts w:ascii="Times New Roman" w:hAnsi="Times New Roman" w:cs="Times New Roman"/>
                <w:sz w:val="22"/>
                <w:szCs w:val="22"/>
                <w:lang w:val="en-US" w:eastAsia="de-DE"/>
              </w:rPr>
              <w:t>Warranty saved to third parties during the transition to them ownership of Goods regardless of the place operation of Goods.</w:t>
            </w:r>
          </w:p>
          <w:p w14:paraId="33A23CA0">
            <w:pPr>
              <w:keepNext/>
              <w:keepLines/>
              <w:ind w:right="95"/>
              <w:contextualSpacing/>
              <w:jc w:val="both"/>
              <w:rPr>
                <w:rFonts w:ascii="Times New Roman" w:hAnsi="Times New Roman" w:cs="Times New Roman"/>
                <w:sz w:val="22"/>
                <w:szCs w:val="22"/>
                <w:lang w:val="en-US" w:eastAsia="de-DE"/>
              </w:rPr>
            </w:pPr>
          </w:p>
          <w:p w14:paraId="790E4724">
            <w:pPr>
              <w:keepNext/>
              <w:keepLines/>
              <w:ind w:right="95"/>
              <w:contextualSpacing/>
              <w:jc w:val="both"/>
              <w:rPr>
                <w:rFonts w:ascii="Times New Roman" w:hAnsi="Times New Roman" w:cs="Times New Roman"/>
                <w:sz w:val="22"/>
                <w:szCs w:val="22"/>
                <w:lang w:val="en-US" w:eastAsia="de-DE"/>
              </w:rPr>
            </w:pPr>
            <w:r>
              <w:rPr>
                <w:rFonts w:ascii="Times New Roman" w:hAnsi="Times New Roman" w:cs="Times New Roman"/>
                <w:sz w:val="22"/>
                <w:szCs w:val="22"/>
                <w:lang w:val="en-US" w:eastAsia="de-DE"/>
              </w:rPr>
              <w:t>This condition shall not be applicable in case of improper use, unqualified repairs or modifications undertaken without consent of the Seller and in contradiction to the repair instructions and operation and maintenance manual.</w:t>
            </w:r>
          </w:p>
          <w:p w14:paraId="3AB0E509">
            <w:pPr>
              <w:keepNext/>
              <w:keepLines/>
              <w:ind w:right="95"/>
              <w:contextualSpacing/>
              <w:jc w:val="both"/>
              <w:rPr>
                <w:rFonts w:ascii="Times New Roman" w:hAnsi="Times New Roman" w:cs="Times New Roman"/>
                <w:sz w:val="22"/>
                <w:szCs w:val="22"/>
                <w:lang w:val="en-US"/>
              </w:rPr>
            </w:pPr>
            <w:r>
              <w:rPr>
                <w:rFonts w:ascii="Times New Roman" w:hAnsi="Times New Roman" w:cs="Times New Roman"/>
                <w:sz w:val="22"/>
                <w:szCs w:val="22"/>
                <w:lang w:val="en-US" w:eastAsia="de-DE"/>
              </w:rPr>
              <w:t>By agreement with the Seller the Buyer may set the extra options on Goods, purchased and installed at the Buyer’s own expense. Cost of the options and options themselves are not included in the price of Goods delivered. In the case this additional option will cause the</w:t>
            </w:r>
            <w:r>
              <w:rPr>
                <w:rFonts w:ascii="Times New Roman" w:hAnsi="Times New Roman" w:cs="Times New Roman"/>
                <w:sz w:val="22"/>
                <w:szCs w:val="22"/>
                <w:lang w:val="en-US"/>
              </w:rPr>
              <w:t xml:space="preserve"> breakage of Goods out of action, the Parties would not consider it as a warranty case. In all other cases, the warranty of the Seller in respect of the supplied Goods should remain in full.</w:t>
            </w:r>
          </w:p>
          <w:p w14:paraId="333469B7">
            <w:pPr>
              <w:keepNext/>
              <w:keepLines/>
              <w:ind w:right="95"/>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Approval of the list of extra options should be made as soon as possible in writing, through the exchange of messages (letters) by e-mail, or by fax specified in Paragraph 15 </w:t>
            </w:r>
            <w:r>
              <w:rPr>
                <w:rFonts w:ascii="Times New Roman" w:hAnsi="Times New Roman" w:cs="Times New Roman"/>
                <w:sz w:val="22"/>
                <w:szCs w:val="22"/>
                <w:lang w:val="en-US" w:eastAsia="zh-CN"/>
              </w:rPr>
              <w:t>«</w:t>
            </w:r>
            <w:r>
              <w:rPr>
                <w:rFonts w:ascii="Times New Roman" w:hAnsi="Times New Roman" w:cs="Times New Roman"/>
                <w:bCs/>
                <w:sz w:val="22"/>
                <w:szCs w:val="22"/>
                <w:lang w:val="en-US" w:eastAsia="zh-CN"/>
              </w:rPr>
              <w:t xml:space="preserve">Addresses and bank details of the Parties» </w:t>
            </w:r>
            <w:r>
              <w:rPr>
                <w:rFonts w:ascii="Times New Roman" w:hAnsi="Times New Roman" w:cs="Times New Roman"/>
                <w:sz w:val="22"/>
                <w:szCs w:val="22"/>
                <w:lang w:val="en-US"/>
              </w:rPr>
              <w:t>of this Contract.</w:t>
            </w:r>
          </w:p>
          <w:p w14:paraId="2A042A39">
            <w:pPr>
              <w:keepNext/>
              <w:keepLines/>
              <w:spacing w:before="120"/>
              <w:contextualSpacing/>
              <w:jc w:val="both"/>
              <w:rPr>
                <w:rFonts w:ascii="Times New Roman" w:hAnsi="Times New Roman" w:cs="Times New Roman"/>
                <w:sz w:val="22"/>
                <w:szCs w:val="22"/>
                <w:lang w:eastAsia="zh-CN"/>
              </w:rPr>
            </w:pPr>
          </w:p>
          <w:p w14:paraId="50317979">
            <w:pPr>
              <w:keepNext/>
              <w:keepLines/>
              <w:spacing w:before="120"/>
              <w:contextualSpacing/>
              <w:jc w:val="both"/>
              <w:rPr>
                <w:rFonts w:ascii="Times New Roman" w:hAnsi="Times New Roman" w:cs="Times New Roman"/>
                <w:sz w:val="22"/>
                <w:szCs w:val="22"/>
                <w:lang w:eastAsia="zh-CN"/>
              </w:rPr>
            </w:pPr>
          </w:p>
          <w:p w14:paraId="482A35A5">
            <w:pPr>
              <w:keepNext/>
              <w:keepLines/>
              <w:spacing w:before="120"/>
              <w:contextualSpacing/>
              <w:jc w:val="both"/>
              <w:rPr>
                <w:rFonts w:ascii="Times New Roman" w:hAnsi="Times New Roman" w:cs="Times New Roman"/>
                <w:sz w:val="22"/>
                <w:szCs w:val="22"/>
                <w:lang w:eastAsia="zh-CN"/>
              </w:rPr>
            </w:pPr>
          </w:p>
          <w:p w14:paraId="725B4380">
            <w:pPr>
              <w:keepNext/>
              <w:keepLines/>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en-US" w:eastAsia="zh-CN"/>
              </w:rPr>
              <w:t>9.3. The guarantee period indicated in paragraph 9.2. of the present Contract, at occurrence of a guarantee case, must be prolonged for the period of the Goods staying in defective condition.</w:t>
            </w:r>
          </w:p>
          <w:p w14:paraId="496B4285">
            <w:pPr>
              <w:keepNext/>
              <w:keepLines/>
              <w:spacing w:before="120"/>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9.4. </w:t>
            </w:r>
            <w:r>
              <w:rPr>
                <w:rFonts w:ascii="Times New Roman" w:hAnsi="Times New Roman" w:cs="Times New Roman"/>
                <w:sz w:val="22"/>
                <w:szCs w:val="22"/>
                <w:lang w:val="en-GB"/>
              </w:rPr>
              <w:t>The Seller undertakes to perform the trouble-shooting and repair</w:t>
            </w:r>
            <w:r>
              <w:rPr>
                <w:rFonts w:ascii="Times New Roman" w:hAnsi="Times New Roman" w:cs="Times New Roman"/>
                <w:sz w:val="22"/>
                <w:szCs w:val="22"/>
                <w:lang w:val="en-US"/>
              </w:rPr>
              <w:t xml:space="preserve"> after </w:t>
            </w:r>
            <w:r>
              <w:rPr>
                <w:rFonts w:ascii="Times New Roman" w:hAnsi="Times New Roman" w:cs="Times New Roman"/>
                <w:sz w:val="22"/>
                <w:szCs w:val="22"/>
                <w:lang w:val="en-GB"/>
              </w:rPr>
              <w:t>the Buyer’s notice sent by facsimile</w:t>
            </w:r>
            <w:r>
              <w:rPr>
                <w:rFonts w:ascii="Times New Roman" w:hAnsi="Times New Roman" w:cs="Times New Roman"/>
                <w:sz w:val="22"/>
                <w:szCs w:val="22"/>
                <w:lang w:val="en-US"/>
              </w:rPr>
              <w:t xml:space="preserve"> or e-mail from the Buyer in Paragraph 15 </w:t>
            </w:r>
            <w:r>
              <w:rPr>
                <w:rFonts w:ascii="Times New Roman" w:hAnsi="Times New Roman" w:cs="Times New Roman"/>
                <w:sz w:val="22"/>
                <w:szCs w:val="22"/>
                <w:lang w:val="en-US" w:eastAsia="zh-CN"/>
              </w:rPr>
              <w:t>«</w:t>
            </w:r>
            <w:r>
              <w:rPr>
                <w:rFonts w:ascii="Times New Roman" w:hAnsi="Times New Roman" w:cs="Times New Roman"/>
                <w:bCs/>
                <w:sz w:val="22"/>
                <w:szCs w:val="22"/>
                <w:lang w:val="en-US" w:eastAsia="zh-CN"/>
              </w:rPr>
              <w:t>Addresses and bank details of the Parties»</w:t>
            </w:r>
            <w:r>
              <w:rPr>
                <w:rFonts w:ascii="Times New Roman" w:hAnsi="Times New Roman" w:cs="Times New Roman"/>
                <w:sz w:val="22"/>
                <w:szCs w:val="22"/>
                <w:lang w:val="en-US"/>
              </w:rPr>
              <w:t xml:space="preserve"> of this Contract. Repair of Goods is provided by the Seller within 14 (fourteen) calendar days from the date of receipt of Buyer’s written notification. </w:t>
            </w:r>
          </w:p>
          <w:p w14:paraId="3B9B7C65">
            <w:pPr>
              <w:keepNext/>
              <w:keepLines/>
              <w:spacing w:before="120"/>
              <w:contextualSpacing/>
              <w:jc w:val="both"/>
              <w:rPr>
                <w:rFonts w:ascii="Times New Roman" w:hAnsi="Times New Roman" w:cs="Times New Roman"/>
                <w:sz w:val="22"/>
                <w:szCs w:val="22"/>
                <w:lang w:val="en-US" w:eastAsia="zh-CN"/>
              </w:rPr>
            </w:pPr>
          </w:p>
          <w:p w14:paraId="0E55190B">
            <w:pPr>
              <w:keepNext/>
              <w:keepLines/>
              <w:spacing w:before="240"/>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en-US" w:eastAsia="zh-CN"/>
              </w:rPr>
              <w:t>9.5. Removal of defects and realization of repair works</w:t>
            </w:r>
            <w:r>
              <w:rPr>
                <w:rFonts w:ascii="Times New Roman" w:hAnsi="Times New Roman" w:cs="Times New Roman"/>
                <w:sz w:val="22"/>
                <w:szCs w:val="22"/>
                <w:lang w:val="en-GB"/>
              </w:rPr>
              <w:t xml:space="preserve"> in the guarantee case</w:t>
            </w:r>
            <w:r>
              <w:rPr>
                <w:rFonts w:ascii="Times New Roman" w:hAnsi="Times New Roman" w:cs="Times New Roman"/>
                <w:sz w:val="22"/>
                <w:szCs w:val="22"/>
                <w:lang w:val="en-US" w:eastAsia="zh-CN"/>
              </w:rPr>
              <w:t xml:space="preserve"> is carried out at the expense of the Seller, including transfers, hotel accommodation and payment of daily costs of the Buyer’s experts. The Buyer may send his specialists to carry out the warranty repair of the faulty equipment, having previously agreed with the Seller. In this case, the Seller undertakes to reimburse the expenses incurred by the Buyer, namely, transfer, accommodation and payment of working time.</w:t>
            </w:r>
          </w:p>
          <w:p w14:paraId="5A48B507">
            <w:pPr>
              <w:keepNext/>
              <w:keepLines/>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en-US" w:eastAsia="zh-CN"/>
              </w:rPr>
              <w:t>Reimbursement of expenses is documented, with attachment of supporting documents, such as a plane ticket, hotel accommodation, travel outside the Moscow region, a bill for the purchase of spare parts, calculation of repair.</w:t>
            </w:r>
          </w:p>
          <w:p w14:paraId="6D16FF8E">
            <w:pPr>
              <w:keepNext/>
              <w:keepLines/>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en-US" w:eastAsia="zh-CN"/>
              </w:rPr>
              <w:t>Technical intervention on site supplied by the Buyer at a fixed rate charge of €25 per labour hour and €15 per labour hour for time of traveling (all the cost above €1000 will be agreed with the Seller before making of intervention).</w:t>
            </w:r>
          </w:p>
          <w:p w14:paraId="39BE9520">
            <w:pPr>
              <w:keepNext/>
              <w:keepLines/>
              <w:contextualSpacing/>
              <w:jc w:val="both"/>
              <w:rPr>
                <w:rFonts w:ascii="Times New Roman" w:hAnsi="Times New Roman" w:cs="Times New Roman"/>
                <w:sz w:val="22"/>
                <w:szCs w:val="22"/>
                <w:lang w:val="en-US" w:eastAsia="zh-CN"/>
              </w:rPr>
            </w:pPr>
          </w:p>
          <w:p w14:paraId="08B86100">
            <w:pPr>
              <w:keepNext/>
              <w:keepLines/>
              <w:spacing w:before="120"/>
              <w:contextualSpacing/>
              <w:jc w:val="both"/>
              <w:rPr>
                <w:rFonts w:ascii="Times New Roman" w:hAnsi="Times New Roman" w:cs="Times New Roman"/>
                <w:sz w:val="22"/>
                <w:szCs w:val="22"/>
                <w:lang w:val="en-US" w:eastAsia="zh-CN"/>
              </w:rPr>
            </w:pPr>
          </w:p>
          <w:p w14:paraId="04904A12">
            <w:pPr>
              <w:keepNext/>
              <w:keepLines/>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en-US" w:eastAsia="zh-CN"/>
              </w:rPr>
              <w:t xml:space="preserve">9.6. Delivery of the spare parts and accessories, at a guarantee case, is carried out at the expense of the Seller, on </w:t>
            </w:r>
            <w:bookmarkStart w:id="0" w:name="_Hlk155780701"/>
            <w:r>
              <w:rPr>
                <w:rFonts w:ascii="Times New Roman" w:hAnsi="Times New Roman" w:cs="Times New Roman"/>
                <w:b/>
                <w:sz w:val="22"/>
                <w:szCs w:val="22"/>
                <w:lang w:val="en-US" w:eastAsia="zh-CN"/>
              </w:rPr>
              <w:t>FCA (Foshan city)</w:t>
            </w:r>
            <w:r>
              <w:rPr>
                <w:rFonts w:hint="eastAsia" w:ascii="Times New Roman" w:hAnsi="Times New Roman" w:cs="Times New Roman"/>
                <w:b/>
                <w:sz w:val="22"/>
                <w:szCs w:val="22"/>
                <w:lang w:val="en-US" w:eastAsia="zh-CN"/>
              </w:rPr>
              <w:t xml:space="preserve"> </w:t>
            </w:r>
            <w:bookmarkEnd w:id="0"/>
            <w:r>
              <w:rPr>
                <w:rFonts w:ascii="Times New Roman" w:hAnsi="Times New Roman" w:cs="Times New Roman"/>
                <w:b/>
                <w:sz w:val="22"/>
                <w:szCs w:val="22"/>
                <w:lang w:val="en-US" w:eastAsia="zh-CN"/>
              </w:rPr>
              <w:t>terms</w:t>
            </w:r>
            <w:r>
              <w:rPr>
                <w:rFonts w:ascii="Times New Roman" w:hAnsi="Times New Roman" w:cs="Times New Roman"/>
                <w:sz w:val="22"/>
                <w:szCs w:val="22"/>
                <w:lang w:val="en-US" w:eastAsia="zh-CN"/>
              </w:rPr>
              <w:t xml:space="preserve"> according to INCOTERMS (2020). The Buyer, as agreed with the Seller, has the right to purchase a spare part in the local market to reduce the time for repair and include this cost into the account of reimbursement of expenses incurred by the Buyer.</w:t>
            </w:r>
          </w:p>
          <w:p w14:paraId="44360C32">
            <w:pPr>
              <w:keepNext/>
              <w:keepLines/>
              <w:contextualSpacing/>
              <w:jc w:val="both"/>
              <w:rPr>
                <w:rFonts w:ascii="Times New Roman" w:hAnsi="Times New Roman" w:cs="Times New Roman"/>
                <w:sz w:val="22"/>
                <w:szCs w:val="22"/>
                <w:lang w:val="en-US" w:eastAsia="zh-CN"/>
              </w:rPr>
            </w:pPr>
          </w:p>
          <w:p w14:paraId="5A7B3E40">
            <w:pPr>
              <w:keepNext/>
              <w:keepLines/>
              <w:spacing w:before="120"/>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en-US" w:eastAsia="zh-CN"/>
              </w:rPr>
              <w:t>9.7. The replaced faulty Goods or its separate parts should be sent back to the Seller on its request, at its expense and in time, co-ordinate by the Parties.</w:t>
            </w:r>
          </w:p>
          <w:p w14:paraId="542F6AE4">
            <w:pPr>
              <w:keepNext/>
              <w:keepLines/>
              <w:spacing w:before="120"/>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en-US"/>
              </w:rPr>
              <w:t xml:space="preserve">9.8. The Seller should at its own expense to make the training if technicians of the Buyer in quantity 5 (five) persons in volume of functions: Goods </w:t>
            </w:r>
            <w:r>
              <w:rPr>
                <w:rFonts w:ascii="Times New Roman" w:hAnsi="Times New Roman" w:cs="Times New Roman"/>
                <w:sz w:val="22"/>
                <w:szCs w:val="22"/>
                <w:lang w:val="en-US" w:eastAsia="zh-CN"/>
              </w:rPr>
              <w:t xml:space="preserve">assembly, </w:t>
            </w:r>
            <w:r>
              <w:rPr>
                <w:rFonts w:ascii="Times New Roman" w:hAnsi="Times New Roman" w:cs="Times New Roman"/>
                <w:sz w:val="22"/>
                <w:szCs w:val="22"/>
                <w:lang w:val="en-US"/>
              </w:rPr>
              <w:t>technical maintenance and repair of the Goods with the following issue of relevant certificates.</w:t>
            </w:r>
            <w:r>
              <w:rPr>
                <w:rFonts w:hint="eastAsia" w:ascii="Times New Roman" w:hAnsi="Times New Roman" w:cs="Times New Roman"/>
                <w:sz w:val="22"/>
                <w:szCs w:val="22"/>
                <w:lang w:val="en-US" w:eastAsia="zh-CN"/>
              </w:rPr>
              <w:t xml:space="preserve">  </w:t>
            </w:r>
          </w:p>
        </w:tc>
      </w:tr>
      <w:tr w14:paraId="4D61B809">
        <w:tblPrEx>
          <w:tblCellMar>
            <w:top w:w="0" w:type="dxa"/>
            <w:left w:w="85" w:type="dxa"/>
            <w:bottom w:w="0" w:type="dxa"/>
            <w:right w:w="85" w:type="dxa"/>
          </w:tblCellMar>
        </w:tblPrEx>
        <w:tc>
          <w:tcPr>
            <w:tcW w:w="5387"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79AC6029">
            <w:pPr>
              <w:keepNext/>
              <w:keepLines/>
              <w:widowControl w:val="0"/>
              <w:spacing w:before="120" w:after="120"/>
              <w:contextualSpacing/>
              <w:jc w:val="both"/>
              <w:rPr>
                <w:rFonts w:ascii="Times New Roman" w:hAnsi="Times New Roman" w:cs="Times New Roman"/>
                <w:b/>
                <w:sz w:val="22"/>
                <w:szCs w:val="22"/>
                <w:lang w:val="fr-FR"/>
              </w:rPr>
            </w:pPr>
            <w:r>
              <w:rPr>
                <w:rFonts w:ascii="Times New Roman" w:hAnsi="Times New Roman" w:cs="Times New Roman"/>
                <w:b/>
                <w:sz w:val="22"/>
                <w:szCs w:val="22"/>
              </w:rPr>
              <w:t>10</w:t>
            </w:r>
            <w:r>
              <w:rPr>
                <w:rFonts w:ascii="Times New Roman" w:hAnsi="Times New Roman" w:cs="Times New Roman"/>
                <w:b/>
                <w:sz w:val="22"/>
                <w:szCs w:val="22"/>
                <w:lang w:val="fr-FR"/>
              </w:rPr>
              <w:t xml:space="preserve">. </w:t>
            </w:r>
            <w:r>
              <w:rPr>
                <w:rFonts w:ascii="Times New Roman" w:hAnsi="Times New Roman" w:cs="Times New Roman"/>
                <w:b/>
                <w:sz w:val="22"/>
                <w:szCs w:val="22"/>
              </w:rPr>
              <w:t>Форс</w:t>
            </w:r>
            <w:r>
              <w:rPr>
                <w:rFonts w:ascii="Times New Roman" w:hAnsi="Times New Roman" w:cs="Times New Roman"/>
                <w:b/>
                <w:sz w:val="22"/>
                <w:szCs w:val="22"/>
                <w:lang w:val="fr-FR"/>
              </w:rPr>
              <w:t>-</w:t>
            </w:r>
            <w:r>
              <w:rPr>
                <w:rFonts w:ascii="Times New Roman" w:hAnsi="Times New Roman" w:cs="Times New Roman"/>
                <w:b/>
                <w:sz w:val="22"/>
                <w:szCs w:val="22"/>
              </w:rPr>
              <w:t>мажор</w:t>
            </w:r>
          </w:p>
        </w:tc>
        <w:tc>
          <w:tcPr>
            <w:tcW w:w="5103"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27AAC88F">
            <w:pPr>
              <w:keepNext/>
              <w:keepLines/>
              <w:widowControl w:val="0"/>
              <w:spacing w:before="120" w:after="120"/>
              <w:contextualSpacing/>
              <w:jc w:val="both"/>
              <w:rPr>
                <w:rFonts w:ascii="Times New Roman" w:hAnsi="Times New Roman" w:cs="Times New Roman"/>
                <w:b/>
                <w:sz w:val="22"/>
                <w:szCs w:val="22"/>
                <w:lang w:val="fr-FR"/>
              </w:rPr>
            </w:pPr>
            <w:r>
              <w:rPr>
                <w:rFonts w:ascii="Times New Roman" w:hAnsi="Times New Roman" w:cs="Times New Roman"/>
                <w:b/>
                <w:sz w:val="22"/>
                <w:szCs w:val="22"/>
              </w:rPr>
              <w:t>10</w:t>
            </w:r>
            <w:r>
              <w:rPr>
                <w:rFonts w:ascii="Times New Roman" w:hAnsi="Times New Roman" w:cs="Times New Roman"/>
                <w:b/>
                <w:sz w:val="22"/>
                <w:szCs w:val="22"/>
                <w:lang w:val="fr-FR"/>
              </w:rPr>
              <w:t>. Force majeur</w:t>
            </w:r>
          </w:p>
        </w:tc>
      </w:tr>
      <w:tr w14:paraId="4D457F30">
        <w:tblPrEx>
          <w:tblCellMar>
            <w:top w:w="0" w:type="dxa"/>
            <w:left w:w="85" w:type="dxa"/>
            <w:bottom w:w="0" w:type="dxa"/>
            <w:right w:w="85" w:type="dxa"/>
          </w:tblCellMar>
        </w:tblPrEx>
        <w:tc>
          <w:tcPr>
            <w:tcW w:w="5387" w:type="dxa"/>
            <w:tcBorders>
              <w:top w:val="single" w:color="auto" w:sz="4" w:space="0"/>
              <w:left w:val="single" w:color="auto" w:sz="4" w:space="0"/>
              <w:right w:val="single" w:color="auto" w:sz="4" w:space="0"/>
            </w:tcBorders>
            <w:noWrap w:val="0"/>
            <w:vAlign w:val="top"/>
          </w:tcPr>
          <w:p w14:paraId="62D83BED">
            <w:pPr>
              <w:keepNext/>
              <w:keepLines/>
              <w:shd w:val="clear" w:color="auto" w:fill="FFFFFF"/>
              <w:contextualSpacing/>
              <w:jc w:val="both"/>
              <w:rPr>
                <w:rFonts w:ascii="Times New Roman" w:hAnsi="Times New Roman" w:cs="Times New Roman"/>
                <w:sz w:val="22"/>
                <w:szCs w:val="22"/>
              </w:rPr>
            </w:pPr>
            <w:r>
              <w:rPr>
                <w:rFonts w:ascii="Times New Roman" w:hAnsi="Times New Roman" w:cs="Times New Roman"/>
                <w:sz w:val="22"/>
                <w:szCs w:val="22"/>
              </w:rPr>
              <w:t xml:space="preserve">10.1. Стороны освобождаются от ответственности за частичное или полное неисполнение обязательств по настоящему Контракту, если оно явилось следствием непреодолимой силы. </w:t>
            </w:r>
            <w:r>
              <w:rPr>
                <w:rFonts w:ascii="Times New Roman" w:hAnsi="Times New Roman" w:eastAsia="Times New Roman" w:cs="Times New Roman"/>
                <w:sz w:val="22"/>
                <w:szCs w:val="22"/>
              </w:rPr>
              <w:t>Непреодолимой силой признаются следующие обстоятельства: война и военные действия, восстание, эпидемии, землетрясения, наводнения, издание нормативных акты органов власти, непосредственно затрагивающие предмет настоящего Контракта, и другие события, которые компетентный орган признает и объявит случаями непреодолимой силы.</w:t>
            </w:r>
          </w:p>
        </w:tc>
        <w:tc>
          <w:tcPr>
            <w:tcW w:w="5103" w:type="dxa"/>
            <w:tcBorders>
              <w:top w:val="single" w:color="auto" w:sz="4" w:space="0"/>
              <w:left w:val="single" w:color="auto" w:sz="4" w:space="0"/>
              <w:right w:val="single" w:color="auto" w:sz="4" w:space="0"/>
            </w:tcBorders>
            <w:noWrap w:val="0"/>
            <w:vAlign w:val="top"/>
          </w:tcPr>
          <w:p w14:paraId="10A1C02F">
            <w:pPr>
              <w:keepNext/>
              <w:keepLines/>
              <w:widowControl w:val="0"/>
              <w:contextualSpacing/>
              <w:jc w:val="both"/>
              <w:rPr>
                <w:rFonts w:ascii="Times New Roman" w:hAnsi="Times New Roman" w:cs="Times New Roman"/>
                <w:sz w:val="22"/>
                <w:szCs w:val="22"/>
                <w:lang w:val="en-GB"/>
              </w:rPr>
            </w:pPr>
            <w:r>
              <w:rPr>
                <w:rFonts w:ascii="Times New Roman" w:hAnsi="Times New Roman" w:cs="Times New Roman"/>
                <w:sz w:val="22"/>
                <w:szCs w:val="22"/>
                <w:lang w:val="en-US"/>
              </w:rPr>
              <w:t>10</w:t>
            </w:r>
            <w:r>
              <w:rPr>
                <w:rFonts w:ascii="Times New Roman" w:hAnsi="Times New Roman" w:cs="Times New Roman"/>
                <w:sz w:val="22"/>
                <w:szCs w:val="22"/>
                <w:lang w:val="en-GB"/>
              </w:rPr>
              <w:t>.1. The Parties will be released from responsibility for full or partial non-performance of obligations under the Contract if it occurred due to force majeure</w:t>
            </w:r>
            <w:r>
              <w:rPr>
                <w:rFonts w:ascii="Times New Roman" w:hAnsi="Times New Roman" w:cs="Times New Roman"/>
                <w:sz w:val="22"/>
                <w:szCs w:val="22"/>
                <w:lang w:val="en-US"/>
              </w:rPr>
              <w:t xml:space="preserve"> circumstances</w:t>
            </w:r>
            <w:r>
              <w:rPr>
                <w:rFonts w:ascii="Times New Roman" w:hAnsi="Times New Roman" w:cs="Times New Roman"/>
                <w:sz w:val="22"/>
                <w:szCs w:val="22"/>
                <w:lang w:val="en-GB"/>
              </w:rPr>
              <w:t xml:space="preserve">. Force majeure are recognized the following circumstances: war and military actions, insurrection, epidemics, earthquake, flood, </w:t>
            </w:r>
            <w:r>
              <w:rPr>
                <w:rFonts w:ascii="Times New Roman" w:hAnsi="Times New Roman" w:cs="Times New Roman"/>
                <w:sz w:val="22"/>
                <w:szCs w:val="22"/>
                <w:lang w:val="en-US"/>
              </w:rPr>
              <w:t xml:space="preserve">promulgation of </w:t>
            </w:r>
            <w:r>
              <w:rPr>
                <w:rFonts w:ascii="Times New Roman" w:hAnsi="Times New Roman" w:cs="Times New Roman"/>
                <w:sz w:val="22"/>
                <w:szCs w:val="22"/>
                <w:lang w:val="en-GB"/>
              </w:rPr>
              <w:t>government regulations that directly affect</w:t>
            </w:r>
            <w:r>
              <w:rPr>
                <w:rFonts w:ascii="Times New Roman" w:hAnsi="Times New Roman" w:cs="Times New Roman"/>
                <w:sz w:val="22"/>
                <w:szCs w:val="22"/>
                <w:lang w:val="en-US"/>
              </w:rPr>
              <w:t xml:space="preserve"> the</w:t>
            </w:r>
            <w:r>
              <w:rPr>
                <w:rFonts w:ascii="Times New Roman" w:hAnsi="Times New Roman" w:cs="Times New Roman"/>
                <w:sz w:val="22"/>
                <w:szCs w:val="22"/>
                <w:lang w:val="en-GB"/>
              </w:rPr>
              <w:t xml:space="preserve"> subject of this Contract, and other events that the competent authority may declare and the cases of force majeure.</w:t>
            </w:r>
          </w:p>
        </w:tc>
      </w:tr>
      <w:tr w14:paraId="7DB54A01">
        <w:tblPrEx>
          <w:tblCellMar>
            <w:top w:w="0" w:type="dxa"/>
            <w:left w:w="85" w:type="dxa"/>
            <w:bottom w:w="0" w:type="dxa"/>
            <w:right w:w="85" w:type="dxa"/>
          </w:tblCellMar>
        </w:tblPrEx>
        <w:tc>
          <w:tcPr>
            <w:tcW w:w="5387" w:type="dxa"/>
            <w:tcBorders>
              <w:left w:val="single" w:color="auto" w:sz="4" w:space="0"/>
              <w:right w:val="single" w:color="auto" w:sz="4" w:space="0"/>
            </w:tcBorders>
            <w:noWrap w:val="0"/>
            <w:vAlign w:val="top"/>
          </w:tcPr>
          <w:p w14:paraId="53120D9A">
            <w:pPr>
              <w:keepNext/>
              <w:keepLines/>
              <w:contextualSpacing/>
              <w:jc w:val="both"/>
              <w:rPr>
                <w:rFonts w:ascii="Times New Roman" w:hAnsi="Times New Roman" w:cs="Times New Roman"/>
                <w:sz w:val="22"/>
                <w:szCs w:val="22"/>
              </w:rPr>
            </w:pPr>
            <w:r>
              <w:rPr>
                <w:rFonts w:ascii="Times New Roman" w:hAnsi="Times New Roman" w:cs="Times New Roman"/>
                <w:sz w:val="22"/>
                <w:szCs w:val="22"/>
              </w:rPr>
              <w:t>В этом случае срок исполнения обязательств по Контракту отодвигается соразмерно времени, в течение которого действовали такие обстоятельства и их последствия.</w:t>
            </w:r>
          </w:p>
        </w:tc>
        <w:tc>
          <w:tcPr>
            <w:tcW w:w="5103" w:type="dxa"/>
            <w:tcBorders>
              <w:left w:val="single" w:color="auto" w:sz="4" w:space="0"/>
              <w:right w:val="single" w:color="auto" w:sz="4" w:space="0"/>
            </w:tcBorders>
            <w:noWrap w:val="0"/>
            <w:vAlign w:val="top"/>
          </w:tcPr>
          <w:p w14:paraId="114FA2CF">
            <w:pPr>
              <w:keepNext/>
              <w:keepLines/>
              <w:contextualSpacing/>
              <w:jc w:val="both"/>
              <w:rPr>
                <w:rFonts w:ascii="Times New Roman" w:hAnsi="Times New Roman" w:cs="Times New Roman"/>
                <w:sz w:val="22"/>
                <w:szCs w:val="22"/>
                <w:lang w:val="en-GB"/>
              </w:rPr>
            </w:pPr>
            <w:r>
              <w:rPr>
                <w:rFonts w:ascii="Times New Roman" w:hAnsi="Times New Roman" w:cs="Times New Roman"/>
                <w:sz w:val="22"/>
                <w:szCs w:val="22"/>
                <w:lang w:val="en-GB"/>
              </w:rPr>
              <w:t>In this case the term of execution of obligations under the Contract will be postponed in accordance with period during which these circumstances and their consequences lasted.</w:t>
            </w:r>
          </w:p>
        </w:tc>
      </w:tr>
      <w:tr w14:paraId="3E1462DE">
        <w:tblPrEx>
          <w:tblCellMar>
            <w:top w:w="0" w:type="dxa"/>
            <w:left w:w="85" w:type="dxa"/>
            <w:bottom w:w="0" w:type="dxa"/>
            <w:right w:w="85" w:type="dxa"/>
          </w:tblCellMar>
        </w:tblPrEx>
        <w:trPr>
          <w:trHeight w:val="708" w:hRule="atLeast"/>
        </w:trPr>
        <w:tc>
          <w:tcPr>
            <w:tcW w:w="5387" w:type="dxa"/>
            <w:tcBorders>
              <w:left w:val="single" w:color="auto" w:sz="4" w:space="0"/>
              <w:right w:val="single" w:color="auto" w:sz="4" w:space="0"/>
            </w:tcBorders>
            <w:noWrap w:val="0"/>
            <w:vAlign w:val="top"/>
          </w:tcPr>
          <w:p w14:paraId="68A09BAB">
            <w:pPr>
              <w:keepNext/>
              <w:keepLines/>
              <w:spacing w:before="120"/>
              <w:contextualSpacing/>
              <w:jc w:val="both"/>
              <w:rPr>
                <w:rFonts w:ascii="Times New Roman" w:hAnsi="Times New Roman" w:cs="Times New Roman"/>
                <w:sz w:val="22"/>
                <w:szCs w:val="22"/>
              </w:rPr>
            </w:pPr>
            <w:r>
              <w:rPr>
                <w:rFonts w:ascii="Times New Roman" w:hAnsi="Times New Roman" w:cs="Times New Roman"/>
                <w:sz w:val="22"/>
                <w:szCs w:val="22"/>
              </w:rPr>
              <w:t>10.2. Сторона, для которой создалась невозможность исполнения обязательств по Контракту, обязана не позднее 5 (пяти) календарных дней в письменном виде посредством электронной почты либо по факсу, указанным в пункте 15 «Адреса и банковские реквизиты Сторон» Контракта</w:t>
            </w:r>
            <w:r>
              <w:rPr>
                <w:rFonts w:ascii="Times New Roman" w:hAnsi="Times New Roman" w:eastAsia="MS Mincho" w:cs="Times New Roman"/>
                <w:sz w:val="22"/>
                <w:szCs w:val="22"/>
              </w:rPr>
              <w:t xml:space="preserve">, </w:t>
            </w:r>
            <w:r>
              <w:rPr>
                <w:rFonts w:ascii="Times New Roman" w:hAnsi="Times New Roman" w:cs="Times New Roman"/>
                <w:sz w:val="22"/>
                <w:szCs w:val="22"/>
              </w:rPr>
              <w:t>уведомить другую Сторону о наступлении и прекращении вышеуказанных обстоятельств. Если Сторона не сообщит о наступлении обстоятельств непреодолимой силы в указанный срок, она лишается права ссылаться на них, разве что само такое обстоятельство препятствовало отправлению такого сообщения.</w:t>
            </w:r>
          </w:p>
        </w:tc>
        <w:tc>
          <w:tcPr>
            <w:tcW w:w="5103" w:type="dxa"/>
            <w:tcBorders>
              <w:left w:val="single" w:color="auto" w:sz="4" w:space="0"/>
              <w:right w:val="single" w:color="auto" w:sz="4" w:space="0"/>
            </w:tcBorders>
            <w:noWrap w:val="0"/>
            <w:vAlign w:val="top"/>
          </w:tcPr>
          <w:p w14:paraId="143AD496">
            <w:pPr>
              <w:keepNext/>
              <w:keepLines/>
              <w:spacing w:before="120"/>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en-US"/>
              </w:rPr>
              <w:t>10</w:t>
            </w:r>
            <w:r>
              <w:rPr>
                <w:rFonts w:ascii="Times New Roman" w:hAnsi="Times New Roman" w:cs="Times New Roman"/>
                <w:sz w:val="22"/>
                <w:szCs w:val="22"/>
                <w:lang w:val="en-GB"/>
              </w:rPr>
              <w:t xml:space="preserve">.2. </w:t>
            </w:r>
            <w:r>
              <w:rPr>
                <w:rFonts w:ascii="Times New Roman" w:hAnsi="Times New Roman" w:cs="Times New Roman"/>
                <w:sz w:val="22"/>
                <w:szCs w:val="22"/>
                <w:lang w:val="en-US" w:eastAsia="zh-CN"/>
              </w:rPr>
              <w:t>The Party which is unable to fulfill the obligations under the Contract, shall not later than 5 (five) calendar days, in writing, by electronic mail or by fax, which specified in the paragraph 15 «Addresses and bank details of the Parties» of the Contract, notify the other Party of the beginning and end of the above-mentioned circumstances.</w:t>
            </w:r>
          </w:p>
          <w:p w14:paraId="56993869">
            <w:pPr>
              <w:keepNext/>
              <w:keepLines/>
              <w:contextualSpacing/>
              <w:jc w:val="both"/>
              <w:rPr>
                <w:rFonts w:ascii="Times New Roman" w:hAnsi="Times New Roman" w:cs="Times New Roman"/>
                <w:sz w:val="22"/>
                <w:szCs w:val="22"/>
                <w:lang w:val="en-GB"/>
              </w:rPr>
            </w:pPr>
            <w:r>
              <w:rPr>
                <w:rFonts w:ascii="Times New Roman" w:hAnsi="Times New Roman" w:cs="Times New Roman"/>
                <w:sz w:val="22"/>
                <w:szCs w:val="22"/>
                <w:lang w:val="en-US" w:eastAsia="zh-CN"/>
              </w:rPr>
              <w:t>If the Party does not report about the beginning of force majeure circumstances within the specified period, it loses the right to refer to them, except that the circumstances prevent from the directing of such report.</w:t>
            </w:r>
          </w:p>
        </w:tc>
      </w:tr>
      <w:tr w14:paraId="02EC65FB">
        <w:tblPrEx>
          <w:tblCellMar>
            <w:top w:w="0" w:type="dxa"/>
            <w:left w:w="85" w:type="dxa"/>
            <w:bottom w:w="0" w:type="dxa"/>
            <w:right w:w="85" w:type="dxa"/>
          </w:tblCellMar>
        </w:tblPrEx>
        <w:tc>
          <w:tcPr>
            <w:tcW w:w="5387" w:type="dxa"/>
            <w:tcBorders>
              <w:left w:val="single" w:color="auto" w:sz="4" w:space="0"/>
              <w:right w:val="single" w:color="auto" w:sz="4" w:space="0"/>
            </w:tcBorders>
            <w:noWrap w:val="0"/>
            <w:vAlign w:val="top"/>
          </w:tcPr>
          <w:p w14:paraId="32565913">
            <w:pPr>
              <w:keepNext/>
              <w:keepLines/>
              <w:spacing w:before="120"/>
              <w:contextualSpacing/>
              <w:jc w:val="both"/>
              <w:rPr>
                <w:rFonts w:ascii="Times New Roman" w:hAnsi="Times New Roman" w:cs="Times New Roman"/>
                <w:sz w:val="22"/>
                <w:szCs w:val="22"/>
              </w:rPr>
            </w:pPr>
            <w:r>
              <w:rPr>
                <w:rFonts w:ascii="Times New Roman" w:hAnsi="Times New Roman" w:cs="Times New Roman"/>
                <w:sz w:val="22"/>
                <w:szCs w:val="22"/>
              </w:rPr>
              <w:t>10.3. Надлежащим доказательством наличия указанных выше обстоятельств и их прекращения будут служить свидетельства соответствующих Торгово-промышленных палат или иных компетентных органов.</w:t>
            </w:r>
          </w:p>
        </w:tc>
        <w:tc>
          <w:tcPr>
            <w:tcW w:w="5103" w:type="dxa"/>
            <w:tcBorders>
              <w:left w:val="single" w:color="auto" w:sz="4" w:space="0"/>
              <w:right w:val="single" w:color="auto" w:sz="4" w:space="0"/>
            </w:tcBorders>
            <w:noWrap w:val="0"/>
            <w:vAlign w:val="top"/>
          </w:tcPr>
          <w:p w14:paraId="4D66B3EC">
            <w:pPr>
              <w:keepNext/>
              <w:keepLines/>
              <w:spacing w:before="120"/>
              <w:contextualSpacing/>
              <w:jc w:val="both"/>
              <w:rPr>
                <w:rFonts w:ascii="Times New Roman" w:hAnsi="Times New Roman" w:cs="Times New Roman"/>
                <w:sz w:val="22"/>
                <w:szCs w:val="22"/>
                <w:lang w:val="en-GB"/>
              </w:rPr>
            </w:pPr>
            <w:r>
              <w:rPr>
                <w:rFonts w:ascii="Times New Roman" w:hAnsi="Times New Roman" w:cs="Times New Roman"/>
                <w:sz w:val="22"/>
                <w:szCs w:val="22"/>
                <w:lang w:val="en-US"/>
              </w:rPr>
              <w:t>10</w:t>
            </w:r>
            <w:r>
              <w:rPr>
                <w:rFonts w:ascii="Times New Roman" w:hAnsi="Times New Roman" w:cs="Times New Roman"/>
                <w:sz w:val="22"/>
                <w:szCs w:val="22"/>
                <w:lang w:val="en-GB"/>
              </w:rPr>
              <w:t>.3. The proper evidence of existence of such circumstances and their end will be the evidence of the respective Chambers of Commerce or other competent authorities.</w:t>
            </w:r>
          </w:p>
        </w:tc>
      </w:tr>
      <w:tr w14:paraId="2CFA4802">
        <w:tblPrEx>
          <w:tblCellMar>
            <w:top w:w="0" w:type="dxa"/>
            <w:left w:w="85" w:type="dxa"/>
            <w:bottom w:w="0" w:type="dxa"/>
            <w:right w:w="85" w:type="dxa"/>
          </w:tblCellMar>
        </w:tblPrEx>
        <w:tc>
          <w:tcPr>
            <w:tcW w:w="5387" w:type="dxa"/>
            <w:tcBorders>
              <w:left w:val="single" w:color="auto" w:sz="4" w:space="0"/>
              <w:bottom w:val="single" w:color="auto" w:sz="4" w:space="0"/>
              <w:right w:val="single" w:color="auto" w:sz="4" w:space="0"/>
            </w:tcBorders>
            <w:noWrap w:val="0"/>
            <w:vAlign w:val="top"/>
          </w:tcPr>
          <w:p w14:paraId="62D40AA1">
            <w:pPr>
              <w:keepNext/>
              <w:keepLines/>
              <w:spacing w:before="120"/>
              <w:contextualSpacing/>
              <w:jc w:val="both"/>
              <w:rPr>
                <w:rFonts w:ascii="Times New Roman" w:hAnsi="Times New Roman" w:cs="Times New Roman"/>
                <w:sz w:val="22"/>
                <w:szCs w:val="22"/>
              </w:rPr>
            </w:pPr>
            <w:r>
              <w:rPr>
                <w:rFonts w:ascii="Times New Roman" w:hAnsi="Times New Roman" w:cs="Times New Roman"/>
                <w:sz w:val="22"/>
                <w:szCs w:val="22"/>
              </w:rPr>
              <w:t>10.4. В случае если обстоятельства непреодолимой силы и их последствия будут продолжаться более одного месяца, то каждая из Сторон вправе в одностороннем внесудебном порядке потребовать расторжения настоящего Контракта. При этом каждая из Сторон вправе требовать от другой Стороны всего полученного по Контракту, если из существа Контракта следует или он содержит условие о том, что эта Сторона заинтересована только в полном исполнении Контракта и вправе отказаться от Контракта, если возможно только частичное исполнение Контракта.</w:t>
            </w:r>
          </w:p>
        </w:tc>
        <w:tc>
          <w:tcPr>
            <w:tcW w:w="5103" w:type="dxa"/>
            <w:tcBorders>
              <w:left w:val="single" w:color="auto" w:sz="4" w:space="0"/>
              <w:bottom w:val="single" w:color="auto" w:sz="4" w:space="0"/>
              <w:right w:val="single" w:color="auto" w:sz="4" w:space="0"/>
            </w:tcBorders>
            <w:noWrap w:val="0"/>
            <w:vAlign w:val="top"/>
          </w:tcPr>
          <w:p w14:paraId="17FB5C09">
            <w:pPr>
              <w:keepNext/>
              <w:keepLines/>
              <w:spacing w:before="120"/>
              <w:contextualSpacing/>
              <w:jc w:val="both"/>
              <w:rPr>
                <w:rFonts w:ascii="Times New Roman" w:hAnsi="Times New Roman" w:cs="Times New Roman"/>
                <w:sz w:val="22"/>
                <w:szCs w:val="22"/>
                <w:lang w:val="en-GB"/>
              </w:rPr>
            </w:pPr>
            <w:r>
              <w:rPr>
                <w:rFonts w:ascii="Times New Roman" w:hAnsi="Times New Roman" w:cs="Times New Roman"/>
                <w:sz w:val="22"/>
                <w:szCs w:val="22"/>
                <w:lang w:val="en-US"/>
              </w:rPr>
              <w:t>10</w:t>
            </w:r>
            <w:r>
              <w:rPr>
                <w:rFonts w:ascii="Times New Roman" w:hAnsi="Times New Roman" w:cs="Times New Roman"/>
                <w:sz w:val="22"/>
                <w:szCs w:val="22"/>
                <w:lang w:val="en-GB"/>
              </w:rPr>
              <w:t>.4.  In case of force majeure circumstances and their effects last more than one month, each Party ha</w:t>
            </w:r>
            <w:r>
              <w:rPr>
                <w:rFonts w:ascii="Times New Roman" w:hAnsi="Times New Roman" w:cs="Times New Roman"/>
                <w:sz w:val="22"/>
                <w:szCs w:val="22"/>
                <w:lang w:val="en-US"/>
              </w:rPr>
              <w:t>s</w:t>
            </w:r>
            <w:r>
              <w:rPr>
                <w:rFonts w:ascii="Times New Roman" w:hAnsi="Times New Roman" w:cs="Times New Roman"/>
                <w:sz w:val="22"/>
                <w:szCs w:val="22"/>
                <w:lang w:val="en-GB"/>
              </w:rPr>
              <w:t xml:space="preserve"> the right to require the termination of this Contract unilaterally out of court. Thus, each Party has the right to claim from the other Party everything received under the Contract, unless from the existing Contract ensure or contain a condition that this Party is only interested in the full execution of the Contract, and has the right to refuse </w:t>
            </w:r>
            <w:r>
              <w:rPr>
                <w:rFonts w:ascii="Times New Roman" w:hAnsi="Times New Roman" w:cs="Times New Roman"/>
                <w:sz w:val="22"/>
                <w:szCs w:val="22"/>
                <w:lang w:val="en-US"/>
              </w:rPr>
              <w:t xml:space="preserve">from </w:t>
            </w:r>
            <w:r>
              <w:rPr>
                <w:rFonts w:ascii="Times New Roman" w:hAnsi="Times New Roman" w:cs="Times New Roman"/>
                <w:sz w:val="22"/>
                <w:szCs w:val="22"/>
                <w:lang w:val="en-GB"/>
              </w:rPr>
              <w:t>the Contract, if the partial execution of the Contract is possible.</w:t>
            </w:r>
          </w:p>
        </w:tc>
      </w:tr>
      <w:tr w14:paraId="78A9097F">
        <w:tblPrEx>
          <w:tblCellMar>
            <w:top w:w="0" w:type="dxa"/>
            <w:left w:w="85" w:type="dxa"/>
            <w:bottom w:w="0" w:type="dxa"/>
            <w:right w:w="85" w:type="dxa"/>
          </w:tblCellMar>
        </w:tblPrEx>
        <w:trPr>
          <w:trHeight w:val="417" w:hRule="atLeast"/>
        </w:trPr>
        <w:tc>
          <w:tcPr>
            <w:tcW w:w="5387"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1305D677">
            <w:pPr>
              <w:keepNext/>
              <w:keepLines/>
              <w:spacing w:before="120" w:after="120"/>
              <w:contextualSpacing/>
              <w:jc w:val="both"/>
              <w:rPr>
                <w:rFonts w:ascii="Times New Roman" w:hAnsi="Times New Roman" w:cs="Times New Roman"/>
                <w:b/>
                <w:sz w:val="22"/>
                <w:szCs w:val="22"/>
              </w:rPr>
            </w:pPr>
            <w:r>
              <w:rPr>
                <w:rFonts w:ascii="Times New Roman" w:hAnsi="Times New Roman" w:cs="Times New Roman"/>
                <w:b/>
                <w:sz w:val="22"/>
                <w:szCs w:val="22"/>
              </w:rPr>
              <w:t>11. Арбитраж</w:t>
            </w:r>
          </w:p>
        </w:tc>
        <w:tc>
          <w:tcPr>
            <w:tcW w:w="5103"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2C38FE9C">
            <w:pPr>
              <w:keepNext/>
              <w:keepLines/>
              <w:spacing w:before="120" w:after="120"/>
              <w:contextualSpacing/>
              <w:jc w:val="both"/>
              <w:rPr>
                <w:rFonts w:ascii="Times New Roman" w:hAnsi="Times New Roman" w:cs="Times New Roman"/>
                <w:b/>
                <w:sz w:val="22"/>
                <w:szCs w:val="22"/>
                <w:lang w:val="en-GB"/>
              </w:rPr>
            </w:pPr>
            <w:r>
              <w:rPr>
                <w:rFonts w:ascii="Times New Roman" w:hAnsi="Times New Roman" w:cs="Times New Roman"/>
                <w:b/>
                <w:sz w:val="22"/>
                <w:szCs w:val="22"/>
              </w:rPr>
              <w:t xml:space="preserve">11. </w:t>
            </w:r>
            <w:r>
              <w:rPr>
                <w:rFonts w:ascii="Times New Roman" w:hAnsi="Times New Roman" w:cs="Times New Roman"/>
                <w:b/>
                <w:sz w:val="22"/>
                <w:szCs w:val="22"/>
                <w:lang w:val="en-GB"/>
              </w:rPr>
              <w:t>Arbitration</w:t>
            </w:r>
          </w:p>
        </w:tc>
      </w:tr>
      <w:tr w14:paraId="44E9C674">
        <w:tblPrEx>
          <w:tblCellMar>
            <w:top w:w="0" w:type="dxa"/>
            <w:left w:w="85" w:type="dxa"/>
            <w:bottom w:w="0" w:type="dxa"/>
            <w:right w:w="85" w:type="dxa"/>
          </w:tblCellMar>
        </w:tblPrEx>
        <w:trPr>
          <w:trHeight w:val="6076" w:hRule="atLeast"/>
        </w:trPr>
        <w:tc>
          <w:tcPr>
            <w:tcW w:w="5387" w:type="dxa"/>
            <w:tcBorders>
              <w:top w:val="single" w:color="auto" w:sz="4" w:space="0"/>
              <w:left w:val="single" w:color="auto" w:sz="4" w:space="0"/>
              <w:right w:val="single" w:color="auto" w:sz="4" w:space="0"/>
            </w:tcBorders>
            <w:noWrap w:val="0"/>
            <w:vAlign w:val="top"/>
          </w:tcPr>
          <w:p w14:paraId="2D201B3D">
            <w:pPr>
              <w:keepNext/>
              <w:keepLines/>
              <w:widowControl w:val="0"/>
              <w:adjustRightInd w:val="0"/>
              <w:contextualSpacing/>
              <w:jc w:val="both"/>
              <w:rPr>
                <w:rFonts w:ascii="Times New Roman" w:hAnsi="Times New Roman" w:cs="Times New Roman"/>
                <w:sz w:val="22"/>
                <w:szCs w:val="22"/>
                <w:lang w:eastAsia="de-DE"/>
              </w:rPr>
            </w:pPr>
            <w:r>
              <w:rPr>
                <w:rFonts w:ascii="Times New Roman" w:hAnsi="Times New Roman" w:cs="Times New Roman"/>
                <w:sz w:val="22"/>
                <w:szCs w:val="22"/>
              </w:rPr>
              <w:t xml:space="preserve">11.1. </w:t>
            </w:r>
            <w:r>
              <w:rPr>
                <w:rFonts w:ascii="Times New Roman" w:hAnsi="Times New Roman" w:cs="Times New Roman"/>
                <w:kern w:val="2"/>
                <w:sz w:val="22"/>
                <w:szCs w:val="22"/>
              </w:rPr>
              <w:t xml:space="preserve">Все споры и разногласия, возникающие в связи с исполнением настоящего Контракта, будут разрешаться непосредственно между представителями Сторон путем переговоров и претензионной переписки. Срок для рассмотрения претензии и направления ответа составляет 30 (тридцать) календарных дней с даты отправки соответствующей претензии пострадавшей Стороной. </w:t>
            </w:r>
            <w:r>
              <w:rPr>
                <w:rFonts w:ascii="Times New Roman" w:hAnsi="Times New Roman" w:cs="Times New Roman"/>
                <w:sz w:val="22"/>
                <w:szCs w:val="22"/>
                <w:lang w:eastAsia="de-DE"/>
              </w:rPr>
              <w:t xml:space="preserve">В случае, если Стороны не придут к соглашению, то </w:t>
            </w:r>
            <w:r>
              <w:rPr>
                <w:rFonts w:ascii="Times New Roman" w:hAnsi="Times New Roman" w:cs="Times New Roman"/>
                <w:sz w:val="22"/>
                <w:szCs w:val="22"/>
              </w:rPr>
              <w:t>в</w:t>
            </w:r>
            <w:r>
              <w:rPr>
                <w:rFonts w:ascii="Times New Roman" w:hAnsi="Times New Roman" w:cs="Times New Roman"/>
                <w:bCs/>
                <w:sz w:val="22"/>
                <w:szCs w:val="22"/>
                <w:lang w:eastAsia="de-DE"/>
              </w:rPr>
              <w:t>се</w:t>
            </w:r>
            <w:r>
              <w:rPr>
                <w:rFonts w:ascii="Times New Roman" w:hAnsi="Times New Roman" w:cs="Times New Roman"/>
                <w:sz w:val="22"/>
                <w:szCs w:val="22"/>
                <w:lang w:val="en-US" w:eastAsia="de-DE"/>
              </w:rPr>
              <w:t> </w:t>
            </w:r>
            <w:r>
              <w:rPr>
                <w:rFonts w:ascii="Times New Roman" w:hAnsi="Times New Roman" w:cs="Times New Roman"/>
                <w:bCs/>
                <w:sz w:val="22"/>
                <w:szCs w:val="22"/>
                <w:lang w:eastAsia="de-DE"/>
              </w:rPr>
              <w:t>споры,</w:t>
            </w:r>
            <w:r>
              <w:rPr>
                <w:rFonts w:ascii="Times New Roman" w:hAnsi="Times New Roman" w:cs="Times New Roman"/>
                <w:sz w:val="22"/>
                <w:szCs w:val="22"/>
                <w:lang w:val="en-US" w:eastAsia="de-DE"/>
              </w:rPr>
              <w:t> </w:t>
            </w:r>
            <w:r>
              <w:rPr>
                <w:rFonts w:ascii="Times New Roman" w:hAnsi="Times New Roman" w:cs="Times New Roman"/>
                <w:bCs/>
                <w:sz w:val="22"/>
                <w:szCs w:val="22"/>
                <w:lang w:eastAsia="de-DE"/>
              </w:rPr>
              <w:t>возникающие в связи</w:t>
            </w:r>
            <w:r>
              <w:rPr>
                <w:rFonts w:ascii="Times New Roman" w:hAnsi="Times New Roman" w:cs="Times New Roman"/>
                <w:sz w:val="22"/>
                <w:szCs w:val="22"/>
                <w:lang w:val="en-US" w:eastAsia="de-DE"/>
              </w:rPr>
              <w:t> </w:t>
            </w:r>
            <w:r>
              <w:rPr>
                <w:rFonts w:ascii="Times New Roman" w:hAnsi="Times New Roman" w:cs="Times New Roman"/>
                <w:bCs/>
                <w:sz w:val="22"/>
                <w:szCs w:val="22"/>
                <w:lang w:eastAsia="de-DE"/>
              </w:rPr>
              <w:t>с настоящим Контрактом</w:t>
            </w:r>
            <w:r>
              <w:rPr>
                <w:rFonts w:ascii="Times New Roman" w:hAnsi="Times New Roman" w:cs="Times New Roman"/>
                <w:sz w:val="22"/>
                <w:szCs w:val="22"/>
                <w:lang w:val="en-US" w:eastAsia="de-DE"/>
              </w:rPr>
              <w:t> </w:t>
            </w:r>
            <w:r>
              <w:rPr>
                <w:rFonts w:ascii="Times New Roman" w:hAnsi="Times New Roman" w:cs="Times New Roman"/>
                <w:bCs/>
                <w:sz w:val="22"/>
                <w:szCs w:val="22"/>
                <w:lang w:eastAsia="de-DE"/>
              </w:rPr>
              <w:t xml:space="preserve">или </w:t>
            </w:r>
            <w:r>
              <w:rPr>
                <w:rFonts w:ascii="Times New Roman" w:hAnsi="Times New Roman" w:cs="Times New Roman"/>
                <w:kern w:val="2"/>
                <w:sz w:val="22"/>
                <w:szCs w:val="22"/>
              </w:rPr>
              <w:t>в связи с ним</w:t>
            </w:r>
            <w:r>
              <w:rPr>
                <w:rFonts w:ascii="Times New Roman" w:hAnsi="Times New Roman" w:cs="Times New Roman"/>
                <w:bCs/>
                <w:sz w:val="22"/>
                <w:szCs w:val="22"/>
                <w:lang w:eastAsia="de-DE"/>
              </w:rPr>
              <w:t>, подлежат окончательному урегулированию в Международном коммерческом арбитражном суде при Торгово-промышленной палате Российской Федерации, в соответствии с ее регламентом</w:t>
            </w:r>
            <w:r>
              <w:rPr>
                <w:rFonts w:ascii="Times New Roman" w:hAnsi="Times New Roman" w:cs="Times New Roman"/>
                <w:sz w:val="22"/>
                <w:szCs w:val="22"/>
                <w:lang w:eastAsia="de-DE"/>
              </w:rPr>
              <w:t xml:space="preserve">, </w:t>
            </w:r>
            <w:r>
              <w:rPr>
                <w:rFonts w:ascii="Times New Roman" w:hAnsi="Times New Roman" w:cs="Times New Roman"/>
                <w:bCs/>
                <w:sz w:val="22"/>
                <w:szCs w:val="22"/>
                <w:lang w:eastAsia="de-DE"/>
              </w:rPr>
              <w:t>с исключением подсудности общим судам.</w:t>
            </w:r>
          </w:p>
          <w:p w14:paraId="0A8F2630">
            <w:pPr>
              <w:pStyle w:val="14"/>
              <w:keepNext/>
              <w:keepLines/>
              <w:spacing w:before="0" w:beforeAutospacing="0" w:after="0" w:afterAutospacing="0"/>
              <w:jc w:val="both"/>
              <w:rPr>
                <w:rFonts w:eastAsia="宋体"/>
                <w:bCs/>
                <w:sz w:val="22"/>
                <w:szCs w:val="22"/>
                <w:lang w:eastAsia="de-DE"/>
              </w:rPr>
            </w:pPr>
            <w:r>
              <w:rPr>
                <w:rFonts w:eastAsia="宋体"/>
                <w:bCs/>
                <w:sz w:val="22"/>
                <w:szCs w:val="22"/>
                <w:lang w:eastAsia="de-DE"/>
              </w:rPr>
              <w:t>Место арбитража – Москва (Россия).</w:t>
            </w:r>
          </w:p>
          <w:p w14:paraId="346F4954">
            <w:pPr>
              <w:pStyle w:val="14"/>
              <w:keepNext/>
              <w:keepLines/>
              <w:spacing w:before="0" w:beforeAutospacing="0" w:after="0" w:afterAutospacing="0"/>
              <w:jc w:val="both"/>
              <w:rPr>
                <w:rFonts w:eastAsia="宋体"/>
                <w:bCs/>
                <w:sz w:val="22"/>
                <w:szCs w:val="22"/>
                <w:lang w:eastAsia="de-DE"/>
              </w:rPr>
            </w:pPr>
            <w:r>
              <w:rPr>
                <w:rFonts w:eastAsia="宋体"/>
                <w:bCs/>
                <w:sz w:val="22"/>
                <w:szCs w:val="22"/>
                <w:lang w:eastAsia="de-DE"/>
              </w:rPr>
              <w:t>Число арбитров – один.</w:t>
            </w:r>
          </w:p>
          <w:p w14:paraId="3975DBF1">
            <w:pPr>
              <w:pStyle w:val="14"/>
              <w:keepNext/>
              <w:keepLines/>
              <w:spacing w:before="0" w:beforeAutospacing="0" w:after="0" w:afterAutospacing="0"/>
              <w:jc w:val="both"/>
              <w:rPr>
                <w:bCs/>
                <w:sz w:val="22"/>
                <w:szCs w:val="22"/>
                <w:lang w:eastAsia="de-DE"/>
              </w:rPr>
            </w:pPr>
            <w:r>
              <w:rPr>
                <w:rFonts w:eastAsia="宋体"/>
                <w:bCs/>
                <w:sz w:val="22"/>
                <w:szCs w:val="22"/>
                <w:lang w:eastAsia="de-DE"/>
              </w:rPr>
              <w:t xml:space="preserve">Язык арбитражного разбирательства – английский язык. </w:t>
            </w:r>
            <w:r>
              <w:rPr>
                <w:bCs/>
                <w:sz w:val="22"/>
                <w:szCs w:val="22"/>
                <w:lang w:eastAsia="de-DE"/>
              </w:rPr>
              <w:t xml:space="preserve">При разрешении споров применимым материальным правом является право Российской Федерации. </w:t>
            </w:r>
          </w:p>
          <w:p w14:paraId="28F8EA0C">
            <w:pPr>
              <w:keepNext/>
              <w:keepLines/>
              <w:spacing w:before="120"/>
              <w:contextualSpacing/>
              <w:jc w:val="both"/>
              <w:rPr>
                <w:rFonts w:ascii="Times New Roman" w:hAnsi="Times New Roman" w:cs="Times New Roman"/>
                <w:sz w:val="22"/>
                <w:szCs w:val="22"/>
              </w:rPr>
            </w:pPr>
            <w:r>
              <w:rPr>
                <w:rFonts w:ascii="Times New Roman" w:hAnsi="Times New Roman" w:cs="Times New Roman"/>
                <w:sz w:val="22"/>
                <w:szCs w:val="22"/>
              </w:rPr>
              <w:t>11.2. Решение арбитража будет являться окончательным и обязательным для обеих Сторон.</w:t>
            </w:r>
          </w:p>
          <w:p w14:paraId="7B4CEE48">
            <w:pPr>
              <w:pStyle w:val="14"/>
              <w:keepNext/>
              <w:keepLines/>
              <w:spacing w:before="120" w:beforeAutospacing="0" w:after="0" w:afterAutospacing="0"/>
              <w:jc w:val="both"/>
              <w:rPr>
                <w:sz w:val="22"/>
                <w:szCs w:val="22"/>
              </w:rPr>
            </w:pPr>
            <w:r>
              <w:rPr>
                <w:kern w:val="2"/>
                <w:sz w:val="22"/>
                <w:szCs w:val="22"/>
              </w:rPr>
              <w:t>11.3. Расходы по арбитражному разбирательству, которые должны быть документально подтверждены, будет нести проигравшая Сторона.</w:t>
            </w:r>
          </w:p>
        </w:tc>
        <w:tc>
          <w:tcPr>
            <w:tcW w:w="5103" w:type="dxa"/>
            <w:tcBorders>
              <w:top w:val="single" w:color="auto" w:sz="4" w:space="0"/>
              <w:left w:val="single" w:color="auto" w:sz="4" w:space="0"/>
              <w:right w:val="single" w:color="auto" w:sz="4" w:space="0"/>
            </w:tcBorders>
            <w:noWrap w:val="0"/>
            <w:vAlign w:val="top"/>
          </w:tcPr>
          <w:p w14:paraId="1AE6CA6C">
            <w:pPr>
              <w:keepNext/>
              <w:keepLines/>
              <w:tabs>
                <w:tab w:val="left" w:pos="1248"/>
              </w:tabs>
              <w:contextualSpacing/>
              <w:jc w:val="both"/>
              <w:rPr>
                <w:rFonts w:ascii="Times New Roman" w:hAnsi="Times New Roman" w:cs="Times New Roman"/>
                <w:kern w:val="2"/>
                <w:sz w:val="22"/>
                <w:szCs w:val="22"/>
                <w:lang w:val="en-US"/>
              </w:rPr>
            </w:pPr>
            <w:r>
              <w:rPr>
                <w:rFonts w:ascii="Times New Roman" w:hAnsi="Times New Roman" w:cs="Times New Roman"/>
                <w:sz w:val="22"/>
                <w:szCs w:val="22"/>
                <w:lang w:val="en-US"/>
              </w:rPr>
              <w:t xml:space="preserve">11.1. </w:t>
            </w:r>
            <w:r>
              <w:rPr>
                <w:rFonts w:ascii="Times New Roman" w:hAnsi="Times New Roman" w:cs="Times New Roman"/>
                <w:kern w:val="2"/>
                <w:sz w:val="22"/>
                <w:szCs w:val="22"/>
                <w:lang w:val="en-US"/>
              </w:rPr>
              <w:t xml:space="preserve">All disputes and disagreements arising out in connection with this Contract shall be resolved directly between the Parties through negotiations and claim correspondence. The period for consideration of the claim and for sending of the response shall be 30 (thirty) calendar days from the date of sending of the relevant claim by the affected Party. </w:t>
            </w:r>
            <w:r>
              <w:rPr>
                <w:rFonts w:ascii="Times New Roman" w:hAnsi="Times New Roman" w:cs="Times New Roman"/>
                <w:sz w:val="22"/>
                <w:szCs w:val="22"/>
                <w:lang w:val="en-US" w:eastAsia="de-DE"/>
              </w:rPr>
              <w:t>In case the Parties will not come to an agreement, a</w:t>
            </w:r>
            <w:r>
              <w:rPr>
                <w:rFonts w:ascii="Times New Roman" w:hAnsi="Times New Roman" w:cs="Times New Roman"/>
                <w:kern w:val="2"/>
                <w:sz w:val="22"/>
                <w:szCs w:val="22"/>
                <w:lang w:val="en-US"/>
              </w:rPr>
              <w:t>ll disputes arising out of or in connection with the present Contract</w:t>
            </w:r>
            <w:r>
              <w:rPr>
                <w:rFonts w:ascii="Times New Roman" w:hAnsi="Times New Roman" w:cs="Times New Roman"/>
                <w:sz w:val="22"/>
                <w:szCs w:val="22"/>
                <w:lang w:val="en-US" w:eastAsia="de-DE"/>
              </w:rPr>
              <w:t xml:space="preserve"> shall be finally settled</w:t>
            </w:r>
            <w:r>
              <w:rPr>
                <w:rFonts w:ascii="Times New Roman" w:hAnsi="Times New Roman" w:cs="Times New Roman"/>
                <w:bCs/>
                <w:kern w:val="2"/>
                <w:sz w:val="22"/>
                <w:szCs w:val="22"/>
                <w:lang w:val="en-US"/>
              </w:rPr>
              <w:t xml:space="preserve"> by the International Commercial Arbitration Court at the Chamber of Commerce and Industry of the Russian Federation in accordance with its Rules </w:t>
            </w:r>
            <w:r>
              <w:rPr>
                <w:rFonts w:ascii="Times New Roman" w:hAnsi="Times New Roman" w:cs="Times New Roman"/>
                <w:sz w:val="22"/>
                <w:szCs w:val="22"/>
                <w:lang w:val="en-US" w:eastAsia="de-DE"/>
              </w:rPr>
              <w:t>without recourse to the ordinary courts of law</w:t>
            </w:r>
            <w:r>
              <w:rPr>
                <w:rFonts w:ascii="Times New Roman" w:hAnsi="Times New Roman" w:cs="Times New Roman"/>
                <w:kern w:val="2"/>
                <w:sz w:val="22"/>
                <w:szCs w:val="22"/>
                <w:lang w:val="en-US"/>
              </w:rPr>
              <w:t>.</w:t>
            </w:r>
          </w:p>
          <w:p w14:paraId="32AB0C0A">
            <w:pPr>
              <w:pStyle w:val="6"/>
              <w:keepNext/>
              <w:keepLines/>
              <w:jc w:val="both"/>
              <w:rPr>
                <w:rFonts w:ascii="Times New Roman" w:hAnsi="Times New Roman"/>
                <w:sz w:val="22"/>
                <w:szCs w:val="22"/>
                <w:lang w:val="en-US" w:eastAsia="de-DE"/>
              </w:rPr>
            </w:pPr>
            <w:r>
              <w:rPr>
                <w:rFonts w:ascii="Times New Roman" w:hAnsi="Times New Roman"/>
                <w:sz w:val="22"/>
                <w:szCs w:val="22"/>
                <w:lang w:val="en-US" w:eastAsia="de-DE"/>
              </w:rPr>
              <w:t>The place of arbitration is Moscow (Russia).</w:t>
            </w:r>
          </w:p>
          <w:p w14:paraId="5990E7D2">
            <w:pPr>
              <w:pStyle w:val="6"/>
              <w:keepNext/>
              <w:keepLines/>
              <w:jc w:val="both"/>
              <w:rPr>
                <w:rFonts w:ascii="Times New Roman" w:hAnsi="Times New Roman"/>
                <w:sz w:val="22"/>
                <w:szCs w:val="22"/>
                <w:lang w:val="en-US" w:eastAsia="de-DE"/>
              </w:rPr>
            </w:pPr>
            <w:r>
              <w:rPr>
                <w:rFonts w:ascii="Times New Roman" w:hAnsi="Times New Roman"/>
                <w:sz w:val="22"/>
                <w:szCs w:val="22"/>
                <w:lang w:val="en-US" w:eastAsia="de-DE"/>
              </w:rPr>
              <w:t>The number of arbitrators is one.</w:t>
            </w:r>
          </w:p>
          <w:p w14:paraId="6564C2FF">
            <w:pPr>
              <w:pStyle w:val="6"/>
              <w:keepNext/>
              <w:keepLines/>
              <w:jc w:val="both"/>
              <w:rPr>
                <w:rFonts w:ascii="Times New Roman" w:hAnsi="Times New Roman"/>
                <w:sz w:val="22"/>
                <w:szCs w:val="22"/>
                <w:lang w:val="en-US"/>
              </w:rPr>
            </w:pPr>
            <w:r>
              <w:rPr>
                <w:rFonts w:ascii="Times New Roman" w:hAnsi="Times New Roman"/>
                <w:sz w:val="22"/>
                <w:szCs w:val="22"/>
                <w:lang w:val="en-US" w:eastAsia="de-DE"/>
              </w:rPr>
              <w:t>The language of the arbitral proceedings is English. When resolving disputes, the applicable substantive law is the law of the Russian Federation.</w:t>
            </w:r>
            <w:r>
              <w:rPr>
                <w:rFonts w:ascii="Times New Roman" w:hAnsi="Times New Roman"/>
                <w:sz w:val="22"/>
                <w:szCs w:val="22"/>
                <w:lang w:val="en-US"/>
              </w:rPr>
              <w:t xml:space="preserve"> </w:t>
            </w:r>
          </w:p>
          <w:p w14:paraId="79DA46E9">
            <w:pPr>
              <w:keepNext/>
              <w:keepLines/>
              <w:spacing w:before="120"/>
              <w:contextualSpacing/>
              <w:jc w:val="both"/>
              <w:rPr>
                <w:rFonts w:ascii="Times New Roman" w:hAnsi="Times New Roman" w:cs="Times New Roman"/>
                <w:sz w:val="22"/>
                <w:szCs w:val="22"/>
              </w:rPr>
            </w:pPr>
          </w:p>
          <w:p w14:paraId="08B53192">
            <w:pPr>
              <w:keepNext/>
              <w:keepLines/>
              <w:spacing w:before="120"/>
              <w:contextualSpacing/>
              <w:jc w:val="both"/>
              <w:rPr>
                <w:rFonts w:ascii="Times New Roman" w:hAnsi="Times New Roman" w:cs="Times New Roman"/>
                <w:sz w:val="22"/>
                <w:szCs w:val="22"/>
              </w:rPr>
            </w:pPr>
          </w:p>
          <w:p w14:paraId="554F03A0">
            <w:pPr>
              <w:keepNext/>
              <w:keepLines/>
              <w:spacing w:before="120"/>
              <w:contextualSpacing/>
              <w:jc w:val="both"/>
              <w:rPr>
                <w:rFonts w:ascii="Times New Roman" w:hAnsi="Times New Roman" w:cs="Times New Roman"/>
                <w:sz w:val="22"/>
                <w:szCs w:val="22"/>
              </w:rPr>
            </w:pPr>
          </w:p>
          <w:p w14:paraId="742C0244">
            <w:pPr>
              <w:keepNext/>
              <w:keepLines/>
              <w:spacing w:before="240"/>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11.2. </w:t>
            </w:r>
            <w:r>
              <w:rPr>
                <w:rFonts w:ascii="Times New Roman" w:hAnsi="Times New Roman" w:cs="Times New Roman"/>
                <w:sz w:val="22"/>
                <w:szCs w:val="22"/>
                <w:lang w:val="en-GB"/>
              </w:rPr>
              <w:t>The</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arbitration</w:t>
            </w:r>
            <w:r>
              <w:rPr>
                <w:rFonts w:ascii="Times New Roman" w:hAnsi="Times New Roman" w:cs="Times New Roman"/>
                <w:sz w:val="22"/>
                <w:szCs w:val="22"/>
                <w:lang w:val="en-US"/>
              </w:rPr>
              <w:t xml:space="preserve"> decision </w:t>
            </w:r>
            <w:r>
              <w:rPr>
                <w:rFonts w:ascii="Times New Roman" w:hAnsi="Times New Roman" w:cs="Times New Roman"/>
                <w:sz w:val="22"/>
                <w:szCs w:val="22"/>
                <w:lang w:val="en-GB"/>
              </w:rPr>
              <w:t>is</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final</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and</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binding</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upon</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both</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Parties</w:t>
            </w:r>
            <w:r>
              <w:rPr>
                <w:rFonts w:ascii="Times New Roman" w:hAnsi="Times New Roman" w:cs="Times New Roman"/>
                <w:sz w:val="22"/>
                <w:szCs w:val="22"/>
                <w:lang w:val="en-US"/>
              </w:rPr>
              <w:t>.</w:t>
            </w:r>
          </w:p>
          <w:p w14:paraId="64F40866">
            <w:pPr>
              <w:keepNext/>
              <w:keepLines/>
              <w:autoSpaceDE w:val="0"/>
              <w:autoSpaceDN w:val="0"/>
              <w:spacing w:before="120"/>
              <w:jc w:val="both"/>
              <w:rPr>
                <w:rFonts w:ascii="Times New Roman" w:hAnsi="Times New Roman" w:cs="Times New Roman"/>
                <w:sz w:val="22"/>
                <w:szCs w:val="22"/>
                <w:lang w:val="en-US"/>
              </w:rPr>
            </w:pPr>
            <w:r>
              <w:rPr>
                <w:rFonts w:ascii="Times New Roman" w:hAnsi="Times New Roman" w:cs="Times New Roman"/>
                <w:sz w:val="22"/>
                <w:szCs w:val="22"/>
                <w:lang w:val="en-US"/>
              </w:rPr>
              <w:t>11.3. Expenses on arbitration, which shall be documented, will carry the defeated Party.</w:t>
            </w:r>
          </w:p>
        </w:tc>
      </w:tr>
      <w:tr w14:paraId="225E528C">
        <w:tblPrEx>
          <w:tblCellMar>
            <w:top w:w="0" w:type="dxa"/>
            <w:left w:w="85" w:type="dxa"/>
            <w:bottom w:w="0" w:type="dxa"/>
            <w:right w:w="85" w:type="dxa"/>
          </w:tblCellMar>
        </w:tblPrEx>
        <w:tc>
          <w:tcPr>
            <w:tcW w:w="5387"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6148A775">
            <w:pPr>
              <w:keepNext/>
              <w:keepLines/>
              <w:spacing w:before="120" w:after="120"/>
              <w:contextualSpacing/>
              <w:rPr>
                <w:rFonts w:ascii="Times New Roman" w:hAnsi="Times New Roman" w:cs="Times New Roman"/>
                <w:b/>
                <w:sz w:val="22"/>
                <w:szCs w:val="22"/>
              </w:rPr>
            </w:pPr>
            <w:r>
              <w:rPr>
                <w:rFonts w:ascii="Times New Roman" w:hAnsi="Times New Roman" w:cs="Times New Roman"/>
                <w:b/>
                <w:sz w:val="22"/>
                <w:szCs w:val="22"/>
              </w:rPr>
              <w:t>12. Вступление Контракта в силу</w:t>
            </w:r>
          </w:p>
        </w:tc>
        <w:tc>
          <w:tcPr>
            <w:tcW w:w="5103"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3CC7BB6D">
            <w:pPr>
              <w:keepNext/>
              <w:keepLines/>
              <w:spacing w:before="120" w:after="120"/>
              <w:contextualSpacing/>
              <w:jc w:val="both"/>
              <w:rPr>
                <w:rFonts w:ascii="Times New Roman" w:hAnsi="Times New Roman" w:cs="Times New Roman"/>
                <w:b/>
                <w:sz w:val="22"/>
                <w:szCs w:val="22"/>
              </w:rPr>
            </w:pPr>
            <w:r>
              <w:rPr>
                <w:rFonts w:ascii="Times New Roman" w:hAnsi="Times New Roman" w:cs="Times New Roman"/>
                <w:b/>
                <w:sz w:val="22"/>
                <w:szCs w:val="22"/>
              </w:rPr>
              <w:t xml:space="preserve">12. </w:t>
            </w:r>
            <w:r>
              <w:rPr>
                <w:rFonts w:ascii="Times New Roman" w:hAnsi="Times New Roman" w:cs="Times New Roman"/>
                <w:b/>
                <w:sz w:val="22"/>
                <w:szCs w:val="22"/>
                <w:lang w:val="en-US"/>
              </w:rPr>
              <w:t>Coming</w:t>
            </w:r>
            <w:r>
              <w:rPr>
                <w:rFonts w:ascii="Times New Roman" w:hAnsi="Times New Roman" w:cs="Times New Roman"/>
                <w:b/>
                <w:sz w:val="22"/>
                <w:szCs w:val="22"/>
              </w:rPr>
              <w:t xml:space="preserve"> </w:t>
            </w:r>
            <w:r>
              <w:rPr>
                <w:rFonts w:ascii="Times New Roman" w:hAnsi="Times New Roman" w:cs="Times New Roman"/>
                <w:b/>
                <w:sz w:val="22"/>
                <w:szCs w:val="22"/>
                <w:lang w:val="en-US"/>
              </w:rPr>
              <w:t>into</w:t>
            </w:r>
            <w:r>
              <w:rPr>
                <w:rFonts w:ascii="Times New Roman" w:hAnsi="Times New Roman" w:cs="Times New Roman"/>
                <w:b/>
                <w:sz w:val="22"/>
                <w:szCs w:val="22"/>
              </w:rPr>
              <w:t xml:space="preserve"> </w:t>
            </w:r>
            <w:r>
              <w:rPr>
                <w:rFonts w:ascii="Times New Roman" w:hAnsi="Times New Roman" w:cs="Times New Roman"/>
                <w:b/>
                <w:sz w:val="22"/>
                <w:szCs w:val="22"/>
                <w:lang w:val="en-US"/>
              </w:rPr>
              <w:t>force</w:t>
            </w:r>
          </w:p>
        </w:tc>
      </w:tr>
      <w:tr w14:paraId="3B24ECAB">
        <w:tblPrEx>
          <w:tblCellMar>
            <w:top w:w="0" w:type="dxa"/>
            <w:left w:w="85" w:type="dxa"/>
            <w:bottom w:w="0" w:type="dxa"/>
            <w:right w:w="85" w:type="dxa"/>
          </w:tblCellMar>
        </w:tblPrEx>
        <w:tc>
          <w:tcPr>
            <w:tcW w:w="5387" w:type="dxa"/>
            <w:tcBorders>
              <w:top w:val="single" w:color="auto" w:sz="4" w:space="0"/>
              <w:left w:val="single" w:color="auto" w:sz="4" w:space="0"/>
              <w:bottom w:val="single" w:color="auto" w:sz="4" w:space="0"/>
              <w:right w:val="single" w:color="auto" w:sz="4" w:space="0"/>
            </w:tcBorders>
            <w:noWrap w:val="0"/>
            <w:vAlign w:val="top"/>
          </w:tcPr>
          <w:p w14:paraId="26DF2A81">
            <w:pPr>
              <w:keepNext/>
              <w:keepLines/>
              <w:contextualSpacing/>
              <w:jc w:val="both"/>
              <w:rPr>
                <w:rFonts w:ascii="Times New Roman" w:hAnsi="Times New Roman" w:cs="Times New Roman"/>
                <w:sz w:val="22"/>
                <w:szCs w:val="22"/>
              </w:rPr>
            </w:pPr>
            <w:r>
              <w:rPr>
                <w:rFonts w:ascii="Times New Roman" w:hAnsi="Times New Roman" w:cs="Times New Roman"/>
                <w:sz w:val="22"/>
                <w:szCs w:val="22"/>
              </w:rPr>
              <w:t xml:space="preserve">12.1. </w:t>
            </w:r>
            <w:r>
              <w:rPr>
                <w:rFonts w:ascii="Times New Roman" w:hAnsi="Times New Roman" w:cs="Times New Roman"/>
                <w:color w:val="000000"/>
                <w:sz w:val="22"/>
                <w:szCs w:val="22"/>
              </w:rPr>
              <w:t xml:space="preserve">Настоящий Контракт вступает в силу с даты его подписания </w:t>
            </w:r>
            <w:r>
              <w:rPr>
                <w:rFonts w:ascii="Times New Roman" w:hAnsi="Times New Roman"/>
                <w:color w:val="000000"/>
                <w:sz w:val="22"/>
                <w:szCs w:val="22"/>
              </w:rPr>
              <w:t>уполномоченными представителями обеих Сторон</w:t>
            </w:r>
            <w:r>
              <w:rPr>
                <w:rFonts w:ascii="Times New Roman" w:hAnsi="Times New Roman" w:cs="Times New Roman"/>
                <w:color w:val="000000"/>
                <w:sz w:val="22"/>
                <w:szCs w:val="22"/>
              </w:rPr>
              <w:t xml:space="preserve"> и действует в течение одного календарного года. Датой подписания Договора считается дата подписания Договора последней из Сторон. Если ни одна из Сторон за 30 (тридцать) календарных дней до окончания срока действия Контракта не заявят о его расторжении, Договор пролонгируется на каждый следующий календарный год.</w:t>
            </w:r>
          </w:p>
          <w:p w14:paraId="4A12D2E5">
            <w:pPr>
              <w:keepNext/>
              <w:keepLines/>
              <w:spacing w:before="120"/>
              <w:contextualSpacing/>
              <w:jc w:val="both"/>
              <w:rPr>
                <w:rFonts w:ascii="Times New Roman" w:hAnsi="Times New Roman" w:cs="Times New Roman"/>
                <w:sz w:val="22"/>
                <w:szCs w:val="22"/>
              </w:rPr>
            </w:pPr>
            <w:r>
              <w:rPr>
                <w:rFonts w:ascii="Times New Roman" w:hAnsi="Times New Roman" w:cs="Times New Roman"/>
                <w:sz w:val="22"/>
                <w:szCs w:val="22"/>
              </w:rPr>
              <w:t>12.2. Настоящий Контракт может быть расторгнут по взаимному соглашению Сторон с обязательным письменным уведомлением оформляемым Стороной, выступившей инициатором расторжения Контракта за 20 (двадцать) календарных дней до предполагаемой даты расторжения Контракта либо по требованию одной из Сторон по решению суда в порядке и по основаниям, предусмотренным действующим применимым законодательством. Вопросы перерасчетов и выплат решаются по взаимному соглашению Сторон или в установленном порядке в соответствии с действующим применимым правом.</w:t>
            </w:r>
          </w:p>
        </w:tc>
        <w:tc>
          <w:tcPr>
            <w:tcW w:w="5103" w:type="dxa"/>
            <w:tcBorders>
              <w:top w:val="single" w:color="auto" w:sz="4" w:space="0"/>
              <w:left w:val="single" w:color="auto" w:sz="4" w:space="0"/>
              <w:bottom w:val="single" w:color="auto" w:sz="4" w:space="0"/>
              <w:right w:val="single" w:color="auto" w:sz="4" w:space="0"/>
            </w:tcBorders>
            <w:noWrap w:val="0"/>
            <w:vAlign w:val="top"/>
          </w:tcPr>
          <w:p w14:paraId="6689C680">
            <w:pPr>
              <w:ind w:left="113"/>
              <w:contextualSpacing/>
              <w:jc w:val="both"/>
              <w:rPr>
                <w:rFonts w:ascii="Times New Roman" w:hAnsi="Times New Roman" w:cs="Times New Roman"/>
                <w:color w:val="000000"/>
                <w:sz w:val="22"/>
                <w:szCs w:val="22"/>
                <w:lang w:val="en-US"/>
              </w:rPr>
            </w:pPr>
            <w:r>
              <w:rPr>
                <w:rFonts w:ascii="Times New Roman" w:hAnsi="Times New Roman" w:cs="Times New Roman"/>
                <w:sz w:val="22"/>
                <w:szCs w:val="22"/>
                <w:lang w:val="en-US"/>
              </w:rPr>
              <w:t xml:space="preserve">12.1. </w:t>
            </w:r>
            <w:r>
              <w:rPr>
                <w:rFonts w:ascii="Times New Roman" w:hAnsi="Times New Roman" w:cs="Times New Roman"/>
                <w:color w:val="000000"/>
                <w:sz w:val="22"/>
                <w:szCs w:val="22"/>
                <w:lang w:val="en-US"/>
              </w:rPr>
              <w:t>The present Contract comes into force after the date of its signing by the representatives of both Parties and is valid in the course of one calendar year. The date of signing of Contract is the date of its signing by the last of the Parties.</w:t>
            </w:r>
          </w:p>
          <w:p w14:paraId="60045228">
            <w:pPr>
              <w:ind w:left="113"/>
              <w:contextualSpacing/>
              <w:jc w:val="both"/>
              <w:rPr>
                <w:rFonts w:ascii="Times New Roman" w:hAnsi="Times New Roman" w:cs="Times New Roman"/>
                <w:color w:val="000000"/>
                <w:sz w:val="22"/>
                <w:szCs w:val="22"/>
                <w:lang w:val="en-US"/>
              </w:rPr>
            </w:pPr>
            <w:r>
              <w:rPr>
                <w:rFonts w:ascii="Times New Roman" w:hAnsi="Times New Roman" w:cs="Times New Roman"/>
                <w:color w:val="000000"/>
                <w:sz w:val="22"/>
                <w:szCs w:val="22"/>
                <w:lang w:val="en-US"/>
              </w:rPr>
              <w:t>If none of the Parties 30 (thirty) calendar days before the expiration of the Contract does not declare its dissolution, the Contract is extended for the next calendar year.</w:t>
            </w:r>
          </w:p>
          <w:p w14:paraId="596A6472">
            <w:pPr>
              <w:keepNext/>
              <w:keepLines/>
              <w:spacing w:before="120"/>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12.2. This Contract may be terminated by mutual agreement of the Parties with obligatory written notification prepared by the Party, who initiated the termination of the Contract for 20 (twenty) calendar days prior to the intended date of termination of the Contract or at the request of one of the Parties by court decision in the order and on the grounds, provided by the applicable current law. Questions of recalculations and payments are resolved by mutual agreement of the Parties, or the established procedure, in accordance with the applicable current law.</w:t>
            </w:r>
          </w:p>
        </w:tc>
      </w:tr>
      <w:tr w14:paraId="101FD718">
        <w:tblPrEx>
          <w:tblCellMar>
            <w:top w:w="0" w:type="dxa"/>
            <w:left w:w="85" w:type="dxa"/>
            <w:bottom w:w="0" w:type="dxa"/>
            <w:right w:w="85" w:type="dxa"/>
          </w:tblCellMar>
        </w:tblPrEx>
        <w:tc>
          <w:tcPr>
            <w:tcW w:w="5387"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4A3F337E">
            <w:pPr>
              <w:keepNext/>
              <w:keepLines/>
              <w:spacing w:before="120" w:after="120"/>
              <w:contextualSpacing/>
              <w:jc w:val="both"/>
              <w:rPr>
                <w:rFonts w:ascii="Times New Roman" w:hAnsi="Times New Roman" w:cs="Times New Roman"/>
                <w:b/>
                <w:sz w:val="22"/>
                <w:szCs w:val="22"/>
              </w:rPr>
            </w:pPr>
            <w:r>
              <w:rPr>
                <w:rFonts w:ascii="Times New Roman" w:hAnsi="Times New Roman" w:cs="Times New Roman"/>
                <w:b/>
                <w:sz w:val="22"/>
                <w:szCs w:val="22"/>
              </w:rPr>
              <w:t>13. Язык</w:t>
            </w:r>
          </w:p>
        </w:tc>
        <w:tc>
          <w:tcPr>
            <w:tcW w:w="5103"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2659A066">
            <w:pPr>
              <w:keepNext/>
              <w:keepLines/>
              <w:spacing w:before="120" w:after="120"/>
              <w:contextualSpacing/>
              <w:jc w:val="both"/>
              <w:rPr>
                <w:rFonts w:ascii="Times New Roman" w:hAnsi="Times New Roman" w:cs="Times New Roman"/>
                <w:b/>
                <w:sz w:val="22"/>
                <w:szCs w:val="22"/>
              </w:rPr>
            </w:pPr>
            <w:r>
              <w:rPr>
                <w:rFonts w:ascii="Times New Roman" w:hAnsi="Times New Roman" w:cs="Times New Roman"/>
                <w:b/>
                <w:sz w:val="22"/>
                <w:szCs w:val="22"/>
              </w:rPr>
              <w:t xml:space="preserve">13. </w:t>
            </w:r>
            <w:r>
              <w:rPr>
                <w:rFonts w:ascii="Times New Roman" w:hAnsi="Times New Roman" w:cs="Times New Roman"/>
                <w:b/>
                <w:sz w:val="22"/>
                <w:szCs w:val="22"/>
                <w:lang w:val="en-GB"/>
              </w:rPr>
              <w:t>Language</w:t>
            </w:r>
          </w:p>
        </w:tc>
      </w:tr>
      <w:tr w14:paraId="34CEB0DD">
        <w:tblPrEx>
          <w:tblCellMar>
            <w:top w:w="0" w:type="dxa"/>
            <w:left w:w="85" w:type="dxa"/>
            <w:bottom w:w="0" w:type="dxa"/>
            <w:right w:w="85" w:type="dxa"/>
          </w:tblCellMar>
        </w:tblPrEx>
        <w:tc>
          <w:tcPr>
            <w:tcW w:w="5387" w:type="dxa"/>
            <w:tcBorders>
              <w:top w:val="single" w:color="auto" w:sz="4" w:space="0"/>
              <w:left w:val="single" w:color="auto" w:sz="4" w:space="0"/>
              <w:bottom w:val="single" w:color="auto" w:sz="4" w:space="0"/>
              <w:right w:val="single" w:color="auto" w:sz="4" w:space="0"/>
            </w:tcBorders>
            <w:noWrap w:val="0"/>
            <w:vAlign w:val="top"/>
          </w:tcPr>
          <w:p w14:paraId="36AD812F">
            <w:pPr>
              <w:keepNext/>
              <w:keepLines/>
              <w:contextualSpacing/>
              <w:jc w:val="both"/>
              <w:rPr>
                <w:rFonts w:ascii="Times New Roman" w:hAnsi="Times New Roman" w:cs="Times New Roman"/>
                <w:sz w:val="22"/>
                <w:szCs w:val="22"/>
              </w:rPr>
            </w:pPr>
            <w:r>
              <w:rPr>
                <w:rFonts w:ascii="Times New Roman" w:hAnsi="Times New Roman" w:cs="Times New Roman"/>
                <w:sz w:val="22"/>
                <w:szCs w:val="22"/>
              </w:rPr>
              <w:t xml:space="preserve">13.1. Переписка, связанная с выполнением настоящего Контракта, будет вестись на английском языке. </w:t>
            </w:r>
          </w:p>
        </w:tc>
        <w:tc>
          <w:tcPr>
            <w:tcW w:w="5103" w:type="dxa"/>
            <w:tcBorders>
              <w:top w:val="single" w:color="auto" w:sz="4" w:space="0"/>
              <w:left w:val="single" w:color="auto" w:sz="4" w:space="0"/>
              <w:bottom w:val="single" w:color="auto" w:sz="4" w:space="0"/>
              <w:right w:val="single" w:color="auto" w:sz="4" w:space="0"/>
            </w:tcBorders>
            <w:noWrap w:val="0"/>
            <w:vAlign w:val="top"/>
          </w:tcPr>
          <w:p w14:paraId="33ACF14A">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13.1. </w:t>
            </w:r>
            <w:r>
              <w:rPr>
                <w:rFonts w:ascii="Times New Roman" w:hAnsi="Times New Roman" w:cs="Times New Roman"/>
                <w:sz w:val="22"/>
                <w:szCs w:val="22"/>
                <w:lang w:val="en-GB"/>
              </w:rPr>
              <w:t>The correspondence</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related</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to</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execution</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of</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the</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Contract</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will</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be</w:t>
            </w:r>
            <w:r>
              <w:rPr>
                <w:rFonts w:ascii="Times New Roman" w:hAnsi="Times New Roman" w:cs="Times New Roman"/>
                <w:sz w:val="22"/>
                <w:szCs w:val="22"/>
                <w:lang w:val="en-US"/>
              </w:rPr>
              <w:t xml:space="preserve"> conducted</w:t>
            </w:r>
            <w:r>
              <w:rPr>
                <w:rFonts w:ascii="Times New Roman" w:hAnsi="Times New Roman" w:cs="Times New Roman"/>
                <w:sz w:val="22"/>
                <w:szCs w:val="22"/>
                <w:lang w:val="en-GB"/>
              </w:rPr>
              <w:t xml:space="preserve"> in</w:t>
            </w:r>
            <w:r>
              <w:rPr>
                <w:rFonts w:ascii="Times New Roman" w:hAnsi="Times New Roman" w:cs="Times New Roman"/>
                <w:sz w:val="22"/>
                <w:szCs w:val="22"/>
                <w:lang w:val="en-US"/>
              </w:rPr>
              <w:t xml:space="preserve"> </w:t>
            </w:r>
            <w:r>
              <w:rPr>
                <w:rFonts w:ascii="Times New Roman" w:hAnsi="Times New Roman" w:cs="Times New Roman"/>
                <w:sz w:val="22"/>
                <w:szCs w:val="22"/>
                <w:lang w:val="en-GB"/>
              </w:rPr>
              <w:t>English</w:t>
            </w:r>
            <w:r>
              <w:rPr>
                <w:rFonts w:ascii="Times New Roman" w:hAnsi="Times New Roman" w:cs="Times New Roman"/>
                <w:sz w:val="22"/>
                <w:szCs w:val="22"/>
                <w:lang w:val="en-US"/>
              </w:rPr>
              <w:t xml:space="preserve">. </w:t>
            </w:r>
          </w:p>
          <w:p w14:paraId="4263795E">
            <w:pPr>
              <w:keepNext/>
              <w:keepLines/>
              <w:contextualSpacing/>
              <w:jc w:val="both"/>
              <w:rPr>
                <w:rFonts w:ascii="Times New Roman" w:hAnsi="Times New Roman" w:cs="Times New Roman"/>
                <w:sz w:val="22"/>
                <w:szCs w:val="22"/>
                <w:lang w:val="en-US"/>
              </w:rPr>
            </w:pPr>
          </w:p>
        </w:tc>
      </w:tr>
      <w:tr w14:paraId="55F417DA">
        <w:tblPrEx>
          <w:tblCellMar>
            <w:top w:w="0" w:type="dxa"/>
            <w:left w:w="85" w:type="dxa"/>
            <w:bottom w:w="0" w:type="dxa"/>
            <w:right w:w="85" w:type="dxa"/>
          </w:tblCellMar>
        </w:tblPrEx>
        <w:tc>
          <w:tcPr>
            <w:tcW w:w="5387" w:type="dxa"/>
            <w:tcBorders>
              <w:top w:val="single" w:color="auto" w:sz="4" w:space="0"/>
              <w:left w:val="single" w:color="auto" w:sz="4" w:space="0"/>
              <w:bottom w:val="single" w:color="auto" w:sz="4" w:space="0"/>
              <w:right w:val="single" w:color="auto" w:sz="4" w:space="0"/>
            </w:tcBorders>
            <w:shd w:val="pct20" w:color="auto" w:fill="auto"/>
            <w:noWrap w:val="0"/>
            <w:vAlign w:val="top"/>
          </w:tcPr>
          <w:p w14:paraId="67279046">
            <w:pPr>
              <w:keepNext/>
              <w:keepLines/>
              <w:spacing w:before="120" w:after="120"/>
              <w:contextualSpacing/>
              <w:rPr>
                <w:rFonts w:ascii="Times New Roman" w:hAnsi="Times New Roman" w:cs="Times New Roman"/>
                <w:b/>
                <w:sz w:val="22"/>
                <w:szCs w:val="22"/>
              </w:rPr>
            </w:pPr>
            <w:r>
              <w:rPr>
                <w:rFonts w:ascii="Times New Roman" w:hAnsi="Times New Roman" w:cs="Times New Roman"/>
                <w:b/>
                <w:sz w:val="22"/>
                <w:szCs w:val="22"/>
              </w:rPr>
              <w:t>14. Прочие условия</w:t>
            </w:r>
          </w:p>
        </w:tc>
        <w:tc>
          <w:tcPr>
            <w:tcW w:w="5103" w:type="dxa"/>
            <w:tcBorders>
              <w:top w:val="single" w:color="auto" w:sz="4" w:space="0"/>
              <w:left w:val="single" w:color="auto" w:sz="4" w:space="0"/>
              <w:bottom w:val="single" w:color="auto" w:sz="4" w:space="0"/>
              <w:right w:val="single" w:color="auto" w:sz="4" w:space="0"/>
            </w:tcBorders>
            <w:shd w:val="pct20" w:color="auto" w:fill="auto"/>
            <w:noWrap w:val="0"/>
            <w:vAlign w:val="top"/>
          </w:tcPr>
          <w:p w14:paraId="613C33AD">
            <w:pPr>
              <w:keepNext/>
              <w:keepLines/>
              <w:spacing w:before="120" w:after="120"/>
              <w:contextualSpacing/>
              <w:rPr>
                <w:rFonts w:ascii="Times New Roman" w:hAnsi="Times New Roman" w:cs="Times New Roman"/>
                <w:b/>
                <w:sz w:val="22"/>
                <w:szCs w:val="22"/>
                <w:lang w:val="en-GB"/>
              </w:rPr>
            </w:pPr>
            <w:r>
              <w:rPr>
                <w:rFonts w:ascii="Times New Roman" w:hAnsi="Times New Roman" w:cs="Times New Roman"/>
                <w:b/>
                <w:sz w:val="22"/>
                <w:szCs w:val="22"/>
              </w:rPr>
              <w:t xml:space="preserve">14. </w:t>
            </w:r>
            <w:r>
              <w:rPr>
                <w:rFonts w:ascii="Times New Roman" w:hAnsi="Times New Roman" w:cs="Times New Roman"/>
                <w:b/>
                <w:sz w:val="22"/>
                <w:szCs w:val="22"/>
                <w:lang w:val="en-GB"/>
              </w:rPr>
              <w:t>Other Conditions</w:t>
            </w:r>
          </w:p>
        </w:tc>
      </w:tr>
      <w:tr w14:paraId="741281B9">
        <w:tblPrEx>
          <w:tblCellMar>
            <w:top w:w="0" w:type="dxa"/>
            <w:left w:w="85" w:type="dxa"/>
            <w:bottom w:w="0" w:type="dxa"/>
            <w:right w:w="85" w:type="dxa"/>
          </w:tblCellMar>
        </w:tblPrEx>
        <w:tc>
          <w:tcPr>
            <w:tcW w:w="5387" w:type="dxa"/>
            <w:tcBorders>
              <w:top w:val="single" w:color="auto" w:sz="4" w:space="0"/>
              <w:left w:val="single" w:color="auto" w:sz="4" w:space="0"/>
              <w:right w:val="single" w:color="auto" w:sz="4" w:space="0"/>
            </w:tcBorders>
            <w:noWrap w:val="0"/>
            <w:vAlign w:val="top"/>
          </w:tcPr>
          <w:p w14:paraId="7C376BF5">
            <w:pPr>
              <w:keepNext/>
              <w:keepLines/>
              <w:contextualSpacing/>
              <w:jc w:val="both"/>
              <w:rPr>
                <w:rFonts w:ascii="Times New Roman" w:hAnsi="Times New Roman" w:cs="Times New Roman"/>
                <w:sz w:val="22"/>
                <w:szCs w:val="22"/>
              </w:rPr>
            </w:pPr>
            <w:r>
              <w:rPr>
                <w:rFonts w:ascii="Times New Roman" w:hAnsi="Times New Roman" w:cs="Times New Roman"/>
                <w:sz w:val="22"/>
                <w:szCs w:val="22"/>
              </w:rPr>
              <w:t>14.1. Все сборы, налоги и таможенные расходы производятся в соответствии с правилами «ИНКОТЕРМС» (редакция 2020 г.).</w:t>
            </w:r>
          </w:p>
        </w:tc>
        <w:tc>
          <w:tcPr>
            <w:tcW w:w="5103" w:type="dxa"/>
            <w:tcBorders>
              <w:top w:val="single" w:color="auto" w:sz="4" w:space="0"/>
              <w:left w:val="single" w:color="auto" w:sz="4" w:space="0"/>
              <w:right w:val="single" w:color="auto" w:sz="4" w:space="0"/>
            </w:tcBorders>
            <w:noWrap w:val="0"/>
            <w:vAlign w:val="top"/>
          </w:tcPr>
          <w:p w14:paraId="4C1E8F64">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GB"/>
              </w:rPr>
              <w:t>1</w:t>
            </w:r>
            <w:r>
              <w:rPr>
                <w:rFonts w:ascii="Times New Roman" w:hAnsi="Times New Roman" w:cs="Times New Roman"/>
                <w:sz w:val="22"/>
                <w:szCs w:val="22"/>
                <w:lang w:val="en-US"/>
              </w:rPr>
              <w:t>4</w:t>
            </w:r>
            <w:r>
              <w:rPr>
                <w:rFonts w:ascii="Times New Roman" w:hAnsi="Times New Roman" w:cs="Times New Roman"/>
                <w:sz w:val="22"/>
                <w:szCs w:val="22"/>
                <w:lang w:val="en-GB"/>
              </w:rPr>
              <w:t>.1. All duties, taxes and customs fees will be paid</w:t>
            </w:r>
            <w:r>
              <w:rPr>
                <w:rFonts w:ascii="Times New Roman" w:hAnsi="Times New Roman" w:cs="Times New Roman"/>
                <w:sz w:val="22"/>
                <w:szCs w:val="22"/>
                <w:lang w:val="en-US"/>
              </w:rPr>
              <w:t xml:space="preserve"> according INCOTERMS (edition 2020).</w:t>
            </w:r>
          </w:p>
        </w:tc>
      </w:tr>
      <w:tr w14:paraId="02C403B1">
        <w:tblPrEx>
          <w:tblCellMar>
            <w:top w:w="0" w:type="dxa"/>
            <w:left w:w="85" w:type="dxa"/>
            <w:bottom w:w="0" w:type="dxa"/>
            <w:right w:w="85" w:type="dxa"/>
          </w:tblCellMar>
        </w:tblPrEx>
        <w:trPr>
          <w:trHeight w:val="284" w:hRule="atLeast"/>
        </w:trPr>
        <w:tc>
          <w:tcPr>
            <w:tcW w:w="5387" w:type="dxa"/>
            <w:tcBorders>
              <w:left w:val="single" w:color="auto" w:sz="4" w:space="0"/>
              <w:right w:val="single" w:color="auto" w:sz="4" w:space="0"/>
            </w:tcBorders>
            <w:noWrap w:val="0"/>
            <w:vAlign w:val="top"/>
          </w:tcPr>
          <w:p w14:paraId="0FA281A5">
            <w:pPr>
              <w:keepNext/>
              <w:keepLines/>
              <w:contextualSpacing/>
              <w:jc w:val="both"/>
              <w:rPr>
                <w:rFonts w:ascii="Times New Roman" w:hAnsi="Times New Roman" w:cs="Times New Roman"/>
                <w:sz w:val="22"/>
                <w:szCs w:val="22"/>
              </w:rPr>
            </w:pPr>
            <w:r>
              <w:rPr>
                <w:rFonts w:ascii="Times New Roman" w:hAnsi="Times New Roman" w:cs="Times New Roman"/>
                <w:sz w:val="22"/>
                <w:szCs w:val="22"/>
              </w:rPr>
              <w:t xml:space="preserve">14.2. Ни одна из Сторон не вправе передавать третьим лицам права и обязательства по Контракту без письменного согласия другой Стороны. </w:t>
            </w:r>
          </w:p>
          <w:p w14:paraId="1597CA55">
            <w:pPr>
              <w:keepNext/>
              <w:keepLines/>
              <w:contextualSpacing/>
              <w:jc w:val="both"/>
              <w:rPr>
                <w:rFonts w:ascii="Times New Roman" w:hAnsi="Times New Roman" w:cs="Times New Roman"/>
                <w:sz w:val="22"/>
                <w:szCs w:val="22"/>
              </w:rPr>
            </w:pPr>
          </w:p>
          <w:p w14:paraId="6FC77108">
            <w:pPr>
              <w:keepNext/>
              <w:keepLines/>
              <w:contextualSpacing/>
              <w:jc w:val="both"/>
              <w:rPr>
                <w:rFonts w:ascii="Times New Roman" w:hAnsi="Times New Roman" w:cs="Times New Roman"/>
                <w:sz w:val="22"/>
                <w:szCs w:val="22"/>
              </w:rPr>
            </w:pPr>
            <w:r>
              <w:rPr>
                <w:rFonts w:ascii="Times New Roman" w:hAnsi="Times New Roman" w:cs="Times New Roman"/>
                <w:sz w:val="22"/>
                <w:szCs w:val="22"/>
              </w:rPr>
              <w:t xml:space="preserve">14.3. Продавец несет ответственность за всякий ущерб, который может быть причинен отсутствием, недостаточностью или неправильностью документов и сведений, указанных в п.3.5. и в п.8.1 настоящего Контракта. </w:t>
            </w:r>
          </w:p>
          <w:p w14:paraId="0171331E">
            <w:pPr>
              <w:keepNext/>
              <w:keepLines/>
              <w:contextualSpacing/>
              <w:jc w:val="both"/>
              <w:rPr>
                <w:rFonts w:ascii="Times New Roman" w:hAnsi="Times New Roman" w:cs="Times New Roman"/>
                <w:spacing w:val="1"/>
                <w:sz w:val="22"/>
                <w:szCs w:val="22"/>
              </w:rPr>
            </w:pPr>
            <w:r>
              <w:rPr>
                <w:rFonts w:ascii="Times New Roman" w:hAnsi="Times New Roman" w:cs="Times New Roman"/>
                <w:sz w:val="22"/>
                <w:szCs w:val="22"/>
              </w:rPr>
              <w:t xml:space="preserve">14.4. </w:t>
            </w:r>
            <w:r>
              <w:rPr>
                <w:rFonts w:ascii="Times New Roman" w:hAnsi="Times New Roman" w:cs="Times New Roman"/>
                <w:spacing w:val="1"/>
                <w:sz w:val="22"/>
                <w:szCs w:val="22"/>
              </w:rPr>
              <w:t>Сторона, не исполнившая или ненадлежащим образом исполнившая свои обязательства по настоящему Контракту, обязана возместить другой Стороне все убытки, подтвержденные документально, понесенные последней в результате такого неисполнения или ненадлежащего исполнения.</w:t>
            </w:r>
          </w:p>
          <w:p w14:paraId="4D58C595">
            <w:pPr>
              <w:keepNext/>
              <w:keepLines/>
              <w:contextualSpacing/>
              <w:jc w:val="both"/>
              <w:rPr>
                <w:rFonts w:ascii="Times New Roman" w:hAnsi="Times New Roman"/>
                <w:sz w:val="22"/>
                <w:szCs w:val="22"/>
              </w:rPr>
            </w:pPr>
            <w:r>
              <w:rPr>
                <w:rFonts w:ascii="Times New Roman" w:hAnsi="Times New Roman" w:cs="Times New Roman"/>
                <w:spacing w:val="1"/>
                <w:sz w:val="22"/>
                <w:szCs w:val="22"/>
              </w:rPr>
              <w:t>14.5.</w:t>
            </w:r>
            <w:r>
              <w:rPr>
                <w:rFonts w:ascii="Times New Roman" w:hAnsi="Times New Roman"/>
                <w:sz w:val="22"/>
                <w:szCs w:val="22"/>
              </w:rPr>
              <w:t xml:space="preserve"> Стороны признают юридическую силу копий следующих документов: настоящего Контракта, всех приложений и дополнений к нему, составленных в письменном виде, подписанных с обеих Сторон уполномоченными представителями Сторон и переданных посредством электронной связи по следующим электронным адресам:</w:t>
            </w:r>
          </w:p>
          <w:p w14:paraId="46F378CC">
            <w:pPr>
              <w:keepNext/>
              <w:keepLines/>
              <w:contextualSpacing/>
              <w:jc w:val="both"/>
              <w:rPr>
                <w:rFonts w:ascii="Times New Roman" w:hAnsi="Times New Roman" w:cs="Times New Roman"/>
                <w:sz w:val="22"/>
                <w:szCs w:val="22"/>
                <w:u w:val="single"/>
              </w:rPr>
            </w:pPr>
            <w:r>
              <w:rPr>
                <w:rFonts w:ascii="Times New Roman" w:hAnsi="Times New Roman"/>
                <w:sz w:val="22"/>
                <w:szCs w:val="22"/>
              </w:rPr>
              <w:t xml:space="preserve">- от имени Продавца: </w:t>
            </w:r>
            <w:r>
              <w:rPr>
                <w:rFonts w:hint="eastAsia" w:ascii="Times New Roman" w:hAnsi="Times New Roman" w:cs="Times New Roman"/>
                <w:sz w:val="22"/>
                <w:szCs w:val="22"/>
                <w:highlight w:val="yellow"/>
                <w:lang w:val="en-US" w:eastAsia="zh-CN"/>
                <w:rPrChange w:id="64" w:author="Felix阿星" w:date="2026-06-17T10:53:38Z">
                  <w:rPr>
                    <w:rFonts w:hint="eastAsia" w:ascii="Times New Roman" w:hAnsi="Times New Roman" w:cs="Times New Roman"/>
                    <w:sz w:val="22"/>
                    <w:szCs w:val="22"/>
                    <w:lang w:val="en-US" w:eastAsia="zh-CN"/>
                  </w:rPr>
                </w:rPrChange>
              </w:rPr>
              <w:t>sale</w:t>
            </w:r>
            <w:r>
              <w:rPr>
                <w:rFonts w:hint="eastAsia" w:ascii="Times New Roman" w:hAnsi="Times New Roman" w:cs="Times New Roman"/>
                <w:sz w:val="22"/>
                <w:szCs w:val="22"/>
                <w:highlight w:val="yellow"/>
                <w:lang w:eastAsia="zh-CN"/>
                <w:rPrChange w:id="65" w:author="Felix阿星" w:date="2026-06-17T10:53:38Z">
                  <w:rPr>
                    <w:rFonts w:hint="eastAsia" w:ascii="Times New Roman" w:hAnsi="Times New Roman" w:cs="Times New Roman"/>
                    <w:sz w:val="22"/>
                    <w:szCs w:val="22"/>
                    <w:lang w:eastAsia="zh-CN"/>
                  </w:rPr>
                </w:rPrChange>
              </w:rPr>
              <w:t>8@</w:t>
            </w:r>
            <w:r>
              <w:rPr>
                <w:rFonts w:hint="eastAsia" w:ascii="Times New Roman" w:hAnsi="Times New Roman" w:cs="Times New Roman"/>
                <w:sz w:val="22"/>
                <w:szCs w:val="22"/>
                <w:highlight w:val="yellow"/>
                <w:lang w:val="en-US" w:eastAsia="zh-CN"/>
                <w:rPrChange w:id="66" w:author="Felix阿星" w:date="2026-06-17T10:53:38Z">
                  <w:rPr>
                    <w:rFonts w:hint="eastAsia" w:ascii="Times New Roman" w:hAnsi="Times New Roman" w:cs="Times New Roman"/>
                    <w:sz w:val="22"/>
                    <w:szCs w:val="22"/>
                    <w:lang w:val="en-US" w:eastAsia="zh-CN"/>
                  </w:rPr>
                </w:rPrChange>
              </w:rPr>
              <w:t>oshujian</w:t>
            </w:r>
            <w:r>
              <w:rPr>
                <w:rFonts w:hint="eastAsia" w:ascii="Times New Roman" w:hAnsi="Times New Roman" w:cs="Times New Roman"/>
                <w:sz w:val="22"/>
                <w:szCs w:val="22"/>
                <w:highlight w:val="yellow"/>
                <w:lang w:eastAsia="zh-CN"/>
                <w:rPrChange w:id="67" w:author="Felix阿星" w:date="2026-06-17T10:53:38Z">
                  <w:rPr>
                    <w:rFonts w:hint="eastAsia" w:ascii="Times New Roman" w:hAnsi="Times New Roman" w:cs="Times New Roman"/>
                    <w:sz w:val="22"/>
                    <w:szCs w:val="22"/>
                    <w:lang w:eastAsia="zh-CN"/>
                  </w:rPr>
                </w:rPrChange>
              </w:rPr>
              <w:t>.</w:t>
            </w:r>
            <w:r>
              <w:rPr>
                <w:rFonts w:hint="eastAsia" w:ascii="Times New Roman" w:hAnsi="Times New Roman" w:cs="Times New Roman"/>
                <w:sz w:val="22"/>
                <w:szCs w:val="22"/>
                <w:highlight w:val="yellow"/>
                <w:lang w:val="en-US" w:eastAsia="zh-CN"/>
                <w:rPrChange w:id="68" w:author="Felix阿星" w:date="2026-06-17T10:53:38Z">
                  <w:rPr>
                    <w:rFonts w:hint="eastAsia" w:ascii="Times New Roman" w:hAnsi="Times New Roman" w:cs="Times New Roman"/>
                    <w:sz w:val="22"/>
                    <w:szCs w:val="22"/>
                    <w:lang w:val="en-US" w:eastAsia="zh-CN"/>
                  </w:rPr>
                </w:rPrChange>
              </w:rPr>
              <w:t>com</w:t>
            </w:r>
          </w:p>
          <w:p w14:paraId="7EB47D93">
            <w:pPr>
              <w:keepNext/>
              <w:keepLines/>
              <w:contextualSpacing/>
              <w:jc w:val="both"/>
              <w:rPr>
                <w:rFonts w:ascii="Times New Roman" w:hAnsi="Times New Roman"/>
                <w:sz w:val="22"/>
                <w:szCs w:val="22"/>
              </w:rPr>
            </w:pPr>
            <w:r>
              <w:rPr>
                <w:rFonts w:ascii="Times New Roman" w:hAnsi="Times New Roman"/>
                <w:sz w:val="22"/>
                <w:szCs w:val="22"/>
              </w:rPr>
              <w:t xml:space="preserve">- от имени Покупателя: </w:t>
            </w:r>
            <w:r>
              <w:rPr>
                <w:sz w:val="22"/>
                <w:szCs w:val="22"/>
                <w:highlight w:val="yellow"/>
                <w:rPrChange w:id="69" w:author="Felix阿星" w:date="2026-06-17T10:53:42Z">
                  <w:rPr>
                    <w:sz w:val="22"/>
                    <w:szCs w:val="22"/>
                  </w:rPr>
                </w:rPrChange>
              </w:rPr>
              <w:fldChar w:fldCharType="begin"/>
            </w:r>
            <w:r>
              <w:rPr>
                <w:sz w:val="22"/>
                <w:szCs w:val="22"/>
                <w:highlight w:val="yellow"/>
                <w:rPrChange w:id="70" w:author="Felix阿星" w:date="2026-06-17T10:53:42Z">
                  <w:rPr>
                    <w:sz w:val="22"/>
                    <w:szCs w:val="22"/>
                  </w:rPr>
                </w:rPrChange>
              </w:rPr>
              <w:instrText xml:space="preserve"> HYPERLINK "mailto:info@aftproject.ru" </w:instrText>
            </w:r>
            <w:r>
              <w:rPr>
                <w:sz w:val="22"/>
                <w:szCs w:val="22"/>
                <w:highlight w:val="yellow"/>
                <w:rPrChange w:id="71" w:author="Felix阿星" w:date="2026-06-17T10:53:42Z">
                  <w:rPr>
                    <w:sz w:val="22"/>
                    <w:szCs w:val="22"/>
                  </w:rPr>
                </w:rPrChange>
              </w:rPr>
              <w:fldChar w:fldCharType="separate"/>
            </w:r>
            <w:r>
              <w:rPr>
                <w:rStyle w:val="21"/>
                <w:rFonts w:ascii="Times New Roman" w:hAnsi="Times New Roman"/>
                <w:color w:val="auto"/>
                <w:sz w:val="22"/>
                <w:szCs w:val="22"/>
                <w:highlight w:val="yellow"/>
                <w:lang w:val="en-US"/>
                <w:rPrChange w:id="72" w:author="Felix阿星" w:date="2026-06-17T10:53:42Z">
                  <w:rPr>
                    <w:rStyle w:val="21"/>
                    <w:rFonts w:ascii="Times New Roman" w:hAnsi="Times New Roman"/>
                    <w:color w:val="auto"/>
                    <w:sz w:val="22"/>
                    <w:szCs w:val="22"/>
                    <w:lang w:val="en-US"/>
                  </w:rPr>
                </w:rPrChange>
              </w:rPr>
              <w:t>info</w:t>
            </w:r>
            <w:r>
              <w:rPr>
                <w:rStyle w:val="21"/>
                <w:rFonts w:ascii="Times New Roman" w:hAnsi="Times New Roman"/>
                <w:color w:val="auto"/>
                <w:sz w:val="22"/>
                <w:szCs w:val="22"/>
                <w:highlight w:val="yellow"/>
                <w:rPrChange w:id="73" w:author="Felix阿星" w:date="2026-06-17T10:53:42Z">
                  <w:rPr>
                    <w:rStyle w:val="21"/>
                    <w:rFonts w:ascii="Times New Roman" w:hAnsi="Times New Roman"/>
                    <w:color w:val="auto"/>
                    <w:sz w:val="22"/>
                    <w:szCs w:val="22"/>
                  </w:rPr>
                </w:rPrChange>
              </w:rPr>
              <w:t>@</w:t>
            </w:r>
            <w:r>
              <w:rPr>
                <w:rStyle w:val="21"/>
                <w:rFonts w:ascii="Times New Roman" w:hAnsi="Times New Roman"/>
                <w:color w:val="auto"/>
                <w:sz w:val="22"/>
                <w:szCs w:val="22"/>
                <w:highlight w:val="yellow"/>
                <w:lang w:val="en-US"/>
                <w:rPrChange w:id="74" w:author="Felix阿星" w:date="2026-06-17T10:53:42Z">
                  <w:rPr>
                    <w:rStyle w:val="21"/>
                    <w:rFonts w:ascii="Times New Roman" w:hAnsi="Times New Roman"/>
                    <w:color w:val="auto"/>
                    <w:sz w:val="22"/>
                    <w:szCs w:val="22"/>
                    <w:lang w:val="en-US"/>
                  </w:rPr>
                </w:rPrChange>
              </w:rPr>
              <w:t>aftproject</w:t>
            </w:r>
            <w:r>
              <w:rPr>
                <w:rStyle w:val="21"/>
                <w:rFonts w:ascii="Times New Roman" w:hAnsi="Times New Roman"/>
                <w:color w:val="auto"/>
                <w:sz w:val="22"/>
                <w:szCs w:val="22"/>
                <w:highlight w:val="yellow"/>
                <w:rPrChange w:id="75" w:author="Felix阿星" w:date="2026-06-17T10:53:42Z">
                  <w:rPr>
                    <w:rStyle w:val="21"/>
                    <w:rFonts w:ascii="Times New Roman" w:hAnsi="Times New Roman"/>
                    <w:color w:val="auto"/>
                    <w:sz w:val="22"/>
                    <w:szCs w:val="22"/>
                  </w:rPr>
                </w:rPrChange>
              </w:rPr>
              <w:t>.</w:t>
            </w:r>
            <w:r>
              <w:rPr>
                <w:rStyle w:val="21"/>
                <w:rFonts w:ascii="Times New Roman" w:hAnsi="Times New Roman"/>
                <w:color w:val="auto"/>
                <w:sz w:val="22"/>
                <w:szCs w:val="22"/>
                <w:highlight w:val="yellow"/>
                <w:lang w:val="en-US"/>
                <w:rPrChange w:id="76" w:author="Felix阿星" w:date="2026-06-17T10:53:42Z">
                  <w:rPr>
                    <w:rStyle w:val="21"/>
                    <w:rFonts w:ascii="Times New Roman" w:hAnsi="Times New Roman"/>
                    <w:color w:val="auto"/>
                    <w:sz w:val="22"/>
                    <w:szCs w:val="22"/>
                    <w:lang w:val="en-US"/>
                  </w:rPr>
                </w:rPrChange>
              </w:rPr>
              <w:t>ru</w:t>
            </w:r>
            <w:r>
              <w:rPr>
                <w:rStyle w:val="21"/>
                <w:rFonts w:ascii="Times New Roman" w:hAnsi="Times New Roman"/>
                <w:color w:val="auto"/>
                <w:sz w:val="22"/>
                <w:szCs w:val="22"/>
                <w:highlight w:val="yellow"/>
                <w:lang w:val="en-US"/>
                <w:rPrChange w:id="77" w:author="Felix阿星" w:date="2026-06-17T10:53:42Z">
                  <w:rPr>
                    <w:rStyle w:val="21"/>
                    <w:rFonts w:ascii="Times New Roman" w:hAnsi="Times New Roman"/>
                    <w:color w:val="auto"/>
                    <w:sz w:val="22"/>
                    <w:szCs w:val="22"/>
                    <w:lang w:val="en-US"/>
                  </w:rPr>
                </w:rPrChange>
              </w:rPr>
              <w:fldChar w:fldCharType="end"/>
            </w:r>
          </w:p>
          <w:p w14:paraId="17DBBFFA">
            <w:pPr>
              <w:keepNext/>
              <w:keepLines/>
              <w:contextualSpacing/>
              <w:jc w:val="both"/>
              <w:rPr>
                <w:rFonts w:ascii="Times New Roman" w:hAnsi="Times New Roman" w:cs="Times New Roman"/>
                <w:sz w:val="22"/>
                <w:szCs w:val="22"/>
              </w:rPr>
            </w:pPr>
            <w:r>
              <w:rPr>
                <w:rFonts w:ascii="Times New Roman" w:hAnsi="Times New Roman"/>
                <w:sz w:val="22"/>
                <w:szCs w:val="22"/>
              </w:rPr>
              <w:t>По запросу Стороны обязуются произвести обмен оригиналами вышеуказанных документов в течение 10 (десяти) рабочих дней с даты поступления соответствующего запроса.</w:t>
            </w:r>
          </w:p>
          <w:p w14:paraId="74471D1A">
            <w:pPr>
              <w:keepNext/>
              <w:keepLines/>
              <w:contextualSpacing/>
              <w:jc w:val="both"/>
              <w:rPr>
                <w:rFonts w:ascii="Times New Roman" w:hAnsi="Times New Roman" w:cs="Times New Roman"/>
                <w:sz w:val="22"/>
                <w:szCs w:val="22"/>
              </w:rPr>
            </w:pPr>
            <w:r>
              <w:rPr>
                <w:rFonts w:ascii="Times New Roman" w:hAnsi="Times New Roman"/>
                <w:sz w:val="22"/>
                <w:szCs w:val="22"/>
              </w:rPr>
              <w:t xml:space="preserve">14.6. </w:t>
            </w:r>
            <w:r>
              <w:rPr>
                <w:rFonts w:ascii="Times New Roman" w:hAnsi="Times New Roman" w:cs="Times New Roman"/>
                <w:sz w:val="22"/>
                <w:szCs w:val="22"/>
              </w:rPr>
              <w:t xml:space="preserve">Настоящий Контракт составлен и подписан в 2 (двух) подлинных экземплярах на русском и английском языках, по одному экземпляру для каждой из Сторон. </w:t>
            </w:r>
          </w:p>
          <w:p w14:paraId="0B253B9A">
            <w:pPr>
              <w:keepNext/>
              <w:keepLines/>
              <w:contextualSpacing/>
              <w:jc w:val="both"/>
              <w:rPr>
                <w:rFonts w:ascii="Times New Roman" w:hAnsi="Times New Roman" w:cs="Times New Roman"/>
                <w:sz w:val="22"/>
                <w:szCs w:val="22"/>
              </w:rPr>
            </w:pPr>
            <w:r>
              <w:rPr>
                <w:rFonts w:ascii="Times New Roman" w:hAnsi="Times New Roman" w:cs="Times New Roman"/>
                <w:sz w:val="22"/>
                <w:szCs w:val="22"/>
              </w:rPr>
              <w:t xml:space="preserve">14.7. Все Приложения, а также любые дополнения и изменения, ссылающиеся на данный Контракт, </w:t>
            </w:r>
            <w:r>
              <w:rPr>
                <w:rFonts w:ascii="Times New Roman" w:hAnsi="Times New Roman"/>
                <w:sz w:val="22"/>
                <w:szCs w:val="22"/>
              </w:rPr>
              <w:t xml:space="preserve">подписанные уполномоченными представителями Сторон, </w:t>
            </w:r>
            <w:r>
              <w:rPr>
                <w:rFonts w:ascii="Times New Roman" w:hAnsi="Times New Roman" w:cs="Times New Roman"/>
                <w:sz w:val="22"/>
                <w:szCs w:val="22"/>
              </w:rPr>
              <w:t>составляют неотъемлемую часть настоящего Контракта.</w:t>
            </w:r>
          </w:p>
          <w:p w14:paraId="423E8BD6">
            <w:pPr>
              <w:keepNext/>
              <w:keepLines/>
              <w:tabs>
                <w:tab w:val="left" w:pos="0"/>
              </w:tabs>
              <w:contextualSpacing/>
              <w:jc w:val="both"/>
              <w:rPr>
                <w:rFonts w:ascii="Times New Roman" w:hAnsi="Times New Roman" w:cs="Times New Roman"/>
                <w:iCs/>
                <w:sz w:val="22"/>
                <w:szCs w:val="22"/>
              </w:rPr>
            </w:pPr>
            <w:r>
              <w:rPr>
                <w:rFonts w:ascii="Times New Roman" w:hAnsi="Times New Roman" w:cs="Times New Roman"/>
                <w:sz w:val="22"/>
                <w:szCs w:val="22"/>
              </w:rPr>
              <w:t xml:space="preserve">14.8. Стороны обязуются соблюдать конфиденциальность информации, полученной в период действия настоящего Контракта. </w:t>
            </w:r>
            <w:r>
              <w:rPr>
                <w:rFonts w:ascii="Times New Roman" w:hAnsi="Times New Roman" w:cs="Times New Roman"/>
                <w:iCs/>
                <w:sz w:val="22"/>
                <w:szCs w:val="22"/>
              </w:rPr>
              <w:t>Стороны будут считать информацией, составляющей коммерческую тайну каждой из Сторон по настоящему Контракту, условия настоящего Контракта, и любую иную информацию, переданную ими друг другу в процессе его исполнения, исключая сведения, которые в соответствии с действующим применимым законодательством не могут составлять коммерческой тайны. В связи с этим Стороны обязуются не открывать и не разглашать указанную информацию в общем или в частности какой-либо третьей стороне без предварительного письменного согласия другой Стороны, участвующей в настоящем Контракте.</w:t>
            </w:r>
          </w:p>
          <w:p w14:paraId="2B89431A">
            <w:pPr>
              <w:keepNext/>
              <w:keepLines/>
              <w:tabs>
                <w:tab w:val="left" w:pos="0"/>
              </w:tabs>
              <w:contextualSpacing/>
              <w:jc w:val="both"/>
              <w:rPr>
                <w:rFonts w:ascii="Times New Roman" w:hAnsi="Times New Roman" w:cs="Times New Roman"/>
                <w:iCs/>
                <w:sz w:val="22"/>
                <w:szCs w:val="22"/>
              </w:rPr>
            </w:pPr>
            <w:r>
              <w:rPr>
                <w:rFonts w:ascii="Times New Roman" w:hAnsi="Times New Roman" w:cs="Times New Roman"/>
                <w:iCs/>
                <w:sz w:val="22"/>
                <w:szCs w:val="22"/>
              </w:rPr>
              <w:t>14.9. Стороны обязуются соблюдать режим коммерческой тайны в соответствии с условиями настоящего Контракта в течение всего срока действия настоящего Контракта и не менее трех лет после его истечения/прекращения.</w:t>
            </w:r>
          </w:p>
          <w:p w14:paraId="147A2C27">
            <w:pPr>
              <w:keepNext/>
              <w:keepLines/>
              <w:tabs>
                <w:tab w:val="left" w:pos="0"/>
              </w:tabs>
              <w:contextualSpacing/>
              <w:jc w:val="both"/>
              <w:rPr>
                <w:rFonts w:ascii="Times New Roman" w:hAnsi="Times New Roman"/>
                <w:sz w:val="22"/>
                <w:szCs w:val="22"/>
              </w:rPr>
            </w:pPr>
            <w:r>
              <w:rPr>
                <w:rFonts w:ascii="Times New Roman" w:hAnsi="Times New Roman"/>
                <w:sz w:val="22"/>
                <w:szCs w:val="22"/>
              </w:rPr>
              <w:t>14.10. Сторона имеет право предоставлять конфиденциальную информацию без предварительного письменного согласия другой Стороны только в том случае, если таковая информация должна быть предоставлена в соответствии с требованиями действующего применимого законодательства или постановления Правительства, указа, включая любое предписание надлежаще управомочного государственного органа. В этом случае данная Сторона письменно уведомляет другую Сторону и принимает все возможные меры к тому, чтобы предоставляемая третьему лицу информация содержала минимально возможный объем конфиденциальной информации.</w:t>
            </w:r>
          </w:p>
          <w:p w14:paraId="4BEDE5EA">
            <w:pPr>
              <w:keepNext/>
              <w:keepLines/>
              <w:tabs>
                <w:tab w:val="left" w:pos="0"/>
              </w:tabs>
              <w:contextualSpacing/>
              <w:jc w:val="both"/>
              <w:rPr>
                <w:rFonts w:ascii="Times New Roman" w:hAnsi="Times New Roman" w:cs="Times New Roman"/>
                <w:iCs/>
                <w:sz w:val="22"/>
                <w:szCs w:val="22"/>
              </w:rPr>
            </w:pPr>
            <w:r>
              <w:rPr>
                <w:rFonts w:ascii="Times New Roman" w:hAnsi="Times New Roman" w:cs="Times New Roman"/>
                <w:iCs/>
                <w:sz w:val="22"/>
                <w:szCs w:val="22"/>
              </w:rPr>
              <w:t xml:space="preserve">14.11. Сторона, нарушившая режим коммерческой тайны, в отношении информации обладателем которой является другая Сторона по настоящему Контракту, должна возместить ущерб, причиненный таким нарушением другой Стороне. </w:t>
            </w:r>
          </w:p>
          <w:p w14:paraId="375A7211">
            <w:pPr>
              <w:keepNext/>
              <w:keepLines/>
              <w:tabs>
                <w:tab w:val="left" w:pos="0"/>
              </w:tabs>
              <w:contextualSpacing/>
              <w:jc w:val="both"/>
              <w:rPr>
                <w:rFonts w:ascii="Times New Roman" w:hAnsi="Times New Roman" w:cs="Times New Roman"/>
                <w:sz w:val="22"/>
                <w:szCs w:val="22"/>
              </w:rPr>
            </w:pPr>
            <w:r>
              <w:rPr>
                <w:rFonts w:ascii="Times New Roman" w:hAnsi="Times New Roman" w:cs="Times New Roman"/>
                <w:sz w:val="22"/>
                <w:szCs w:val="22"/>
              </w:rPr>
              <w:t xml:space="preserve">14.12. Продавец подтверждает, что обладает всеми правами на использование и передачу объектов, защищаемых авторским и патентным правом, если такие объекты будут являться Товаром по настоящему Контракту. В случае предъявления требований со стороны третьих лиц к Покупателю в связи с использованием таких объектов, Продавец обязан принять участие в процессе в качестве третьего лица на стороне Покупателя, а также возместить все документально подтвержденные убытки Покупателя, понесенные им в связи с судебными процессами и/или выплатами по таким требованиям третьих лиц. </w:t>
            </w:r>
          </w:p>
          <w:p w14:paraId="20789C5A">
            <w:pPr>
              <w:keepNext/>
              <w:keepLines/>
              <w:contextualSpacing/>
              <w:jc w:val="both"/>
              <w:rPr>
                <w:rFonts w:ascii="Times New Roman" w:hAnsi="Times New Roman" w:cs="Times New Roman"/>
                <w:sz w:val="22"/>
                <w:szCs w:val="22"/>
              </w:rPr>
            </w:pPr>
            <w:r>
              <w:rPr>
                <w:rFonts w:ascii="Times New Roman" w:hAnsi="Times New Roman" w:cs="Times New Roman"/>
                <w:sz w:val="22"/>
                <w:szCs w:val="22"/>
              </w:rPr>
              <w:t>14.13. В случае изменения адресов, банковских и отгрузочных реквизитов, Сторона незамедлительно обязана сообщить об этом другой Стороне в письменном виде с последующим подписанием в течение 2 (двух) рабочих дней соответствующего дополнения к настоящему Контракту.</w:t>
            </w:r>
            <w:r>
              <w:rPr>
                <w:rFonts w:ascii="Times New Roman" w:hAnsi="Times New Roman" w:eastAsia="Times New Roman" w:cs="Times New Roman"/>
                <w:sz w:val="22"/>
                <w:szCs w:val="22"/>
              </w:rPr>
              <w:t xml:space="preserve"> </w:t>
            </w:r>
            <w:r>
              <w:rPr>
                <w:rFonts w:ascii="Times New Roman" w:hAnsi="Times New Roman" w:cs="Times New Roman"/>
                <w:sz w:val="22"/>
                <w:szCs w:val="22"/>
              </w:rPr>
              <w:t>При невыполнении данного требования почтовая корреспонденция, платежные и иные документы считаются направленными по адресам и реквизитам, указанным в пункте 15 «Адреса и банковские реквизиты Сторон» настоящего Контракта надлежащим образом. Сторона, не сообщившая другой Стороне об указанных обстоятельствах, несет риск имущественной ответственности за убытки и иные неблагополучные последствия, причиненные вследствие этого другой Стороне.</w:t>
            </w:r>
          </w:p>
        </w:tc>
        <w:tc>
          <w:tcPr>
            <w:tcW w:w="5103" w:type="dxa"/>
            <w:tcBorders>
              <w:left w:val="single" w:color="auto" w:sz="4" w:space="0"/>
              <w:right w:val="single" w:color="auto" w:sz="4" w:space="0"/>
            </w:tcBorders>
            <w:noWrap w:val="0"/>
            <w:vAlign w:val="top"/>
          </w:tcPr>
          <w:p w14:paraId="670CA4F5">
            <w:pPr>
              <w:keepNext/>
              <w:keepLines/>
              <w:contextualSpacing/>
              <w:jc w:val="both"/>
              <w:rPr>
                <w:rFonts w:ascii="Times New Roman" w:hAnsi="Times New Roman" w:cs="Times New Roman"/>
                <w:sz w:val="22"/>
                <w:szCs w:val="22"/>
                <w:lang w:val="en-GB"/>
              </w:rPr>
            </w:pPr>
            <w:r>
              <w:rPr>
                <w:rFonts w:ascii="Times New Roman" w:hAnsi="Times New Roman" w:cs="Times New Roman"/>
                <w:sz w:val="22"/>
                <w:szCs w:val="22"/>
                <w:lang w:val="en-GB"/>
              </w:rPr>
              <w:t>1</w:t>
            </w:r>
            <w:r>
              <w:rPr>
                <w:rFonts w:ascii="Times New Roman" w:hAnsi="Times New Roman" w:cs="Times New Roman"/>
                <w:sz w:val="22"/>
                <w:szCs w:val="22"/>
                <w:lang w:val="en-US"/>
              </w:rPr>
              <w:t>4</w:t>
            </w:r>
            <w:r>
              <w:rPr>
                <w:rFonts w:ascii="Times New Roman" w:hAnsi="Times New Roman" w:cs="Times New Roman"/>
                <w:sz w:val="22"/>
                <w:szCs w:val="22"/>
                <w:lang w:val="en-GB"/>
              </w:rPr>
              <w:t xml:space="preserve">.2. Neither of the Parties has a right to transfer to the third Party its rights and obligations under the Contract without a written permission of the other Party. </w:t>
            </w:r>
          </w:p>
          <w:p w14:paraId="623AC8BE">
            <w:pPr>
              <w:keepNext/>
              <w:keepLines/>
              <w:contextualSpacing/>
              <w:jc w:val="both"/>
              <w:rPr>
                <w:rFonts w:ascii="Times New Roman" w:hAnsi="Times New Roman" w:cs="Times New Roman"/>
                <w:sz w:val="22"/>
                <w:szCs w:val="22"/>
              </w:rPr>
            </w:pPr>
          </w:p>
          <w:p w14:paraId="4290E5DF">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GB"/>
              </w:rPr>
              <w:t>1</w:t>
            </w:r>
            <w:r>
              <w:rPr>
                <w:rFonts w:ascii="Times New Roman" w:hAnsi="Times New Roman" w:cs="Times New Roman"/>
                <w:sz w:val="22"/>
                <w:szCs w:val="22"/>
                <w:lang w:val="en-US"/>
              </w:rPr>
              <w:t>4</w:t>
            </w:r>
            <w:r>
              <w:rPr>
                <w:rFonts w:ascii="Times New Roman" w:hAnsi="Times New Roman" w:cs="Times New Roman"/>
                <w:sz w:val="22"/>
                <w:szCs w:val="22"/>
                <w:lang w:val="en-GB"/>
              </w:rPr>
              <w:t xml:space="preserve">.3. </w:t>
            </w:r>
            <w:r>
              <w:rPr>
                <w:rStyle w:val="37"/>
                <w:rFonts w:ascii="Times New Roman" w:hAnsi="Times New Roman" w:cs="Times New Roman"/>
                <w:sz w:val="22"/>
                <w:szCs w:val="22"/>
                <w:lang w:val="en-US"/>
              </w:rPr>
              <w:t>The Seller bears responsibility for any damage, which can be caused by the absence, insufficiency or abnormality of the documents and the data indicated in paragraph 3.5. and paragraph 8.1. of the present Contract.</w:t>
            </w:r>
            <w:r>
              <w:rPr>
                <w:rFonts w:ascii="Times New Roman" w:hAnsi="Times New Roman" w:cs="Times New Roman"/>
                <w:sz w:val="22"/>
                <w:szCs w:val="22"/>
                <w:lang w:val="en-US"/>
              </w:rPr>
              <w:t xml:space="preserve"> </w:t>
            </w:r>
          </w:p>
          <w:p w14:paraId="110F480C">
            <w:pPr>
              <w:keepNext/>
              <w:keepLines/>
              <w:contextualSpacing/>
              <w:jc w:val="both"/>
              <w:rPr>
                <w:rFonts w:ascii="Times New Roman" w:hAnsi="Times New Roman" w:cs="Times New Roman"/>
                <w:sz w:val="22"/>
                <w:szCs w:val="22"/>
                <w:lang w:val="en-GB"/>
              </w:rPr>
            </w:pPr>
            <w:r>
              <w:rPr>
                <w:rFonts w:ascii="Times New Roman" w:hAnsi="Times New Roman" w:cs="Times New Roman"/>
                <w:sz w:val="22"/>
                <w:szCs w:val="22"/>
                <w:lang w:val="en-US"/>
              </w:rPr>
              <w:t xml:space="preserve">14.4. </w:t>
            </w:r>
            <w:r>
              <w:rPr>
                <w:rStyle w:val="37"/>
                <w:rFonts w:ascii="Times New Roman" w:hAnsi="Times New Roman" w:cs="Times New Roman"/>
                <w:sz w:val="22"/>
                <w:szCs w:val="22"/>
                <w:lang w:val="en-US"/>
              </w:rPr>
              <w:t>The Party which does not fulfill or improperly fulfills its obligations under this Contract shall compensate the other Party all the documented losses incurred by the latter as a result of such non-fulfillment or improper fulfillment.</w:t>
            </w:r>
            <w:r>
              <w:rPr>
                <w:rFonts w:ascii="Times New Roman" w:hAnsi="Times New Roman" w:cs="Times New Roman"/>
                <w:sz w:val="22"/>
                <w:szCs w:val="22"/>
                <w:lang w:val="en-GB"/>
              </w:rPr>
              <w:t xml:space="preserve"> </w:t>
            </w:r>
          </w:p>
          <w:p w14:paraId="6032F08F">
            <w:pPr>
              <w:keepNext/>
              <w:keepLines/>
              <w:contextualSpacing/>
              <w:jc w:val="both"/>
              <w:rPr>
                <w:rFonts w:ascii="Times New Roman" w:hAnsi="Times New Roman" w:cs="Times New Roman"/>
                <w:sz w:val="22"/>
                <w:szCs w:val="22"/>
              </w:rPr>
            </w:pPr>
          </w:p>
          <w:p w14:paraId="73463315">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14.5 The Parties recognize the validity of copies of the following documents: the present Contract, all annexes and addenda thereto, drawn up in writing, signed by both Parties by authorized representatives of the Parties and transmitted by electronic communication to the following electronic addresses:</w:t>
            </w:r>
          </w:p>
          <w:p w14:paraId="0360F79F">
            <w:pPr>
              <w:keepNext/>
              <w:keepLines/>
              <w:contextualSpacing/>
              <w:rPr>
                <w:rStyle w:val="21"/>
                <w:rFonts w:ascii="Times New Roman" w:hAnsi="Times New Roman" w:cs="Times New Roman"/>
                <w:color w:val="auto"/>
                <w:sz w:val="22"/>
                <w:szCs w:val="22"/>
                <w:lang w:val="en-US"/>
              </w:rPr>
            </w:pPr>
            <w:r>
              <w:rPr>
                <w:rFonts w:ascii="Times New Roman" w:hAnsi="Times New Roman" w:cs="Times New Roman"/>
                <w:sz w:val="22"/>
                <w:szCs w:val="22"/>
                <w:lang w:val="en-US"/>
              </w:rPr>
              <w:t xml:space="preserve">- on behalf of the Seller: </w:t>
            </w:r>
            <w:r>
              <w:rPr>
                <w:rFonts w:hint="eastAsia" w:ascii="Times New Roman" w:hAnsi="Times New Roman" w:cs="Times New Roman"/>
                <w:sz w:val="22"/>
                <w:szCs w:val="22"/>
                <w:highlight w:val="yellow"/>
                <w:lang w:val="en-US" w:eastAsia="zh-CN"/>
                <w:rPrChange w:id="78" w:author="Felix阿星" w:date="2026-06-17T10:53:47Z">
                  <w:rPr>
                    <w:rFonts w:hint="eastAsia" w:ascii="Times New Roman" w:hAnsi="Times New Roman" w:cs="Times New Roman"/>
                    <w:sz w:val="22"/>
                    <w:szCs w:val="22"/>
                    <w:lang w:val="en-US" w:eastAsia="zh-CN"/>
                  </w:rPr>
                </w:rPrChange>
              </w:rPr>
              <w:t>sale8@oshujian.com</w:t>
            </w:r>
          </w:p>
          <w:p w14:paraId="0BC56BBE">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on behalf of the Buyer:</w:t>
            </w:r>
            <w:r>
              <w:rPr>
                <w:rFonts w:ascii="Times New Roman" w:hAnsi="Times New Roman" w:cs="Times New Roman"/>
                <w:sz w:val="22"/>
                <w:szCs w:val="22"/>
                <w:highlight w:val="yellow"/>
                <w:lang w:val="en-US"/>
                <w:rPrChange w:id="79" w:author="Felix阿星" w:date="2026-06-17T10:53:50Z">
                  <w:rPr>
                    <w:rFonts w:ascii="Times New Roman" w:hAnsi="Times New Roman" w:cs="Times New Roman"/>
                    <w:sz w:val="22"/>
                    <w:szCs w:val="22"/>
                    <w:lang w:val="en-US"/>
                  </w:rPr>
                </w:rPrChange>
              </w:rPr>
              <w:t xml:space="preserve"> </w:t>
            </w:r>
            <w:r>
              <w:rPr>
                <w:sz w:val="22"/>
                <w:szCs w:val="22"/>
                <w:highlight w:val="yellow"/>
                <w:rPrChange w:id="80" w:author="Felix阿星" w:date="2026-06-17T10:53:50Z">
                  <w:rPr>
                    <w:sz w:val="22"/>
                    <w:szCs w:val="22"/>
                  </w:rPr>
                </w:rPrChange>
              </w:rPr>
              <w:fldChar w:fldCharType="begin"/>
            </w:r>
            <w:r>
              <w:rPr>
                <w:sz w:val="22"/>
                <w:szCs w:val="22"/>
                <w:highlight w:val="yellow"/>
                <w:lang w:val="en-US"/>
                <w:rPrChange w:id="81" w:author="Felix阿星" w:date="2026-06-17T10:53:50Z">
                  <w:rPr>
                    <w:sz w:val="22"/>
                    <w:szCs w:val="22"/>
                    <w:lang w:val="en-US"/>
                  </w:rPr>
                </w:rPrChange>
              </w:rPr>
              <w:instrText xml:space="preserve"> HYPERLINK "mailto:info@aftproject.ru" </w:instrText>
            </w:r>
            <w:r>
              <w:rPr>
                <w:sz w:val="22"/>
                <w:szCs w:val="22"/>
                <w:highlight w:val="yellow"/>
                <w:rPrChange w:id="82" w:author="Felix阿星" w:date="2026-06-17T10:53:50Z">
                  <w:rPr>
                    <w:sz w:val="22"/>
                    <w:szCs w:val="22"/>
                  </w:rPr>
                </w:rPrChange>
              </w:rPr>
              <w:fldChar w:fldCharType="separate"/>
            </w:r>
            <w:r>
              <w:rPr>
                <w:rStyle w:val="21"/>
                <w:rFonts w:ascii="Times New Roman" w:hAnsi="Times New Roman" w:cs="Times New Roman"/>
                <w:color w:val="auto"/>
                <w:sz w:val="22"/>
                <w:szCs w:val="22"/>
                <w:highlight w:val="yellow"/>
                <w:lang w:val="en-US"/>
                <w:rPrChange w:id="83" w:author="Felix阿星" w:date="2026-06-17T10:53:50Z">
                  <w:rPr>
                    <w:rStyle w:val="21"/>
                    <w:rFonts w:ascii="Times New Roman" w:hAnsi="Times New Roman" w:cs="Times New Roman"/>
                    <w:color w:val="auto"/>
                    <w:sz w:val="22"/>
                    <w:szCs w:val="22"/>
                    <w:lang w:val="en-US"/>
                  </w:rPr>
                </w:rPrChange>
              </w:rPr>
              <w:t>info@aftproject.ru</w:t>
            </w:r>
            <w:r>
              <w:rPr>
                <w:rStyle w:val="21"/>
                <w:rFonts w:ascii="Times New Roman" w:hAnsi="Times New Roman" w:cs="Times New Roman"/>
                <w:color w:val="auto"/>
                <w:sz w:val="22"/>
                <w:szCs w:val="22"/>
                <w:highlight w:val="yellow"/>
                <w:lang w:val="en-US"/>
                <w:rPrChange w:id="84" w:author="Felix阿星" w:date="2026-06-17T10:53:50Z">
                  <w:rPr>
                    <w:rStyle w:val="21"/>
                    <w:rFonts w:ascii="Times New Roman" w:hAnsi="Times New Roman" w:cs="Times New Roman"/>
                    <w:color w:val="auto"/>
                    <w:sz w:val="22"/>
                    <w:szCs w:val="22"/>
                    <w:lang w:val="en-US"/>
                  </w:rPr>
                </w:rPrChange>
              </w:rPr>
              <w:fldChar w:fldCharType="end"/>
            </w:r>
          </w:p>
          <w:p w14:paraId="4DDDD550">
            <w:pPr>
              <w:keepNext/>
              <w:keepLines/>
              <w:contextualSpacing/>
              <w:jc w:val="both"/>
              <w:rPr>
                <w:rFonts w:ascii="Times New Roman" w:hAnsi="Times New Roman" w:cs="Times New Roman"/>
                <w:sz w:val="22"/>
                <w:szCs w:val="22"/>
              </w:rPr>
            </w:pPr>
            <w:r>
              <w:rPr>
                <w:rFonts w:ascii="Times New Roman" w:hAnsi="Times New Roman" w:cs="Times New Roman"/>
                <w:sz w:val="22"/>
                <w:szCs w:val="22"/>
                <w:lang w:val="en-US"/>
              </w:rPr>
              <w:t xml:space="preserve">Upon request, </w:t>
            </w:r>
            <w:r>
              <w:rPr>
                <w:rFonts w:ascii="Times New Roman" w:hAnsi="Times New Roman" w:cs="Times New Roman"/>
                <w:sz w:val="22"/>
                <w:szCs w:val="22"/>
                <w:lang w:val="en-GB"/>
              </w:rPr>
              <w:t xml:space="preserve">The Parties agree to make an exchange of the originals of the above-mentioned documents within 10 (ten) working days from the </w:t>
            </w:r>
            <w:r>
              <w:rPr>
                <w:rFonts w:ascii="Times New Roman" w:hAnsi="Times New Roman" w:cs="Times New Roman"/>
                <w:sz w:val="22"/>
                <w:szCs w:val="22"/>
                <w:lang w:val="en-US"/>
              </w:rPr>
              <w:t>date of receipt of the relevant request.</w:t>
            </w:r>
          </w:p>
          <w:p w14:paraId="36AF16C4">
            <w:pPr>
              <w:keepNext/>
              <w:keepLines/>
              <w:contextualSpacing/>
              <w:jc w:val="both"/>
              <w:rPr>
                <w:rStyle w:val="37"/>
                <w:rFonts w:ascii="Times New Roman" w:hAnsi="Times New Roman" w:cs="Times New Roman"/>
                <w:sz w:val="22"/>
                <w:szCs w:val="22"/>
              </w:rPr>
            </w:pPr>
          </w:p>
          <w:p w14:paraId="34D55CB3">
            <w:pPr>
              <w:keepNext/>
              <w:keepLines/>
              <w:contextualSpacing/>
              <w:jc w:val="both"/>
              <w:rPr>
                <w:rFonts w:ascii="Times New Roman" w:hAnsi="Times New Roman" w:cs="Times New Roman"/>
                <w:sz w:val="22"/>
                <w:szCs w:val="22"/>
                <w:lang w:val="en-GB"/>
              </w:rPr>
            </w:pPr>
            <w:r>
              <w:rPr>
                <w:rFonts w:ascii="Times New Roman" w:hAnsi="Times New Roman" w:cs="Times New Roman"/>
                <w:sz w:val="22"/>
                <w:szCs w:val="22"/>
                <w:lang w:val="en-GB"/>
              </w:rPr>
              <w:t>1</w:t>
            </w:r>
            <w:r>
              <w:rPr>
                <w:rFonts w:ascii="Times New Roman" w:hAnsi="Times New Roman" w:cs="Times New Roman"/>
                <w:sz w:val="22"/>
                <w:szCs w:val="22"/>
                <w:lang w:val="en-US"/>
              </w:rPr>
              <w:t>4</w:t>
            </w:r>
            <w:r>
              <w:rPr>
                <w:rFonts w:ascii="Times New Roman" w:hAnsi="Times New Roman" w:cs="Times New Roman"/>
                <w:sz w:val="22"/>
                <w:szCs w:val="22"/>
                <w:lang w:val="en-GB"/>
              </w:rPr>
              <w:t>.</w:t>
            </w:r>
            <w:r>
              <w:rPr>
                <w:rFonts w:ascii="Times New Roman" w:hAnsi="Times New Roman" w:cs="Times New Roman"/>
                <w:sz w:val="22"/>
                <w:szCs w:val="22"/>
                <w:lang w:val="en-US"/>
              </w:rPr>
              <w:t>6</w:t>
            </w:r>
            <w:r>
              <w:rPr>
                <w:rFonts w:ascii="Times New Roman" w:hAnsi="Times New Roman" w:cs="Times New Roman"/>
                <w:sz w:val="22"/>
                <w:szCs w:val="22"/>
                <w:lang w:val="en-GB"/>
              </w:rPr>
              <w:t xml:space="preserve">. The </w:t>
            </w:r>
            <w:r>
              <w:rPr>
                <w:rFonts w:ascii="Times New Roman" w:hAnsi="Times New Roman" w:cs="Times New Roman"/>
                <w:sz w:val="22"/>
                <w:szCs w:val="22"/>
                <w:lang w:val="en-US"/>
              </w:rPr>
              <w:t>present Contract is made up and signed in 2 (two) original copies in Russian and English languages, either Party will have one copy.</w:t>
            </w:r>
            <w:r>
              <w:rPr>
                <w:rFonts w:ascii="Times New Roman" w:hAnsi="Times New Roman" w:cs="Times New Roman"/>
                <w:sz w:val="22"/>
                <w:szCs w:val="22"/>
                <w:lang w:val="en-GB"/>
              </w:rPr>
              <w:t xml:space="preserve"> </w:t>
            </w:r>
          </w:p>
          <w:p w14:paraId="01AD4F05">
            <w:pPr>
              <w:keepNext/>
              <w:keepLines/>
              <w:contextualSpacing/>
              <w:jc w:val="both"/>
              <w:rPr>
                <w:rFonts w:ascii="Times New Roman" w:hAnsi="Times New Roman" w:cs="Times New Roman"/>
                <w:sz w:val="22"/>
                <w:szCs w:val="22"/>
                <w:lang w:val="en-GB"/>
              </w:rPr>
            </w:pPr>
          </w:p>
          <w:p w14:paraId="39C877BE">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GB"/>
              </w:rPr>
              <w:t>1</w:t>
            </w:r>
            <w:r>
              <w:rPr>
                <w:rFonts w:ascii="Times New Roman" w:hAnsi="Times New Roman" w:cs="Times New Roman"/>
                <w:sz w:val="22"/>
                <w:szCs w:val="22"/>
                <w:lang w:val="en-US"/>
              </w:rPr>
              <w:t>4</w:t>
            </w:r>
            <w:r>
              <w:rPr>
                <w:rFonts w:ascii="Times New Roman" w:hAnsi="Times New Roman" w:cs="Times New Roman"/>
                <w:sz w:val="22"/>
                <w:szCs w:val="22"/>
                <w:lang w:val="en-GB"/>
              </w:rPr>
              <w:t>.</w:t>
            </w:r>
            <w:r>
              <w:rPr>
                <w:rFonts w:ascii="Times New Roman" w:hAnsi="Times New Roman" w:cs="Times New Roman"/>
                <w:sz w:val="22"/>
                <w:szCs w:val="22"/>
                <w:lang w:val="en-US"/>
              </w:rPr>
              <w:t>7</w:t>
            </w:r>
            <w:r>
              <w:rPr>
                <w:rFonts w:ascii="Times New Roman" w:hAnsi="Times New Roman" w:cs="Times New Roman"/>
                <w:sz w:val="22"/>
                <w:szCs w:val="22"/>
                <w:lang w:val="en-GB"/>
              </w:rPr>
              <w:t>. All Appendixes, as well as any amendments and additions related to this Contract signed by the authorized representatives of the Parties are an integral part of the present Contract.</w:t>
            </w:r>
          </w:p>
          <w:p w14:paraId="7EDBB284">
            <w:pPr>
              <w:keepNext/>
              <w:keepLines/>
              <w:contextualSpacing/>
              <w:jc w:val="both"/>
              <w:rPr>
                <w:rFonts w:ascii="Times New Roman" w:hAnsi="Times New Roman" w:cs="Times New Roman"/>
                <w:sz w:val="22"/>
                <w:szCs w:val="22"/>
                <w:lang w:val="en-US"/>
              </w:rPr>
            </w:pPr>
          </w:p>
          <w:p w14:paraId="0E1380F5">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14.8. The Parties undertake to maintain the confidentiality of information obtained during the validity of this Contract. The Parties shall consider the information being commercial secret of each of the Parties to the Contract, the terms of this Contract, and any other information, which they pass to each other in the course of its execution, except information, which, in accordance with the applicable current law cannot be constitute a commercial secret. In this regard, the Parties undertake not to open or not to disclose this information in general or in particular to any third party without the prior written consent of the other Party involved in this Contract.</w:t>
            </w:r>
          </w:p>
          <w:p w14:paraId="2EF103CD">
            <w:pPr>
              <w:keepNext/>
              <w:keepLines/>
              <w:contextualSpacing/>
              <w:jc w:val="both"/>
              <w:rPr>
                <w:rFonts w:ascii="Times New Roman" w:hAnsi="Times New Roman" w:cs="Times New Roman"/>
                <w:sz w:val="22"/>
                <w:szCs w:val="22"/>
                <w:lang w:val="en-US" w:eastAsia="zh-CN"/>
              </w:rPr>
            </w:pPr>
          </w:p>
          <w:p w14:paraId="0F4E270B">
            <w:pPr>
              <w:keepNext/>
              <w:keepLines/>
              <w:contextualSpacing/>
              <w:jc w:val="both"/>
              <w:rPr>
                <w:rFonts w:ascii="Times New Roman" w:hAnsi="Times New Roman" w:cs="Times New Roman"/>
                <w:sz w:val="22"/>
                <w:szCs w:val="22"/>
                <w:lang w:val="en-US" w:eastAsia="zh-CN"/>
              </w:rPr>
            </w:pPr>
          </w:p>
          <w:p w14:paraId="7C11D0A1">
            <w:pPr>
              <w:keepNext/>
              <w:keepLines/>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en-US" w:eastAsia="zh-CN"/>
              </w:rPr>
              <w:t>14.9. The Parties undertake to maintain the regime of commercial secret, in accordance with the terms of this Contract during the validity of this Contract and not less than three years after its expiration/termination.</w:t>
            </w:r>
          </w:p>
          <w:p w14:paraId="24C4EAA7">
            <w:pPr>
              <w:keepNext/>
              <w:keepLines/>
              <w:contextualSpacing/>
              <w:jc w:val="both"/>
              <w:rPr>
                <w:rFonts w:ascii="Times New Roman" w:hAnsi="Times New Roman" w:cs="Times New Roman"/>
                <w:sz w:val="22"/>
                <w:szCs w:val="22"/>
              </w:rPr>
            </w:pPr>
          </w:p>
          <w:p w14:paraId="2CC6FF90">
            <w:pPr>
              <w:keepNext/>
              <w:keepLines/>
              <w:contextualSpacing/>
              <w:jc w:val="both"/>
              <w:rPr>
                <w:rFonts w:ascii="Times New Roman" w:hAnsi="Times New Roman" w:cs="Times New Roman"/>
                <w:sz w:val="22"/>
                <w:szCs w:val="22"/>
                <w:lang w:val="en-GB"/>
              </w:rPr>
            </w:pPr>
            <w:r>
              <w:rPr>
                <w:rFonts w:ascii="Times New Roman" w:hAnsi="Times New Roman" w:cs="Times New Roman"/>
                <w:sz w:val="22"/>
                <w:szCs w:val="22"/>
                <w:lang w:val="en-GB"/>
              </w:rPr>
              <w:t>14.1</w:t>
            </w:r>
            <w:r>
              <w:rPr>
                <w:rFonts w:ascii="Times New Roman" w:hAnsi="Times New Roman" w:cs="Times New Roman"/>
                <w:sz w:val="22"/>
                <w:szCs w:val="22"/>
                <w:lang w:val="en-US"/>
              </w:rPr>
              <w:t>0</w:t>
            </w:r>
            <w:r>
              <w:rPr>
                <w:rFonts w:ascii="Times New Roman" w:hAnsi="Times New Roman" w:cs="Times New Roman"/>
                <w:sz w:val="22"/>
                <w:szCs w:val="22"/>
                <w:lang w:val="en-GB"/>
              </w:rPr>
              <w:t xml:space="preserve">. The Party has the right to provide confidential information without the prior written consent of the other Party only in the event, if such information should be provided in accordance with the requirements of applicable current law or regulation of the Government, or edict, including any prescription of duly competent government authority. In this case, the Party shall notify the other Party and shall take all possible measures to ensure that the information provided by the third party contain the smallest possible value of confidential information. </w:t>
            </w:r>
          </w:p>
          <w:p w14:paraId="0154A750">
            <w:pPr>
              <w:keepNext/>
              <w:keepLines/>
              <w:contextualSpacing/>
              <w:jc w:val="both"/>
              <w:rPr>
                <w:rFonts w:ascii="Times New Roman" w:hAnsi="Times New Roman" w:cs="Times New Roman"/>
                <w:sz w:val="22"/>
                <w:szCs w:val="22"/>
                <w:lang w:val="en-US"/>
              </w:rPr>
            </w:pPr>
          </w:p>
          <w:p w14:paraId="01B3686A">
            <w:pPr>
              <w:keepNext/>
              <w:keepLines/>
              <w:contextualSpacing/>
              <w:jc w:val="both"/>
              <w:rPr>
                <w:rFonts w:ascii="Times New Roman" w:hAnsi="Times New Roman" w:cs="Times New Roman"/>
                <w:sz w:val="22"/>
                <w:szCs w:val="22"/>
                <w:lang w:val="en-US"/>
              </w:rPr>
            </w:pPr>
          </w:p>
          <w:p w14:paraId="5FD028A9">
            <w:pPr>
              <w:keepNext/>
              <w:keepLines/>
              <w:contextualSpacing/>
              <w:jc w:val="both"/>
              <w:rPr>
                <w:rFonts w:ascii="Times New Roman" w:hAnsi="Times New Roman" w:cs="Times New Roman"/>
                <w:sz w:val="22"/>
                <w:szCs w:val="22"/>
                <w:lang w:val="en-US"/>
              </w:rPr>
            </w:pPr>
          </w:p>
          <w:p w14:paraId="4F5B4706">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14.11. The Party which breached the regime of commercial secrets concerning the information possessed by the other Party under the present Contract shall compensate the damage caused by such breach to the other Party.</w:t>
            </w:r>
          </w:p>
          <w:p w14:paraId="212B2F6B">
            <w:pPr>
              <w:keepNext/>
              <w:keepLines/>
              <w:contextualSpacing/>
              <w:jc w:val="both"/>
              <w:rPr>
                <w:rFonts w:ascii="Times New Roman" w:hAnsi="Times New Roman" w:cs="Times New Roman"/>
                <w:sz w:val="22"/>
                <w:szCs w:val="22"/>
                <w:lang w:val="en-GB"/>
              </w:rPr>
            </w:pPr>
            <w:r>
              <w:rPr>
                <w:rFonts w:ascii="Times New Roman" w:hAnsi="Times New Roman" w:cs="Times New Roman"/>
                <w:sz w:val="22"/>
                <w:szCs w:val="22"/>
                <w:lang w:val="en-GB"/>
              </w:rPr>
              <w:t>14.1</w:t>
            </w:r>
            <w:r>
              <w:rPr>
                <w:rFonts w:ascii="Times New Roman" w:hAnsi="Times New Roman" w:cs="Times New Roman"/>
                <w:sz w:val="22"/>
                <w:szCs w:val="22"/>
                <w:lang w:val="en-US"/>
              </w:rPr>
              <w:t>2</w:t>
            </w:r>
            <w:r>
              <w:rPr>
                <w:rFonts w:ascii="Times New Roman" w:hAnsi="Times New Roman" w:cs="Times New Roman"/>
                <w:sz w:val="22"/>
                <w:szCs w:val="22"/>
                <w:lang w:val="en-GB"/>
              </w:rPr>
              <w:t>. The Seller confirms that he has full rights for use and transfer of the objects, protected by copyright and patent law, if such objects will be Goods under the present Contract. In the case of submission of claims by the third parties against the Buyer in connection with the use of such objects, the Seller shall take part in the process as the third party on the side of the Buyer, as well as to pay all documented losses of the Buyer incurred by the Buyer in connection with legal process and/or payment under such claims by third parties.</w:t>
            </w:r>
          </w:p>
          <w:p w14:paraId="43696312">
            <w:pPr>
              <w:keepNext/>
              <w:keepLines/>
              <w:contextualSpacing/>
              <w:jc w:val="both"/>
              <w:rPr>
                <w:rFonts w:ascii="Times New Roman" w:hAnsi="Times New Roman" w:cs="Times New Roman"/>
                <w:sz w:val="22"/>
                <w:szCs w:val="22"/>
              </w:rPr>
            </w:pPr>
          </w:p>
          <w:p w14:paraId="52DFFE71">
            <w:pPr>
              <w:keepNext/>
              <w:keepLines/>
              <w:contextualSpacing/>
              <w:jc w:val="both"/>
              <w:rPr>
                <w:rFonts w:ascii="Times New Roman" w:hAnsi="Times New Roman" w:cs="Times New Roman"/>
                <w:sz w:val="22"/>
                <w:szCs w:val="22"/>
                <w:lang w:val="en-US"/>
              </w:rPr>
            </w:pPr>
          </w:p>
          <w:p w14:paraId="4816CDBF">
            <w:pPr>
              <w:keepNext/>
              <w:keepLines/>
              <w:contextualSpacing/>
              <w:jc w:val="both"/>
              <w:rPr>
                <w:rFonts w:ascii="Times New Roman" w:hAnsi="Times New Roman" w:cs="Times New Roman"/>
                <w:sz w:val="22"/>
                <w:szCs w:val="22"/>
                <w:lang w:val="en-GB"/>
              </w:rPr>
            </w:pPr>
            <w:r>
              <w:rPr>
                <w:rFonts w:ascii="Times New Roman" w:hAnsi="Times New Roman" w:cs="Times New Roman"/>
                <w:sz w:val="22"/>
                <w:szCs w:val="22"/>
                <w:lang w:val="en-GB"/>
              </w:rPr>
              <w:t>14.1</w:t>
            </w:r>
            <w:r>
              <w:rPr>
                <w:rFonts w:ascii="Times New Roman" w:hAnsi="Times New Roman" w:cs="Times New Roman"/>
                <w:sz w:val="22"/>
                <w:szCs w:val="22"/>
                <w:lang w:val="en-US"/>
              </w:rPr>
              <w:t>3</w:t>
            </w:r>
            <w:r>
              <w:rPr>
                <w:rFonts w:ascii="Times New Roman" w:hAnsi="Times New Roman" w:cs="Times New Roman"/>
                <w:sz w:val="22"/>
                <w:szCs w:val="22"/>
                <w:lang w:val="en-GB"/>
              </w:rPr>
              <w:t>. In the event of a change of addresses, banking and shipping details, the Party should promptly notify the other Party in writing with the subsequent signing within 2 (two) working days of the appropriate Collateral agreement to the present Contract. When non-compliance of this requirement, mail correspondence, payment and other documents are deemed to be directed to the addresses and details specified in the paragraph 15 «</w:t>
            </w:r>
            <w:r>
              <w:rPr>
                <w:rFonts w:ascii="Times New Roman" w:hAnsi="Times New Roman" w:cs="Times New Roman"/>
                <w:sz w:val="22"/>
                <w:szCs w:val="22"/>
                <w:lang w:val="en-US"/>
              </w:rPr>
              <w:t>Addresses</w:t>
            </w:r>
            <w:r>
              <w:rPr>
                <w:rFonts w:ascii="Times New Roman" w:hAnsi="Times New Roman" w:cs="Times New Roman"/>
                <w:sz w:val="22"/>
                <w:szCs w:val="22"/>
                <w:lang w:val="en-GB"/>
              </w:rPr>
              <w:t xml:space="preserve"> and bank details of the Parties» of the present Contract properly. The Party that does not notify the other Party of the specified circumstances bears the risk of property liability for damages and other unfavourable consequences caused to the other Party because of this.</w:t>
            </w:r>
          </w:p>
        </w:tc>
      </w:tr>
      <w:tr w14:paraId="7489C499">
        <w:tblPrEx>
          <w:tblCellMar>
            <w:top w:w="0" w:type="dxa"/>
            <w:left w:w="85" w:type="dxa"/>
            <w:bottom w:w="0" w:type="dxa"/>
            <w:right w:w="85" w:type="dxa"/>
          </w:tblCellMar>
        </w:tblPrEx>
        <w:tc>
          <w:tcPr>
            <w:tcW w:w="5387"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5CEA613E">
            <w:pPr>
              <w:keepNext/>
              <w:keepLines/>
              <w:tabs>
                <w:tab w:val="left" w:pos="360"/>
              </w:tabs>
              <w:spacing w:before="120" w:after="120"/>
              <w:rPr>
                <w:rFonts w:ascii="Times New Roman" w:hAnsi="Times New Roman" w:cs="Times New Roman"/>
                <w:b/>
                <w:sz w:val="22"/>
                <w:szCs w:val="22"/>
              </w:rPr>
            </w:pPr>
            <w:r>
              <w:rPr>
                <w:rFonts w:ascii="Times New Roman" w:hAnsi="Times New Roman" w:cs="Times New Roman"/>
                <w:b/>
                <w:sz w:val="22"/>
                <w:szCs w:val="22"/>
              </w:rPr>
              <w:t>15. Адреса и банковские реквизиты Сторон</w:t>
            </w:r>
          </w:p>
        </w:tc>
        <w:tc>
          <w:tcPr>
            <w:tcW w:w="5103" w:type="dxa"/>
            <w:tcBorders>
              <w:top w:val="single" w:color="auto" w:sz="4" w:space="0"/>
              <w:left w:val="single" w:color="auto" w:sz="4" w:space="0"/>
              <w:bottom w:val="single" w:color="auto" w:sz="4" w:space="0"/>
              <w:right w:val="single" w:color="auto" w:sz="4" w:space="0"/>
            </w:tcBorders>
            <w:shd w:val="clear" w:color="auto" w:fill="D9D9D9"/>
            <w:noWrap w:val="0"/>
            <w:vAlign w:val="top"/>
          </w:tcPr>
          <w:p w14:paraId="427663D8">
            <w:pPr>
              <w:keepNext/>
              <w:keepLines/>
              <w:tabs>
                <w:tab w:val="left" w:pos="360"/>
              </w:tabs>
              <w:spacing w:before="120" w:after="120"/>
              <w:rPr>
                <w:rFonts w:ascii="Times New Roman" w:hAnsi="Times New Roman" w:cs="Times New Roman"/>
                <w:b/>
                <w:bCs/>
                <w:sz w:val="22"/>
                <w:szCs w:val="22"/>
                <w:lang w:val="en-US" w:eastAsia="zh-CN"/>
              </w:rPr>
            </w:pPr>
            <w:r>
              <w:rPr>
                <w:rFonts w:ascii="Times New Roman" w:hAnsi="Times New Roman" w:cs="Times New Roman"/>
                <w:b/>
                <w:sz w:val="22"/>
                <w:szCs w:val="22"/>
                <w:lang w:val="en-US"/>
              </w:rPr>
              <w:t>15.</w:t>
            </w:r>
            <w:r>
              <w:rPr>
                <w:rFonts w:ascii="Times New Roman" w:hAnsi="Times New Roman" w:cs="Times New Roman"/>
                <w:b/>
                <w:bCs/>
                <w:sz w:val="22"/>
                <w:szCs w:val="22"/>
                <w:lang w:val="en-US" w:eastAsia="zh-CN"/>
              </w:rPr>
              <w:t xml:space="preserve"> Addresses and bank details of the Parties</w:t>
            </w:r>
          </w:p>
        </w:tc>
      </w:tr>
      <w:tr w14:paraId="5CEB690F">
        <w:tblPrEx>
          <w:tblCellMar>
            <w:top w:w="0" w:type="dxa"/>
            <w:left w:w="85" w:type="dxa"/>
            <w:bottom w:w="0" w:type="dxa"/>
            <w:right w:w="85" w:type="dxa"/>
          </w:tblCellMar>
        </w:tblPrEx>
        <w:tc>
          <w:tcPr>
            <w:tcW w:w="5387" w:type="dxa"/>
            <w:tcBorders>
              <w:top w:val="single" w:color="auto" w:sz="4" w:space="0"/>
              <w:left w:val="single" w:color="auto" w:sz="4" w:space="0"/>
              <w:right w:val="single" w:color="auto" w:sz="4" w:space="0"/>
            </w:tcBorders>
            <w:noWrap w:val="0"/>
            <w:vAlign w:val="top"/>
          </w:tcPr>
          <w:p w14:paraId="0F82F3D0">
            <w:pPr>
              <w:keepNext/>
              <w:keepLines/>
              <w:ind w:left="-57"/>
              <w:contextualSpacing/>
              <w:rPr>
                <w:rFonts w:ascii="Times New Roman" w:hAnsi="Times New Roman" w:cs="Times New Roman"/>
                <w:b/>
                <w:sz w:val="22"/>
                <w:szCs w:val="22"/>
              </w:rPr>
            </w:pPr>
            <w:r>
              <w:rPr>
                <w:rFonts w:ascii="Times New Roman" w:hAnsi="Times New Roman" w:cs="Times New Roman"/>
                <w:b/>
                <w:sz w:val="22"/>
                <w:szCs w:val="22"/>
              </w:rPr>
              <w:t>15.1. Покупатель:</w:t>
            </w:r>
          </w:p>
          <w:p w14:paraId="52A6C29C">
            <w:pPr>
              <w:keepNext/>
              <w:keepLines/>
              <w:autoSpaceDE w:val="0"/>
              <w:autoSpaceDN w:val="0"/>
              <w:ind w:left="-57"/>
              <w:contextualSpacing/>
              <w:rPr>
                <w:rFonts w:ascii="Times New Roman" w:hAnsi="Times New Roman" w:cs="Times New Roman"/>
                <w:b/>
                <w:sz w:val="22"/>
                <w:szCs w:val="22"/>
              </w:rPr>
            </w:pPr>
            <w:r>
              <w:rPr>
                <w:rFonts w:ascii="Times New Roman" w:hAnsi="Times New Roman" w:cs="Times New Roman"/>
                <w:b/>
                <w:sz w:val="22"/>
                <w:szCs w:val="22"/>
                <w:highlight w:val="yellow"/>
                <w:rPrChange w:id="85" w:author="Felix阿星" w:date="2026-06-17T10:54:24Z">
                  <w:rPr>
                    <w:rFonts w:ascii="Times New Roman" w:hAnsi="Times New Roman" w:cs="Times New Roman"/>
                    <w:b/>
                    <w:sz w:val="22"/>
                    <w:szCs w:val="22"/>
                  </w:rPr>
                </w:rPrChange>
              </w:rPr>
              <w:t>ООО «ТД ЭЙРФЛОТ ТЕХНИКС»</w:t>
            </w:r>
          </w:p>
          <w:p w14:paraId="5035D0DF">
            <w:pPr>
              <w:keepNext/>
              <w:keepLines/>
              <w:ind w:left="-57"/>
              <w:contextualSpacing/>
              <w:jc w:val="both"/>
              <w:rPr>
                <w:rFonts w:ascii="Times New Roman" w:hAnsi="Times New Roman" w:cs="Times New Roman"/>
                <w:b/>
                <w:bCs/>
                <w:sz w:val="22"/>
                <w:szCs w:val="22"/>
                <w:highlight w:val="yellow"/>
                <w:rPrChange w:id="86" w:author="Felix阿星" w:date="2026-06-17T10:54:33Z">
                  <w:rPr>
                    <w:rFonts w:ascii="Times New Roman" w:hAnsi="Times New Roman" w:cs="Times New Roman"/>
                    <w:b/>
                    <w:bCs/>
                    <w:sz w:val="22"/>
                    <w:szCs w:val="22"/>
                  </w:rPr>
                </w:rPrChange>
              </w:rPr>
            </w:pPr>
            <w:r>
              <w:rPr>
                <w:rFonts w:ascii="Times New Roman" w:hAnsi="Times New Roman" w:cs="Times New Roman"/>
                <w:sz w:val="22"/>
                <w:szCs w:val="22"/>
              </w:rPr>
              <w:t xml:space="preserve">Адрес местонахождения: </w:t>
            </w:r>
            <w:r>
              <w:rPr>
                <w:rFonts w:ascii="Times New Roman" w:hAnsi="Times New Roman" w:cs="Times New Roman"/>
                <w:sz w:val="22"/>
                <w:szCs w:val="22"/>
                <w:highlight w:val="yellow"/>
                <w:rPrChange w:id="87" w:author="Felix阿星" w:date="2026-06-17T10:54:33Z">
                  <w:rPr>
                    <w:rFonts w:ascii="Times New Roman" w:hAnsi="Times New Roman" w:cs="Times New Roman"/>
                    <w:sz w:val="22"/>
                    <w:szCs w:val="22"/>
                  </w:rPr>
                </w:rPrChange>
              </w:rPr>
              <w:t>127018, Россия, г. Москва, улица Полковая, дом 3, строение 5, этаж Т, пом. V, ком. 15.</w:t>
            </w:r>
          </w:p>
          <w:p w14:paraId="4A7819D3">
            <w:pPr>
              <w:keepNext/>
              <w:keepLines/>
              <w:contextualSpacing/>
              <w:jc w:val="both"/>
              <w:rPr>
                <w:rFonts w:ascii="Times New Roman" w:hAnsi="Times New Roman" w:cs="Times New Roman"/>
                <w:sz w:val="22"/>
                <w:szCs w:val="22"/>
                <w:lang w:val="it-IT"/>
              </w:rPr>
            </w:pPr>
            <w:r>
              <w:rPr>
                <w:rFonts w:ascii="Times New Roman" w:hAnsi="Times New Roman" w:cs="Times New Roman"/>
                <w:sz w:val="22"/>
                <w:szCs w:val="22"/>
              </w:rPr>
              <w:t>Тел</w:t>
            </w:r>
            <w:r>
              <w:rPr>
                <w:rFonts w:ascii="Times New Roman" w:hAnsi="Times New Roman" w:cs="Times New Roman"/>
                <w:sz w:val="22"/>
                <w:szCs w:val="22"/>
                <w:lang w:val="it-IT"/>
              </w:rPr>
              <w:t>./</w:t>
            </w:r>
            <w:r>
              <w:rPr>
                <w:rFonts w:ascii="Times New Roman" w:hAnsi="Times New Roman" w:cs="Times New Roman"/>
                <w:sz w:val="22"/>
                <w:szCs w:val="22"/>
              </w:rPr>
              <w:t>факс</w:t>
            </w:r>
            <w:r>
              <w:rPr>
                <w:rFonts w:ascii="Times New Roman" w:hAnsi="Times New Roman" w:cs="Times New Roman"/>
                <w:sz w:val="22"/>
                <w:szCs w:val="22"/>
                <w:lang w:val="it-IT"/>
              </w:rPr>
              <w:t xml:space="preserve">: </w:t>
            </w:r>
            <w:r>
              <w:rPr>
                <w:rFonts w:ascii="Times New Roman" w:hAnsi="Times New Roman" w:cs="Times New Roman"/>
                <w:sz w:val="22"/>
                <w:szCs w:val="22"/>
                <w:highlight w:val="yellow"/>
                <w:lang w:val="it-IT"/>
                <w:rPrChange w:id="88" w:author="Felix阿星" w:date="2026-06-17T10:54:42Z">
                  <w:rPr>
                    <w:rFonts w:ascii="Times New Roman" w:hAnsi="Times New Roman" w:cs="Times New Roman"/>
                    <w:sz w:val="22"/>
                    <w:szCs w:val="22"/>
                    <w:lang w:val="it-IT"/>
                  </w:rPr>
                </w:rPrChange>
              </w:rPr>
              <w:t>+7 (495) 221-8026</w:t>
            </w:r>
          </w:p>
          <w:p w14:paraId="78F5EFAF">
            <w:pPr>
              <w:keepNext/>
              <w:keepLines/>
              <w:contextualSpacing/>
              <w:jc w:val="both"/>
              <w:rPr>
                <w:rStyle w:val="21"/>
                <w:rFonts w:ascii="Times New Roman" w:hAnsi="Times New Roman" w:cs="Times New Roman"/>
                <w:color w:val="auto"/>
                <w:sz w:val="22"/>
                <w:szCs w:val="22"/>
              </w:rPr>
            </w:pPr>
            <w:r>
              <w:rPr>
                <w:rFonts w:ascii="Times New Roman" w:hAnsi="Times New Roman" w:cs="Times New Roman"/>
                <w:sz w:val="22"/>
                <w:szCs w:val="22"/>
                <w:lang w:val="it-IT"/>
              </w:rPr>
              <w:t xml:space="preserve">E-mail: </w:t>
            </w:r>
            <w:r>
              <w:rPr>
                <w:rFonts w:ascii="Times New Roman" w:hAnsi="Times New Roman" w:cs="Times New Roman"/>
                <w:sz w:val="22"/>
                <w:szCs w:val="22"/>
                <w:highlight w:val="yellow"/>
                <w:rPrChange w:id="89" w:author="Felix阿星" w:date="2026-06-17T10:54:55Z">
                  <w:rPr>
                    <w:rFonts w:ascii="Times New Roman" w:hAnsi="Times New Roman" w:cs="Times New Roman"/>
                    <w:sz w:val="22"/>
                    <w:szCs w:val="22"/>
                  </w:rPr>
                </w:rPrChange>
              </w:rPr>
              <w:fldChar w:fldCharType="begin"/>
            </w:r>
            <w:r>
              <w:rPr>
                <w:rFonts w:ascii="Times New Roman" w:hAnsi="Times New Roman" w:cs="Times New Roman"/>
                <w:sz w:val="22"/>
                <w:szCs w:val="22"/>
                <w:highlight w:val="yellow"/>
                <w:lang w:val="it-IT"/>
                <w:rPrChange w:id="90" w:author="Felix阿星" w:date="2026-06-17T10:54:55Z">
                  <w:rPr>
                    <w:rFonts w:ascii="Times New Roman" w:hAnsi="Times New Roman" w:cs="Times New Roman"/>
                    <w:sz w:val="22"/>
                    <w:szCs w:val="22"/>
                    <w:lang w:val="it-IT"/>
                  </w:rPr>
                </w:rPrChange>
              </w:rPr>
              <w:instrText xml:space="preserve"> HYPERLINK "mailto:info@aftproject.ru" </w:instrText>
            </w:r>
            <w:r>
              <w:rPr>
                <w:rFonts w:ascii="Times New Roman" w:hAnsi="Times New Roman" w:cs="Times New Roman"/>
                <w:sz w:val="22"/>
                <w:szCs w:val="22"/>
                <w:highlight w:val="yellow"/>
                <w:rPrChange w:id="91" w:author="Felix阿星" w:date="2026-06-17T10:54:55Z">
                  <w:rPr>
                    <w:rFonts w:ascii="Times New Roman" w:hAnsi="Times New Roman" w:cs="Times New Roman"/>
                    <w:sz w:val="22"/>
                    <w:szCs w:val="22"/>
                  </w:rPr>
                </w:rPrChange>
              </w:rPr>
              <w:fldChar w:fldCharType="separate"/>
            </w:r>
            <w:r>
              <w:rPr>
                <w:rStyle w:val="21"/>
                <w:rFonts w:ascii="Times New Roman" w:hAnsi="Times New Roman" w:cs="Times New Roman"/>
                <w:color w:val="auto"/>
                <w:sz w:val="22"/>
                <w:szCs w:val="22"/>
                <w:highlight w:val="yellow"/>
                <w:lang w:val="it-IT"/>
                <w:rPrChange w:id="92" w:author="Felix阿星" w:date="2026-06-17T10:54:55Z">
                  <w:rPr>
                    <w:rStyle w:val="21"/>
                    <w:rFonts w:ascii="Times New Roman" w:hAnsi="Times New Roman" w:cs="Times New Roman"/>
                    <w:color w:val="auto"/>
                    <w:sz w:val="22"/>
                    <w:szCs w:val="22"/>
                    <w:lang w:val="it-IT"/>
                  </w:rPr>
                </w:rPrChange>
              </w:rPr>
              <w:t>info@aftproject.ru</w:t>
            </w:r>
            <w:r>
              <w:rPr>
                <w:rStyle w:val="21"/>
                <w:rFonts w:ascii="Times New Roman" w:hAnsi="Times New Roman" w:cs="Times New Roman"/>
                <w:color w:val="auto"/>
                <w:sz w:val="22"/>
                <w:szCs w:val="22"/>
                <w:highlight w:val="yellow"/>
                <w:rPrChange w:id="93" w:author="Felix阿星" w:date="2026-06-17T10:54:55Z">
                  <w:rPr>
                    <w:rStyle w:val="21"/>
                    <w:rFonts w:ascii="Times New Roman" w:hAnsi="Times New Roman" w:cs="Times New Roman"/>
                    <w:color w:val="auto"/>
                    <w:sz w:val="22"/>
                    <w:szCs w:val="22"/>
                  </w:rPr>
                </w:rPrChange>
              </w:rPr>
              <w:fldChar w:fldCharType="end"/>
            </w:r>
          </w:p>
          <w:p w14:paraId="53AD2F21">
            <w:pPr>
              <w:keepNext/>
              <w:keepLines/>
              <w:contextualSpacing/>
              <w:jc w:val="both"/>
              <w:rPr>
                <w:rFonts w:ascii="Times New Roman" w:hAnsi="Times New Roman" w:cs="Times New Roman"/>
                <w:sz w:val="22"/>
                <w:szCs w:val="22"/>
                <w:lang w:val="it-IT"/>
              </w:rPr>
            </w:pPr>
            <w:r>
              <w:rPr>
                <w:rFonts w:ascii="Times New Roman" w:hAnsi="Times New Roman" w:cs="Times New Roman"/>
                <w:b/>
                <w:sz w:val="22"/>
                <w:szCs w:val="22"/>
                <w:lang w:val="it-IT"/>
              </w:rPr>
              <w:t>Почтовый адрес</w:t>
            </w:r>
            <w:r>
              <w:rPr>
                <w:rFonts w:ascii="Times New Roman" w:hAnsi="Times New Roman" w:cs="Times New Roman"/>
                <w:sz w:val="22"/>
                <w:szCs w:val="22"/>
                <w:lang w:val="it-IT"/>
              </w:rPr>
              <w:t>:</w:t>
            </w:r>
          </w:p>
          <w:p w14:paraId="1D04586C">
            <w:pPr>
              <w:keepNext/>
              <w:keepLines/>
              <w:contextualSpacing/>
              <w:jc w:val="both"/>
              <w:rPr>
                <w:rFonts w:ascii="Times New Roman" w:hAnsi="Times New Roman" w:cs="Times New Roman"/>
                <w:sz w:val="22"/>
                <w:szCs w:val="22"/>
                <w:highlight w:val="yellow"/>
                <w:rPrChange w:id="94" w:author="Felix阿星" w:date="2026-06-17T10:55:22Z">
                  <w:rPr>
                    <w:rFonts w:ascii="Times New Roman" w:hAnsi="Times New Roman" w:cs="Times New Roman"/>
                    <w:sz w:val="22"/>
                    <w:szCs w:val="22"/>
                  </w:rPr>
                </w:rPrChange>
              </w:rPr>
            </w:pPr>
            <w:r>
              <w:rPr>
                <w:rFonts w:ascii="Times New Roman" w:hAnsi="Times New Roman" w:cs="Times New Roman"/>
                <w:sz w:val="22"/>
                <w:szCs w:val="22"/>
                <w:highlight w:val="yellow"/>
                <w:rPrChange w:id="95" w:author="Felix阿星" w:date="2026-06-17T10:55:22Z">
                  <w:rPr>
                    <w:rFonts w:ascii="Times New Roman" w:hAnsi="Times New Roman" w:cs="Times New Roman"/>
                    <w:sz w:val="22"/>
                    <w:szCs w:val="22"/>
                  </w:rPr>
                </w:rPrChange>
              </w:rPr>
              <w:t>ООО «ТД ЭЙРФЛОТ ТЕХНИКС», 127018, г. Москва, а/я 60.</w:t>
            </w:r>
          </w:p>
          <w:p w14:paraId="5AF760CF">
            <w:pPr>
              <w:keepNext/>
              <w:keepLines/>
              <w:contextualSpacing/>
              <w:jc w:val="both"/>
              <w:rPr>
                <w:rFonts w:ascii="Times New Roman" w:hAnsi="Times New Roman" w:cs="Times New Roman"/>
                <w:b/>
                <w:sz w:val="22"/>
                <w:szCs w:val="22"/>
              </w:rPr>
            </w:pPr>
            <w:r>
              <w:rPr>
                <w:rFonts w:ascii="Times New Roman" w:hAnsi="Times New Roman" w:cs="Times New Roman"/>
                <w:b/>
                <w:sz w:val="22"/>
                <w:szCs w:val="22"/>
              </w:rPr>
              <w:t>Банковские реквизиты Покупателя:</w:t>
            </w:r>
          </w:p>
          <w:p w14:paraId="1CCA5FD4">
            <w:pPr>
              <w:keepNext/>
              <w:keepLines/>
              <w:contextualSpacing/>
              <w:jc w:val="both"/>
              <w:rPr>
                <w:rFonts w:ascii="Times New Roman" w:hAnsi="Times New Roman" w:cs="Times New Roman"/>
                <w:sz w:val="22"/>
                <w:szCs w:val="22"/>
              </w:rPr>
            </w:pPr>
            <w:r>
              <w:rPr>
                <w:rFonts w:ascii="Times New Roman" w:hAnsi="Times New Roman" w:cs="Times New Roman"/>
                <w:sz w:val="22"/>
                <w:szCs w:val="22"/>
              </w:rPr>
              <w:t>Банк Покупателя:</w:t>
            </w:r>
          </w:p>
          <w:p w14:paraId="134E60C9">
            <w:pPr>
              <w:keepNext/>
              <w:keepLines/>
              <w:contextualSpacing/>
              <w:jc w:val="both"/>
              <w:rPr>
                <w:rFonts w:ascii="Times New Roman" w:hAnsi="Times New Roman" w:cs="Times New Roman"/>
                <w:sz w:val="22"/>
                <w:szCs w:val="22"/>
                <w:highlight w:val="yellow"/>
                <w:rPrChange w:id="96" w:author="Felix阿星" w:date="2026-06-17T10:55:59Z">
                  <w:rPr>
                    <w:rFonts w:ascii="Times New Roman" w:hAnsi="Times New Roman" w:cs="Times New Roman"/>
                    <w:sz w:val="22"/>
                    <w:szCs w:val="22"/>
                  </w:rPr>
                </w:rPrChange>
              </w:rPr>
            </w:pPr>
            <w:r>
              <w:rPr>
                <w:rFonts w:ascii="Times New Roman" w:hAnsi="Times New Roman" w:cs="Times New Roman"/>
                <w:sz w:val="22"/>
                <w:szCs w:val="22"/>
                <w:highlight w:val="yellow"/>
                <w:rPrChange w:id="97" w:author="Felix阿星" w:date="2026-06-17T10:55:59Z">
                  <w:rPr>
                    <w:rFonts w:ascii="Times New Roman" w:hAnsi="Times New Roman" w:cs="Times New Roman"/>
                    <w:sz w:val="22"/>
                    <w:szCs w:val="22"/>
                  </w:rPr>
                </w:rPrChange>
              </w:rPr>
              <w:t>Банк ВТБ (ПАО) (Центральный филиал, Москва)</w:t>
            </w:r>
          </w:p>
          <w:p w14:paraId="47A392D4">
            <w:pPr>
              <w:keepNext/>
              <w:keepLines/>
              <w:contextualSpacing/>
              <w:jc w:val="both"/>
              <w:rPr>
                <w:rFonts w:ascii="Times New Roman" w:hAnsi="Times New Roman" w:cs="Times New Roman"/>
                <w:sz w:val="22"/>
                <w:szCs w:val="22"/>
                <w:highlight w:val="yellow"/>
                <w:rPrChange w:id="98" w:author="Felix阿星" w:date="2026-06-17T10:55:59Z">
                  <w:rPr>
                    <w:rFonts w:ascii="Times New Roman" w:hAnsi="Times New Roman" w:cs="Times New Roman"/>
                    <w:sz w:val="22"/>
                    <w:szCs w:val="22"/>
                  </w:rPr>
                </w:rPrChange>
              </w:rPr>
            </w:pPr>
            <w:r>
              <w:rPr>
                <w:rFonts w:ascii="Times New Roman" w:hAnsi="Times New Roman" w:cs="Times New Roman"/>
                <w:sz w:val="22"/>
                <w:szCs w:val="22"/>
                <w:highlight w:val="yellow"/>
                <w:rPrChange w:id="99" w:author="Felix阿星" w:date="2026-06-17T10:55:59Z">
                  <w:rPr>
                    <w:rFonts w:ascii="Times New Roman" w:hAnsi="Times New Roman" w:cs="Times New Roman"/>
                    <w:sz w:val="22"/>
                    <w:szCs w:val="22"/>
                  </w:rPr>
                </w:rPrChange>
              </w:rPr>
              <w:t>119121, 2-й Неопалимовский переулок, д.10, Москва, Россия</w:t>
            </w:r>
          </w:p>
          <w:p w14:paraId="1A23195D">
            <w:pPr>
              <w:keepNext/>
              <w:keepLines/>
              <w:contextualSpacing/>
              <w:jc w:val="both"/>
              <w:rPr>
                <w:rFonts w:ascii="Times New Roman" w:hAnsi="Times New Roman" w:cs="Times New Roman"/>
                <w:sz w:val="22"/>
                <w:szCs w:val="22"/>
              </w:rPr>
            </w:pPr>
            <w:r>
              <w:rPr>
                <w:rFonts w:ascii="Times New Roman" w:hAnsi="Times New Roman" w:cs="Times New Roman"/>
                <w:sz w:val="22"/>
                <w:szCs w:val="22"/>
              </w:rPr>
              <w:t xml:space="preserve">р/с № </w:t>
            </w:r>
            <w:r>
              <w:rPr>
                <w:rFonts w:ascii="Times New Roman" w:hAnsi="Times New Roman" w:cs="Times New Roman"/>
                <w:sz w:val="22"/>
                <w:szCs w:val="22"/>
                <w:highlight w:val="yellow"/>
                <w:rPrChange w:id="100" w:author="Felix阿星" w:date="2026-06-17T10:56:10Z">
                  <w:rPr>
                    <w:rFonts w:ascii="Times New Roman" w:hAnsi="Times New Roman" w:cs="Times New Roman"/>
                    <w:sz w:val="22"/>
                    <w:szCs w:val="22"/>
                  </w:rPr>
                </w:rPrChange>
              </w:rPr>
              <w:t>40702156824790000036</w:t>
            </w:r>
          </w:p>
          <w:p w14:paraId="541AA88D">
            <w:pPr>
              <w:keepNext/>
              <w:keepLines/>
              <w:contextualSpacing/>
              <w:jc w:val="both"/>
              <w:rPr>
                <w:rFonts w:ascii="Times New Roman" w:hAnsi="Times New Roman" w:cs="Times New Roman"/>
                <w:sz w:val="22"/>
                <w:szCs w:val="22"/>
              </w:rPr>
            </w:pPr>
            <w:r>
              <w:rPr>
                <w:rFonts w:ascii="Times New Roman" w:hAnsi="Times New Roman" w:cs="Times New Roman"/>
                <w:sz w:val="22"/>
                <w:szCs w:val="22"/>
                <w:lang w:val="en-US"/>
              </w:rPr>
              <w:t>SWIFT</w:t>
            </w:r>
            <w:r>
              <w:rPr>
                <w:rFonts w:ascii="Times New Roman" w:hAnsi="Times New Roman" w:cs="Times New Roman"/>
                <w:sz w:val="22"/>
                <w:szCs w:val="22"/>
              </w:rPr>
              <w:t>:</w:t>
            </w:r>
            <w:r>
              <w:rPr>
                <w:rFonts w:ascii="Times New Roman" w:hAnsi="Times New Roman" w:cs="Times New Roman"/>
                <w:sz w:val="22"/>
                <w:szCs w:val="22"/>
                <w:lang w:val="en-US"/>
              </w:rPr>
              <w:t> </w:t>
            </w:r>
            <w:r>
              <w:rPr>
                <w:rFonts w:ascii="Times New Roman" w:hAnsi="Times New Roman" w:cs="Times New Roman"/>
                <w:sz w:val="22"/>
                <w:szCs w:val="22"/>
                <w:highlight w:val="yellow"/>
                <w:lang w:val="en-US"/>
                <w:rPrChange w:id="101" w:author="Felix阿星" w:date="2026-06-17T10:56:13Z">
                  <w:rPr>
                    <w:rFonts w:ascii="Times New Roman" w:hAnsi="Times New Roman" w:cs="Times New Roman"/>
                    <w:sz w:val="22"/>
                    <w:szCs w:val="22"/>
                    <w:lang w:val="en-US"/>
                  </w:rPr>
                </w:rPrChange>
              </w:rPr>
              <w:t>VTBRRUM</w:t>
            </w:r>
            <w:r>
              <w:rPr>
                <w:rFonts w:ascii="Times New Roman" w:hAnsi="Times New Roman" w:cs="Times New Roman"/>
                <w:sz w:val="22"/>
                <w:szCs w:val="22"/>
                <w:highlight w:val="yellow"/>
                <w:rPrChange w:id="102" w:author="Felix阿星" w:date="2026-06-17T10:56:13Z">
                  <w:rPr>
                    <w:rFonts w:ascii="Times New Roman" w:hAnsi="Times New Roman" w:cs="Times New Roman"/>
                    <w:sz w:val="22"/>
                    <w:szCs w:val="22"/>
                  </w:rPr>
                </w:rPrChange>
              </w:rPr>
              <w:t>2</w:t>
            </w:r>
            <w:r>
              <w:rPr>
                <w:rFonts w:ascii="Times New Roman" w:hAnsi="Times New Roman" w:cs="Times New Roman"/>
                <w:sz w:val="22"/>
                <w:szCs w:val="22"/>
                <w:highlight w:val="yellow"/>
                <w:lang w:val="en-US"/>
                <w:rPrChange w:id="103" w:author="Felix阿星" w:date="2026-06-17T10:56:13Z">
                  <w:rPr>
                    <w:rFonts w:ascii="Times New Roman" w:hAnsi="Times New Roman" w:cs="Times New Roman"/>
                    <w:sz w:val="22"/>
                    <w:szCs w:val="22"/>
                    <w:lang w:val="en-US"/>
                  </w:rPr>
                </w:rPrChange>
              </w:rPr>
              <w:t>MS</w:t>
            </w:r>
            <w:r>
              <w:rPr>
                <w:rFonts w:ascii="Times New Roman" w:hAnsi="Times New Roman" w:cs="Times New Roman"/>
                <w:sz w:val="22"/>
                <w:szCs w:val="22"/>
                <w:highlight w:val="yellow"/>
                <w:rPrChange w:id="104" w:author="Felix阿星" w:date="2026-06-17T10:56:13Z">
                  <w:rPr>
                    <w:rFonts w:ascii="Times New Roman" w:hAnsi="Times New Roman" w:cs="Times New Roman"/>
                    <w:sz w:val="22"/>
                    <w:szCs w:val="22"/>
                  </w:rPr>
                </w:rPrChange>
              </w:rPr>
              <w:t>2</w:t>
            </w:r>
          </w:p>
          <w:p w14:paraId="23222E34">
            <w:pPr>
              <w:keepNext/>
              <w:keepLines/>
              <w:contextualSpacing/>
              <w:jc w:val="both"/>
              <w:rPr>
                <w:rFonts w:ascii="Times New Roman" w:hAnsi="Times New Roman" w:cs="Times New Roman"/>
                <w:sz w:val="22"/>
                <w:szCs w:val="22"/>
              </w:rPr>
            </w:pPr>
            <w:r>
              <w:rPr>
                <w:rFonts w:ascii="Times New Roman" w:hAnsi="Times New Roman" w:cs="Times New Roman"/>
                <w:sz w:val="22"/>
                <w:szCs w:val="22"/>
              </w:rPr>
              <w:t xml:space="preserve">Корр. счёт: </w:t>
            </w:r>
            <w:r>
              <w:rPr>
                <w:rFonts w:ascii="Times New Roman" w:hAnsi="Times New Roman" w:cs="Times New Roman"/>
                <w:sz w:val="22"/>
                <w:szCs w:val="22"/>
                <w:highlight w:val="yellow"/>
                <w:rPrChange w:id="105" w:author="Felix阿星" w:date="2026-06-17T10:56:15Z">
                  <w:rPr>
                    <w:rFonts w:ascii="Times New Roman" w:hAnsi="Times New Roman" w:cs="Times New Roman"/>
                    <w:sz w:val="22"/>
                    <w:szCs w:val="22"/>
                  </w:rPr>
                </w:rPrChange>
              </w:rPr>
              <w:t>30101810145250000411</w:t>
            </w:r>
          </w:p>
          <w:p w14:paraId="6275D6D6">
            <w:pPr>
              <w:keepNext/>
              <w:keepLines/>
              <w:contextualSpacing/>
              <w:jc w:val="both"/>
              <w:rPr>
                <w:rFonts w:ascii="Times New Roman" w:hAnsi="Times New Roman" w:cs="Times New Roman"/>
                <w:sz w:val="22"/>
                <w:szCs w:val="22"/>
              </w:rPr>
            </w:pPr>
            <w:r>
              <w:rPr>
                <w:rFonts w:ascii="Times New Roman" w:hAnsi="Times New Roman" w:cs="Times New Roman"/>
                <w:sz w:val="22"/>
                <w:szCs w:val="22"/>
              </w:rPr>
              <w:t xml:space="preserve">БИК: </w:t>
            </w:r>
            <w:r>
              <w:rPr>
                <w:rFonts w:ascii="Times New Roman" w:hAnsi="Times New Roman" w:cs="Times New Roman"/>
                <w:sz w:val="22"/>
                <w:szCs w:val="22"/>
                <w:highlight w:val="yellow"/>
                <w:rPrChange w:id="106" w:author="Felix阿星" w:date="2026-06-17T10:56:18Z">
                  <w:rPr>
                    <w:rFonts w:ascii="Times New Roman" w:hAnsi="Times New Roman" w:cs="Times New Roman"/>
                    <w:sz w:val="22"/>
                    <w:szCs w:val="22"/>
                  </w:rPr>
                </w:rPrChange>
              </w:rPr>
              <w:t>044525411</w:t>
            </w:r>
          </w:p>
        </w:tc>
        <w:tc>
          <w:tcPr>
            <w:tcW w:w="5103" w:type="dxa"/>
            <w:tcBorders>
              <w:top w:val="single" w:color="auto" w:sz="4" w:space="0"/>
              <w:left w:val="single" w:color="auto" w:sz="4" w:space="0"/>
              <w:right w:val="single" w:color="auto" w:sz="4" w:space="0"/>
            </w:tcBorders>
            <w:noWrap w:val="0"/>
            <w:vAlign w:val="top"/>
          </w:tcPr>
          <w:p w14:paraId="1DCFEB60">
            <w:pPr>
              <w:keepNext/>
              <w:keepLines/>
              <w:contextualSpacing/>
              <w:rPr>
                <w:rFonts w:ascii="Times New Roman" w:hAnsi="Times New Roman" w:cs="Times New Roman"/>
                <w:b/>
                <w:sz w:val="22"/>
                <w:szCs w:val="22"/>
                <w:lang w:val="en-US"/>
              </w:rPr>
            </w:pPr>
            <w:r>
              <w:rPr>
                <w:rFonts w:ascii="Times New Roman" w:hAnsi="Times New Roman" w:cs="Times New Roman"/>
                <w:b/>
                <w:sz w:val="22"/>
                <w:szCs w:val="22"/>
                <w:lang w:val="en-US"/>
              </w:rPr>
              <w:t xml:space="preserve">15.1. The Buyer: </w:t>
            </w:r>
          </w:p>
          <w:p w14:paraId="091EDBE8">
            <w:pPr>
              <w:pStyle w:val="7"/>
              <w:keepNext/>
              <w:keepLines/>
              <w:spacing w:line="240" w:lineRule="auto"/>
              <w:contextualSpacing/>
              <w:rPr>
                <w:rFonts w:ascii="Times New Roman" w:hAnsi="Times New Roman"/>
                <w:sz w:val="22"/>
                <w:szCs w:val="22"/>
                <w:highlight w:val="yellow"/>
                <w:rPrChange w:id="107" w:author="Felix阿星" w:date="2026-06-17T10:54:28Z">
                  <w:rPr>
                    <w:rFonts w:ascii="Times New Roman" w:hAnsi="Times New Roman"/>
                    <w:sz w:val="22"/>
                    <w:szCs w:val="22"/>
                  </w:rPr>
                </w:rPrChange>
              </w:rPr>
            </w:pPr>
            <w:r>
              <w:rPr>
                <w:rFonts w:ascii="Times New Roman" w:hAnsi="Times New Roman"/>
                <w:b/>
                <w:sz w:val="22"/>
                <w:szCs w:val="22"/>
                <w:highlight w:val="yellow"/>
                <w:rPrChange w:id="108" w:author="Felix阿星" w:date="2026-06-17T10:54:28Z">
                  <w:rPr>
                    <w:rFonts w:ascii="Times New Roman" w:hAnsi="Times New Roman"/>
                    <w:b/>
                    <w:sz w:val="22"/>
                    <w:szCs w:val="22"/>
                  </w:rPr>
                </w:rPrChange>
              </w:rPr>
              <w:t>AIRFLOT TECHNICS TH Ltd</w:t>
            </w:r>
            <w:r>
              <w:rPr>
                <w:rFonts w:ascii="Times New Roman" w:hAnsi="Times New Roman"/>
                <w:sz w:val="22"/>
                <w:szCs w:val="22"/>
                <w:highlight w:val="yellow"/>
                <w:rPrChange w:id="109" w:author="Felix阿星" w:date="2026-06-17T10:54:28Z">
                  <w:rPr>
                    <w:rFonts w:ascii="Times New Roman" w:hAnsi="Times New Roman"/>
                    <w:sz w:val="22"/>
                    <w:szCs w:val="22"/>
                  </w:rPr>
                </w:rPrChange>
              </w:rPr>
              <w:t>.</w:t>
            </w:r>
          </w:p>
          <w:p w14:paraId="768BD6B9">
            <w:pPr>
              <w:pStyle w:val="7"/>
              <w:keepNext/>
              <w:keepLines/>
              <w:spacing w:line="240" w:lineRule="auto"/>
              <w:contextualSpacing/>
              <w:jc w:val="both"/>
              <w:rPr>
                <w:rFonts w:ascii="Times New Roman" w:hAnsi="Times New Roman"/>
                <w:sz w:val="22"/>
                <w:szCs w:val="22"/>
              </w:rPr>
            </w:pPr>
            <w:r>
              <w:rPr>
                <w:rFonts w:ascii="Times New Roman" w:hAnsi="Times New Roman"/>
                <w:sz w:val="22"/>
                <w:szCs w:val="22"/>
              </w:rPr>
              <w:t xml:space="preserve">Address: </w:t>
            </w:r>
            <w:r>
              <w:rPr>
                <w:rFonts w:ascii="Times New Roman" w:hAnsi="Times New Roman" w:eastAsia="Calibri"/>
                <w:sz w:val="22"/>
                <w:szCs w:val="22"/>
                <w:highlight w:val="yellow"/>
                <w:rPrChange w:id="110" w:author="Felix阿星" w:date="2026-06-17T10:54:39Z">
                  <w:rPr>
                    <w:rFonts w:ascii="Times New Roman" w:hAnsi="Times New Roman" w:eastAsia="Calibri"/>
                    <w:sz w:val="22"/>
                    <w:szCs w:val="22"/>
                  </w:rPr>
                </w:rPrChange>
              </w:rPr>
              <w:t>Polkovaya Street 3, bld.5, floor T, section V, office 15</w:t>
            </w:r>
            <w:r>
              <w:rPr>
                <w:rFonts w:ascii="Times New Roman" w:hAnsi="Times New Roman"/>
                <w:sz w:val="22"/>
                <w:szCs w:val="22"/>
                <w:highlight w:val="yellow"/>
                <w:rPrChange w:id="111" w:author="Felix阿星" w:date="2026-06-17T10:54:39Z">
                  <w:rPr>
                    <w:rFonts w:ascii="Times New Roman" w:hAnsi="Times New Roman"/>
                    <w:sz w:val="22"/>
                    <w:szCs w:val="22"/>
                  </w:rPr>
                </w:rPrChange>
              </w:rPr>
              <w:t>, Moscow, Russia. Postcode:</w:t>
            </w:r>
            <w:r>
              <w:rPr>
                <w:rFonts w:ascii="Times New Roman" w:hAnsi="Times New Roman" w:eastAsia="Calibri"/>
                <w:sz w:val="22"/>
                <w:szCs w:val="22"/>
                <w:highlight w:val="yellow"/>
                <w:rPrChange w:id="112" w:author="Felix阿星" w:date="2026-06-17T10:54:39Z">
                  <w:rPr>
                    <w:rFonts w:ascii="Times New Roman" w:hAnsi="Times New Roman" w:eastAsia="Calibri"/>
                    <w:sz w:val="22"/>
                    <w:szCs w:val="22"/>
                  </w:rPr>
                </w:rPrChange>
              </w:rPr>
              <w:t xml:space="preserve"> 127018</w:t>
            </w:r>
            <w:r>
              <w:rPr>
                <w:rFonts w:ascii="Times New Roman" w:hAnsi="Times New Roman"/>
                <w:sz w:val="22"/>
                <w:szCs w:val="22"/>
                <w:highlight w:val="yellow"/>
                <w:rPrChange w:id="113" w:author="Felix阿星" w:date="2026-06-17T10:54:39Z">
                  <w:rPr>
                    <w:rFonts w:ascii="Times New Roman" w:hAnsi="Times New Roman"/>
                    <w:sz w:val="22"/>
                    <w:szCs w:val="22"/>
                  </w:rPr>
                </w:rPrChange>
              </w:rPr>
              <w:t>.</w:t>
            </w:r>
          </w:p>
          <w:p w14:paraId="374D8F08">
            <w:pPr>
              <w:keepNext/>
              <w:keepLines/>
              <w:contextualSpacing/>
              <w:jc w:val="both"/>
              <w:rPr>
                <w:rFonts w:ascii="Times New Roman" w:hAnsi="Times New Roman" w:cs="Times New Roman"/>
                <w:sz w:val="22"/>
                <w:szCs w:val="22"/>
                <w:lang w:val="de-DE"/>
              </w:rPr>
            </w:pPr>
            <w:r>
              <w:rPr>
                <w:rFonts w:ascii="Times New Roman" w:hAnsi="Times New Roman" w:cs="Times New Roman"/>
                <w:sz w:val="22"/>
                <w:szCs w:val="22"/>
                <w:lang w:val="de-DE"/>
              </w:rPr>
              <w:t xml:space="preserve">Tel./fax: </w:t>
            </w:r>
            <w:r>
              <w:rPr>
                <w:rFonts w:ascii="Times New Roman" w:hAnsi="Times New Roman" w:cs="Times New Roman"/>
                <w:sz w:val="22"/>
                <w:szCs w:val="22"/>
                <w:highlight w:val="yellow"/>
                <w:lang w:val="de-DE"/>
                <w:rPrChange w:id="114" w:author="Felix阿星" w:date="2026-06-17T10:54:46Z">
                  <w:rPr>
                    <w:rFonts w:ascii="Times New Roman" w:hAnsi="Times New Roman" w:cs="Times New Roman"/>
                    <w:sz w:val="22"/>
                    <w:szCs w:val="22"/>
                    <w:lang w:val="de-DE"/>
                  </w:rPr>
                </w:rPrChange>
              </w:rPr>
              <w:t>+7 (495) 221-8026</w:t>
            </w:r>
          </w:p>
          <w:p w14:paraId="7B40DE73">
            <w:pPr>
              <w:keepNext/>
              <w:keepLines/>
              <w:jc w:val="both"/>
              <w:rPr>
                <w:rStyle w:val="21"/>
                <w:rFonts w:ascii="Times New Roman" w:hAnsi="Times New Roman" w:cs="Times New Roman"/>
                <w:color w:val="auto"/>
                <w:sz w:val="22"/>
                <w:szCs w:val="22"/>
                <w:highlight w:val="yellow"/>
                <w:lang w:val="de-DE"/>
                <w:rPrChange w:id="115" w:author="Felix阿星" w:date="2026-06-17T10:54:50Z">
                  <w:rPr>
                    <w:rStyle w:val="21"/>
                    <w:rFonts w:ascii="Times New Roman" w:hAnsi="Times New Roman" w:cs="Times New Roman"/>
                    <w:color w:val="auto"/>
                    <w:sz w:val="22"/>
                    <w:szCs w:val="22"/>
                    <w:lang w:val="de-DE"/>
                  </w:rPr>
                </w:rPrChange>
              </w:rPr>
            </w:pPr>
            <w:r>
              <w:rPr>
                <w:rFonts w:ascii="Times New Roman" w:hAnsi="Times New Roman" w:cs="Times New Roman"/>
                <w:sz w:val="22"/>
                <w:szCs w:val="22"/>
                <w:lang w:val="de-DE"/>
              </w:rPr>
              <w:t xml:space="preserve">E-mail: </w:t>
            </w:r>
            <w:r>
              <w:rPr>
                <w:rFonts w:ascii="Times New Roman" w:hAnsi="Times New Roman" w:cs="Times New Roman"/>
                <w:sz w:val="22"/>
                <w:szCs w:val="22"/>
                <w:highlight w:val="yellow"/>
                <w:rPrChange w:id="116" w:author="Felix阿星" w:date="2026-06-17T10:54:50Z">
                  <w:rPr>
                    <w:rFonts w:ascii="Times New Roman" w:hAnsi="Times New Roman" w:cs="Times New Roman"/>
                    <w:sz w:val="22"/>
                    <w:szCs w:val="22"/>
                  </w:rPr>
                </w:rPrChange>
              </w:rPr>
              <w:fldChar w:fldCharType="begin"/>
            </w:r>
            <w:r>
              <w:rPr>
                <w:rFonts w:ascii="Times New Roman" w:hAnsi="Times New Roman" w:cs="Times New Roman"/>
                <w:sz w:val="22"/>
                <w:szCs w:val="22"/>
                <w:highlight w:val="yellow"/>
                <w:lang w:val="en-US"/>
                <w:rPrChange w:id="117" w:author="Felix阿星" w:date="2026-06-17T10:54:50Z">
                  <w:rPr>
                    <w:rFonts w:ascii="Times New Roman" w:hAnsi="Times New Roman" w:cs="Times New Roman"/>
                    <w:sz w:val="22"/>
                    <w:szCs w:val="22"/>
                    <w:lang w:val="en-US"/>
                  </w:rPr>
                </w:rPrChange>
              </w:rPr>
              <w:instrText xml:space="preserve"> HYPERLINK "mailto:info@aftproject.ru" </w:instrText>
            </w:r>
            <w:r>
              <w:rPr>
                <w:rFonts w:ascii="Times New Roman" w:hAnsi="Times New Roman" w:cs="Times New Roman"/>
                <w:sz w:val="22"/>
                <w:szCs w:val="22"/>
                <w:highlight w:val="yellow"/>
                <w:rPrChange w:id="118" w:author="Felix阿星" w:date="2026-06-17T10:54:50Z">
                  <w:rPr>
                    <w:rFonts w:ascii="Times New Roman" w:hAnsi="Times New Roman" w:cs="Times New Roman"/>
                    <w:sz w:val="22"/>
                    <w:szCs w:val="22"/>
                  </w:rPr>
                </w:rPrChange>
              </w:rPr>
              <w:fldChar w:fldCharType="separate"/>
            </w:r>
            <w:r>
              <w:rPr>
                <w:rStyle w:val="21"/>
                <w:rFonts w:ascii="Times New Roman" w:hAnsi="Times New Roman" w:cs="Times New Roman"/>
                <w:color w:val="auto"/>
                <w:sz w:val="22"/>
                <w:szCs w:val="22"/>
                <w:highlight w:val="yellow"/>
                <w:lang w:val="de-DE"/>
                <w:rPrChange w:id="119" w:author="Felix阿星" w:date="2026-06-17T10:54:50Z">
                  <w:rPr>
                    <w:rStyle w:val="21"/>
                    <w:rFonts w:ascii="Times New Roman" w:hAnsi="Times New Roman" w:cs="Times New Roman"/>
                    <w:color w:val="auto"/>
                    <w:sz w:val="22"/>
                    <w:szCs w:val="22"/>
                    <w:lang w:val="de-DE"/>
                  </w:rPr>
                </w:rPrChange>
              </w:rPr>
              <w:t>info@aftproject.ru</w:t>
            </w:r>
            <w:r>
              <w:rPr>
                <w:rStyle w:val="21"/>
                <w:rFonts w:ascii="Times New Roman" w:hAnsi="Times New Roman" w:cs="Times New Roman"/>
                <w:color w:val="auto"/>
                <w:sz w:val="22"/>
                <w:szCs w:val="22"/>
                <w:highlight w:val="yellow"/>
                <w:lang w:val="de-DE"/>
                <w:rPrChange w:id="120" w:author="Felix阿星" w:date="2026-06-17T10:54:50Z">
                  <w:rPr>
                    <w:rStyle w:val="21"/>
                    <w:rFonts w:ascii="Times New Roman" w:hAnsi="Times New Roman" w:cs="Times New Roman"/>
                    <w:color w:val="auto"/>
                    <w:sz w:val="22"/>
                    <w:szCs w:val="22"/>
                    <w:lang w:val="de-DE"/>
                  </w:rPr>
                </w:rPrChange>
              </w:rPr>
              <w:fldChar w:fldCharType="end"/>
            </w:r>
          </w:p>
          <w:p w14:paraId="2E43BD36">
            <w:pPr>
              <w:keepNext/>
              <w:keepLines/>
              <w:jc w:val="both"/>
              <w:rPr>
                <w:rFonts w:ascii="Times New Roman" w:hAnsi="Times New Roman" w:cs="Times New Roman"/>
                <w:b/>
                <w:sz w:val="22"/>
                <w:szCs w:val="22"/>
                <w:lang w:val="de-DE"/>
              </w:rPr>
            </w:pPr>
            <w:r>
              <w:rPr>
                <w:rFonts w:ascii="Times New Roman" w:hAnsi="Times New Roman" w:cs="Times New Roman"/>
                <w:b/>
                <w:sz w:val="22"/>
                <w:szCs w:val="22"/>
                <w:lang w:val="de-DE"/>
              </w:rPr>
              <w:t>Postal address:</w:t>
            </w:r>
          </w:p>
          <w:p w14:paraId="4D27A6D4">
            <w:pPr>
              <w:keepNext/>
              <w:keepLines/>
              <w:jc w:val="both"/>
              <w:rPr>
                <w:rFonts w:ascii="Times New Roman" w:hAnsi="Times New Roman" w:cs="Times New Roman"/>
                <w:sz w:val="22"/>
                <w:szCs w:val="22"/>
                <w:highlight w:val="yellow"/>
                <w:lang w:val="de-DE"/>
                <w:rPrChange w:id="121" w:author="Felix阿星" w:date="2026-06-17T10:55:26Z">
                  <w:rPr>
                    <w:rFonts w:ascii="Times New Roman" w:hAnsi="Times New Roman" w:cs="Times New Roman"/>
                    <w:sz w:val="22"/>
                    <w:szCs w:val="22"/>
                    <w:lang w:val="de-DE"/>
                  </w:rPr>
                </w:rPrChange>
              </w:rPr>
            </w:pPr>
            <w:r>
              <w:rPr>
                <w:rFonts w:ascii="Times New Roman" w:hAnsi="Times New Roman" w:cs="Times New Roman"/>
                <w:sz w:val="22"/>
                <w:szCs w:val="22"/>
                <w:highlight w:val="yellow"/>
                <w:lang w:val="de-DE"/>
                <w:rPrChange w:id="122" w:author="Felix阿星" w:date="2026-06-17T10:55:26Z">
                  <w:rPr>
                    <w:rFonts w:ascii="Times New Roman" w:hAnsi="Times New Roman" w:cs="Times New Roman"/>
                    <w:sz w:val="22"/>
                    <w:szCs w:val="22"/>
                    <w:lang w:val="de-DE"/>
                  </w:rPr>
                </w:rPrChange>
              </w:rPr>
              <w:t>AIRFLOT TECHNICS TH Ltd., P.O. Box 60, Moscow, Russia, 127018.</w:t>
            </w:r>
          </w:p>
          <w:p w14:paraId="3108D6AA">
            <w:pPr>
              <w:keepNext/>
              <w:keepLines/>
              <w:jc w:val="both"/>
              <w:rPr>
                <w:rFonts w:ascii="Times New Roman" w:hAnsi="Times New Roman" w:cs="Times New Roman"/>
                <w:b/>
                <w:sz w:val="22"/>
                <w:szCs w:val="22"/>
                <w:lang w:val="de-DE" w:eastAsia="zh-CN"/>
              </w:rPr>
            </w:pPr>
            <w:r>
              <w:rPr>
                <w:rFonts w:ascii="Times New Roman" w:hAnsi="Times New Roman" w:cs="Times New Roman"/>
                <w:b/>
                <w:sz w:val="22"/>
                <w:szCs w:val="22"/>
                <w:lang w:val="de-DE" w:eastAsia="zh-CN"/>
              </w:rPr>
              <w:t xml:space="preserve">Buyer’s bank details: </w:t>
            </w:r>
          </w:p>
          <w:p w14:paraId="21868F64">
            <w:pPr>
              <w:keepNext/>
              <w:keepLines/>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Buyer's bank: </w:t>
            </w:r>
          </w:p>
          <w:p w14:paraId="24831BEE">
            <w:pPr>
              <w:keepNext/>
              <w:keepLines/>
              <w:contextualSpacing/>
              <w:jc w:val="both"/>
              <w:rPr>
                <w:rFonts w:ascii="Times New Roman" w:hAnsi="Times New Roman" w:cs="Times New Roman"/>
                <w:sz w:val="22"/>
                <w:szCs w:val="22"/>
                <w:highlight w:val="yellow"/>
                <w:lang w:val="en-US"/>
                <w:rPrChange w:id="123" w:author="Felix阿星" w:date="2026-06-17T10:56:06Z">
                  <w:rPr>
                    <w:rFonts w:ascii="Times New Roman" w:hAnsi="Times New Roman" w:cs="Times New Roman"/>
                    <w:sz w:val="22"/>
                    <w:szCs w:val="22"/>
                    <w:lang w:val="en-US"/>
                  </w:rPr>
                </w:rPrChange>
              </w:rPr>
            </w:pPr>
            <w:r>
              <w:rPr>
                <w:rFonts w:ascii="Times New Roman" w:hAnsi="Times New Roman" w:cs="Times New Roman"/>
                <w:sz w:val="22"/>
                <w:szCs w:val="22"/>
                <w:highlight w:val="yellow"/>
                <w:lang w:val="en-US"/>
                <w:rPrChange w:id="124" w:author="Felix阿星" w:date="2026-06-17T10:56:06Z">
                  <w:rPr>
                    <w:rFonts w:ascii="Times New Roman" w:hAnsi="Times New Roman" w:cs="Times New Roman"/>
                    <w:sz w:val="22"/>
                    <w:szCs w:val="22"/>
                    <w:lang w:val="en-US"/>
                  </w:rPr>
                </w:rPrChange>
              </w:rPr>
              <w:t>VTB Bank (PJSC) (TSENTRALNYI BRANCH, MOSCOW)</w:t>
            </w:r>
          </w:p>
          <w:p w14:paraId="0E55C342">
            <w:pPr>
              <w:keepNext/>
              <w:keepLines/>
              <w:contextualSpacing/>
              <w:jc w:val="both"/>
              <w:rPr>
                <w:rFonts w:ascii="Times New Roman" w:hAnsi="Times New Roman" w:cs="Times New Roman"/>
                <w:sz w:val="22"/>
                <w:szCs w:val="22"/>
                <w:highlight w:val="yellow"/>
                <w:lang w:val="en-US"/>
                <w:rPrChange w:id="125" w:author="Felix阿星" w:date="2026-06-17T10:56:06Z">
                  <w:rPr>
                    <w:rFonts w:ascii="Times New Roman" w:hAnsi="Times New Roman" w:cs="Times New Roman"/>
                    <w:sz w:val="22"/>
                    <w:szCs w:val="22"/>
                    <w:lang w:val="en-US"/>
                  </w:rPr>
                </w:rPrChange>
              </w:rPr>
            </w:pPr>
            <w:r>
              <w:rPr>
                <w:rFonts w:ascii="Times New Roman" w:hAnsi="Times New Roman" w:cs="Times New Roman"/>
                <w:sz w:val="22"/>
                <w:szCs w:val="22"/>
                <w:highlight w:val="yellow"/>
                <w:lang w:val="en-US"/>
                <w:rPrChange w:id="126" w:author="Felix阿星" w:date="2026-06-17T10:56:06Z">
                  <w:rPr>
                    <w:rFonts w:ascii="Times New Roman" w:hAnsi="Times New Roman" w:cs="Times New Roman"/>
                    <w:sz w:val="22"/>
                    <w:szCs w:val="22"/>
                    <w:lang w:val="en-US"/>
                  </w:rPr>
                </w:rPrChange>
              </w:rPr>
              <w:t>119121, 2nd Neopalimovskiy pereulok, 10, Moscow, Russia</w:t>
            </w:r>
          </w:p>
          <w:p w14:paraId="45E8F323">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Account № </w:t>
            </w:r>
            <w:r>
              <w:rPr>
                <w:rFonts w:ascii="Times New Roman" w:hAnsi="Times New Roman" w:cs="Times New Roman"/>
                <w:sz w:val="22"/>
                <w:szCs w:val="22"/>
                <w:highlight w:val="yellow"/>
                <w:lang w:val="en-US"/>
                <w:rPrChange w:id="127" w:author="Felix阿星" w:date="2026-06-17T10:56:20Z">
                  <w:rPr>
                    <w:rFonts w:ascii="Times New Roman" w:hAnsi="Times New Roman" w:cs="Times New Roman"/>
                    <w:sz w:val="22"/>
                    <w:szCs w:val="22"/>
                    <w:lang w:val="en-US"/>
                  </w:rPr>
                </w:rPrChange>
              </w:rPr>
              <w:t>40702156824790000036</w:t>
            </w:r>
          </w:p>
          <w:p w14:paraId="417AC3B0">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SWIFT: </w:t>
            </w:r>
            <w:r>
              <w:rPr>
                <w:rFonts w:ascii="Times New Roman" w:hAnsi="Times New Roman" w:cs="Times New Roman"/>
                <w:sz w:val="22"/>
                <w:szCs w:val="22"/>
                <w:highlight w:val="yellow"/>
                <w:lang w:val="en-US"/>
                <w:rPrChange w:id="128" w:author="Felix阿星" w:date="2026-06-17T10:56:23Z">
                  <w:rPr>
                    <w:rFonts w:ascii="Times New Roman" w:hAnsi="Times New Roman" w:cs="Times New Roman"/>
                    <w:sz w:val="22"/>
                    <w:szCs w:val="22"/>
                    <w:lang w:val="en-US"/>
                  </w:rPr>
                </w:rPrChange>
              </w:rPr>
              <w:t>VTBRRUM2MS2</w:t>
            </w:r>
          </w:p>
          <w:p w14:paraId="7469C88D">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Correspondent Account: </w:t>
            </w:r>
            <w:r>
              <w:rPr>
                <w:rFonts w:ascii="Times New Roman" w:hAnsi="Times New Roman" w:cs="Times New Roman"/>
                <w:sz w:val="22"/>
                <w:szCs w:val="22"/>
                <w:highlight w:val="yellow"/>
                <w:lang w:val="en-US"/>
                <w:rPrChange w:id="129" w:author="Felix阿星" w:date="2026-06-17T10:56:26Z">
                  <w:rPr>
                    <w:rFonts w:ascii="Times New Roman" w:hAnsi="Times New Roman" w:cs="Times New Roman"/>
                    <w:sz w:val="22"/>
                    <w:szCs w:val="22"/>
                    <w:lang w:val="en-US"/>
                  </w:rPr>
                </w:rPrChange>
              </w:rPr>
              <w:t>30101810145250000411</w:t>
            </w:r>
          </w:p>
          <w:p w14:paraId="1D725C99">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BIC: </w:t>
            </w:r>
            <w:r>
              <w:rPr>
                <w:rFonts w:ascii="Times New Roman" w:hAnsi="Times New Roman" w:cs="Times New Roman"/>
                <w:sz w:val="22"/>
                <w:szCs w:val="22"/>
                <w:highlight w:val="yellow"/>
                <w:lang w:val="en-US"/>
                <w:rPrChange w:id="130" w:author="Felix阿星" w:date="2026-06-17T10:56:28Z">
                  <w:rPr>
                    <w:rFonts w:ascii="Times New Roman" w:hAnsi="Times New Roman" w:cs="Times New Roman"/>
                    <w:sz w:val="22"/>
                    <w:szCs w:val="22"/>
                    <w:lang w:val="en-US"/>
                  </w:rPr>
                </w:rPrChange>
              </w:rPr>
              <w:t>044525411</w:t>
            </w:r>
          </w:p>
        </w:tc>
      </w:tr>
      <w:tr w14:paraId="7CDC04CA">
        <w:tblPrEx>
          <w:tblCellMar>
            <w:top w:w="0" w:type="dxa"/>
            <w:left w:w="85" w:type="dxa"/>
            <w:bottom w:w="0" w:type="dxa"/>
            <w:right w:w="85" w:type="dxa"/>
          </w:tblCellMar>
        </w:tblPrEx>
        <w:trPr>
          <w:trHeight w:val="70" w:hRule="atLeast"/>
        </w:trPr>
        <w:tc>
          <w:tcPr>
            <w:tcW w:w="5387" w:type="dxa"/>
            <w:tcBorders>
              <w:left w:val="single" w:color="auto" w:sz="4" w:space="0"/>
              <w:bottom w:val="single" w:color="auto" w:sz="4" w:space="0"/>
              <w:right w:val="single" w:color="auto" w:sz="4" w:space="0"/>
            </w:tcBorders>
            <w:noWrap w:val="0"/>
            <w:vAlign w:val="top"/>
          </w:tcPr>
          <w:p w14:paraId="7F23710F">
            <w:pPr>
              <w:keepNext/>
              <w:keepLines/>
              <w:contextualSpacing/>
              <w:jc w:val="both"/>
              <w:rPr>
                <w:rFonts w:ascii="Times New Roman" w:hAnsi="Times New Roman" w:cs="Times New Roman"/>
                <w:b/>
                <w:sz w:val="22"/>
                <w:szCs w:val="22"/>
                <w:lang w:eastAsia="zh-CN"/>
              </w:rPr>
            </w:pPr>
          </w:p>
        </w:tc>
        <w:tc>
          <w:tcPr>
            <w:tcW w:w="5103" w:type="dxa"/>
            <w:tcBorders>
              <w:left w:val="single" w:color="auto" w:sz="4" w:space="0"/>
              <w:bottom w:val="single" w:color="auto" w:sz="4" w:space="0"/>
              <w:right w:val="single" w:color="auto" w:sz="4" w:space="0"/>
            </w:tcBorders>
            <w:noWrap w:val="0"/>
            <w:vAlign w:val="top"/>
          </w:tcPr>
          <w:p w14:paraId="2937CE2E">
            <w:pPr>
              <w:keepNext/>
              <w:keepLines/>
              <w:contextualSpacing/>
              <w:jc w:val="both"/>
              <w:rPr>
                <w:rFonts w:ascii="Times New Roman" w:hAnsi="Times New Roman" w:cs="Times New Roman"/>
                <w:sz w:val="22"/>
                <w:szCs w:val="22"/>
              </w:rPr>
            </w:pPr>
          </w:p>
        </w:tc>
      </w:tr>
      <w:tr w14:paraId="58809C03">
        <w:tblPrEx>
          <w:tblCellMar>
            <w:top w:w="0" w:type="dxa"/>
            <w:left w:w="85" w:type="dxa"/>
            <w:bottom w:w="0" w:type="dxa"/>
            <w:right w:w="85" w:type="dxa"/>
          </w:tblCellMar>
        </w:tblPrEx>
        <w:trPr>
          <w:trHeight w:val="709" w:hRule="atLeast"/>
        </w:trPr>
        <w:tc>
          <w:tcPr>
            <w:tcW w:w="5387" w:type="dxa"/>
            <w:tcBorders>
              <w:left w:val="single" w:color="auto" w:sz="4" w:space="0"/>
              <w:bottom w:val="single" w:color="auto" w:sz="4" w:space="0"/>
              <w:right w:val="single" w:color="auto" w:sz="4" w:space="0"/>
            </w:tcBorders>
            <w:noWrap w:val="0"/>
            <w:vAlign w:val="top"/>
          </w:tcPr>
          <w:p w14:paraId="587592A7">
            <w:pPr>
              <w:keepNext/>
              <w:keepLines/>
              <w:contextualSpacing/>
              <w:jc w:val="both"/>
              <w:rPr>
                <w:rFonts w:ascii="Times New Roman" w:hAnsi="Times New Roman" w:cs="Times New Roman"/>
                <w:b/>
                <w:sz w:val="22"/>
                <w:szCs w:val="22"/>
                <w:lang w:val="es-ES"/>
              </w:rPr>
            </w:pPr>
            <w:r>
              <w:rPr>
                <w:rFonts w:ascii="Times New Roman" w:hAnsi="Times New Roman" w:cs="Times New Roman"/>
                <w:b/>
                <w:sz w:val="22"/>
                <w:szCs w:val="22"/>
                <w:lang w:val="en-US"/>
              </w:rPr>
              <w:t xml:space="preserve">15.2. </w:t>
            </w:r>
            <w:r>
              <w:rPr>
                <w:rFonts w:ascii="Times New Roman" w:hAnsi="Times New Roman" w:cs="Times New Roman"/>
                <w:b/>
                <w:sz w:val="22"/>
                <w:szCs w:val="22"/>
              </w:rPr>
              <w:t>Продавец</w:t>
            </w:r>
            <w:r>
              <w:rPr>
                <w:rFonts w:ascii="Times New Roman" w:hAnsi="Times New Roman" w:cs="Times New Roman"/>
                <w:b/>
                <w:sz w:val="22"/>
                <w:szCs w:val="22"/>
                <w:lang w:val="es-ES"/>
              </w:rPr>
              <w:t>:</w:t>
            </w:r>
          </w:p>
          <w:p w14:paraId="7E5DC44B">
            <w:pPr>
              <w:ind w:hanging="56"/>
              <w:contextualSpacing/>
              <w:jc w:val="both"/>
              <w:rPr>
                <w:rFonts w:ascii="Times New Roman" w:hAnsi="Times New Roman" w:cs="Times New Roman"/>
                <w:b/>
                <w:sz w:val="22"/>
                <w:szCs w:val="22"/>
                <w:lang w:val="es-ES"/>
              </w:rPr>
            </w:pPr>
            <w:r>
              <w:rPr>
                <w:rFonts w:ascii="Times New Roman" w:hAnsi="Times New Roman" w:cs="Times New Roman"/>
                <w:b/>
                <w:sz w:val="22"/>
                <w:szCs w:val="22"/>
                <w:lang w:val="es-ES"/>
              </w:rPr>
              <w:t xml:space="preserve"> </w:t>
            </w:r>
            <w:r>
              <w:rPr>
                <w:rFonts w:ascii="Times New Roman" w:hAnsi="Times New Roman" w:cs="Times New Roman"/>
                <w:b/>
                <w:sz w:val="22"/>
                <w:szCs w:val="22"/>
                <w:highlight w:val="yellow"/>
                <w:lang w:val="en-US"/>
                <w:rPrChange w:id="131" w:author="Felix阿星" w:date="2026-06-17T10:56:41Z">
                  <w:rPr>
                    <w:rFonts w:ascii="Times New Roman" w:hAnsi="Times New Roman" w:cs="Times New Roman"/>
                    <w:b/>
                    <w:sz w:val="22"/>
                    <w:szCs w:val="22"/>
                    <w:lang w:val="en-US"/>
                  </w:rPr>
                </w:rPrChange>
              </w:rPr>
              <w:t>GUANGDONG OSHUJIAN FURNITURE CO.,LTD</w:t>
            </w:r>
          </w:p>
          <w:p w14:paraId="320ADB4A">
            <w:pPr>
              <w:ind w:hanging="56"/>
              <w:contextualSpacing/>
              <w:jc w:val="both"/>
              <w:rPr>
                <w:rFonts w:ascii="Times New Roman" w:hAnsi="Times New Roman" w:cs="Times New Roman"/>
                <w:sz w:val="22"/>
                <w:szCs w:val="22"/>
                <w:lang w:val="es-ES"/>
              </w:rPr>
            </w:pPr>
            <w:r>
              <w:rPr>
                <w:rFonts w:ascii="Times New Roman" w:hAnsi="Times New Roman" w:cs="Times New Roman"/>
                <w:sz w:val="22"/>
                <w:szCs w:val="22"/>
                <w:lang w:val="en-US"/>
              </w:rPr>
              <w:t xml:space="preserve"> </w:t>
            </w:r>
            <w:r>
              <w:rPr>
                <w:rFonts w:ascii="Times New Roman" w:hAnsi="Times New Roman" w:cs="Times New Roman"/>
                <w:sz w:val="22"/>
                <w:szCs w:val="22"/>
              </w:rPr>
              <w:t>Адрес</w:t>
            </w:r>
            <w:r>
              <w:rPr>
                <w:rFonts w:ascii="Times New Roman" w:hAnsi="Times New Roman" w:cs="Times New Roman"/>
                <w:sz w:val="22"/>
                <w:szCs w:val="22"/>
                <w:lang w:val="en-US"/>
              </w:rPr>
              <w:t xml:space="preserve">: </w:t>
            </w:r>
            <w:r>
              <w:rPr>
                <w:rFonts w:ascii="Times New Roman" w:hAnsi="Times New Roman" w:cs="Times New Roman"/>
                <w:sz w:val="22"/>
                <w:szCs w:val="22"/>
                <w:highlight w:val="yellow"/>
                <w:lang w:val="es-ES"/>
                <w:rPrChange w:id="132" w:author="Felix阿星" w:date="2026-06-17T10:56:51Z">
                  <w:rPr>
                    <w:rFonts w:ascii="Times New Roman" w:hAnsi="Times New Roman" w:cs="Times New Roman"/>
                    <w:sz w:val="22"/>
                    <w:szCs w:val="22"/>
                    <w:lang w:val="es-ES"/>
                  </w:rPr>
                </w:rPrChange>
              </w:rPr>
              <w:t>Sicun  Industrial, Heqing, Jiujiang Nanhai Foshan, Guangdong, China</w:t>
            </w:r>
          </w:p>
          <w:p w14:paraId="3E2426FC">
            <w:pPr>
              <w:ind w:hanging="56"/>
              <w:contextualSpacing/>
              <w:jc w:val="both"/>
              <w:rPr>
                <w:rFonts w:ascii="Times New Roman" w:hAnsi="Times New Roman" w:cs="Times New Roman"/>
                <w:sz w:val="22"/>
                <w:szCs w:val="22"/>
              </w:rPr>
            </w:pPr>
            <w:r>
              <w:rPr>
                <w:rFonts w:ascii="Times New Roman" w:hAnsi="Times New Roman" w:cs="Times New Roman"/>
                <w:sz w:val="22"/>
                <w:szCs w:val="22"/>
                <w:lang w:val="es-ES"/>
              </w:rPr>
              <w:t xml:space="preserve"> </w:t>
            </w:r>
            <w:r>
              <w:rPr>
                <w:rFonts w:ascii="Times New Roman" w:hAnsi="Times New Roman" w:cs="Times New Roman"/>
                <w:sz w:val="22"/>
                <w:szCs w:val="22"/>
              </w:rPr>
              <w:t xml:space="preserve">Тел./Факс: </w:t>
            </w:r>
            <w:r>
              <w:rPr>
                <w:rFonts w:ascii="Times New Roman" w:hAnsi="Times New Roman" w:cs="Times New Roman"/>
                <w:sz w:val="22"/>
                <w:szCs w:val="22"/>
                <w:highlight w:val="yellow"/>
                <w:lang w:eastAsia="zh-CN"/>
                <w:rPrChange w:id="133" w:author="Felix阿星" w:date="2026-06-17T10:57:08Z">
                  <w:rPr>
                    <w:rFonts w:ascii="Times New Roman" w:hAnsi="Times New Roman" w:cs="Times New Roman"/>
                    <w:sz w:val="22"/>
                    <w:szCs w:val="22"/>
                    <w:lang w:eastAsia="zh-CN"/>
                  </w:rPr>
                </w:rPrChange>
              </w:rPr>
              <w:t>757-81869861</w:t>
            </w:r>
          </w:p>
          <w:p w14:paraId="2B702D4C">
            <w:pPr>
              <w:ind w:hanging="56"/>
              <w:contextualSpacing/>
              <w:jc w:val="both"/>
              <w:rPr>
                <w:rFonts w:ascii="Times New Roman" w:hAnsi="Times New Roman" w:cs="Times New Roman"/>
                <w:sz w:val="22"/>
                <w:szCs w:val="22"/>
                <w:lang w:val="es-ES"/>
              </w:rPr>
            </w:pPr>
            <w:r>
              <w:rPr>
                <w:rFonts w:ascii="Times New Roman" w:hAnsi="Times New Roman" w:cs="Times New Roman"/>
                <w:sz w:val="22"/>
                <w:szCs w:val="22"/>
                <w:lang w:val="es-ES"/>
              </w:rPr>
              <w:t xml:space="preserve"> E-mail: </w:t>
            </w:r>
            <w:r>
              <w:rPr>
                <w:rFonts w:ascii="Times New Roman" w:hAnsi="Times New Roman" w:cs="Times New Roman"/>
                <w:sz w:val="22"/>
                <w:szCs w:val="22"/>
                <w:highlight w:val="yellow"/>
                <w:lang w:val="en-US" w:eastAsia="zh-CN"/>
                <w:rPrChange w:id="134" w:author="Felix阿星" w:date="2026-06-17T10:57:21Z">
                  <w:rPr>
                    <w:rFonts w:ascii="Times New Roman" w:hAnsi="Times New Roman" w:cs="Times New Roman"/>
                    <w:sz w:val="22"/>
                    <w:szCs w:val="22"/>
                    <w:lang w:val="en-US" w:eastAsia="zh-CN"/>
                  </w:rPr>
                </w:rPrChange>
              </w:rPr>
              <w:t>sale</w:t>
            </w:r>
            <w:r>
              <w:rPr>
                <w:rFonts w:ascii="Times New Roman" w:hAnsi="Times New Roman" w:cs="Times New Roman"/>
                <w:sz w:val="22"/>
                <w:szCs w:val="22"/>
                <w:highlight w:val="yellow"/>
                <w:lang w:eastAsia="zh-CN"/>
                <w:rPrChange w:id="135" w:author="Felix阿星" w:date="2026-06-17T10:57:21Z">
                  <w:rPr>
                    <w:rFonts w:ascii="Times New Roman" w:hAnsi="Times New Roman" w:cs="Times New Roman"/>
                    <w:sz w:val="22"/>
                    <w:szCs w:val="22"/>
                    <w:lang w:eastAsia="zh-CN"/>
                  </w:rPr>
                </w:rPrChange>
              </w:rPr>
              <w:t>8@</w:t>
            </w:r>
            <w:r>
              <w:rPr>
                <w:rFonts w:ascii="Times New Roman" w:hAnsi="Times New Roman" w:cs="Times New Roman"/>
                <w:sz w:val="22"/>
                <w:szCs w:val="22"/>
                <w:highlight w:val="yellow"/>
                <w:lang w:val="en-US" w:eastAsia="zh-CN"/>
                <w:rPrChange w:id="136" w:author="Felix阿星" w:date="2026-06-17T10:57:21Z">
                  <w:rPr>
                    <w:rFonts w:ascii="Times New Roman" w:hAnsi="Times New Roman" w:cs="Times New Roman"/>
                    <w:sz w:val="22"/>
                    <w:szCs w:val="22"/>
                    <w:lang w:val="en-US" w:eastAsia="zh-CN"/>
                  </w:rPr>
                </w:rPrChange>
              </w:rPr>
              <w:t>oshujian</w:t>
            </w:r>
            <w:r>
              <w:rPr>
                <w:rFonts w:ascii="Times New Roman" w:hAnsi="Times New Roman" w:cs="Times New Roman"/>
                <w:sz w:val="22"/>
                <w:szCs w:val="22"/>
                <w:highlight w:val="yellow"/>
                <w:lang w:eastAsia="zh-CN"/>
                <w:rPrChange w:id="137" w:author="Felix阿星" w:date="2026-06-17T10:57:21Z">
                  <w:rPr>
                    <w:rFonts w:ascii="Times New Roman" w:hAnsi="Times New Roman" w:cs="Times New Roman"/>
                    <w:sz w:val="22"/>
                    <w:szCs w:val="22"/>
                    <w:lang w:eastAsia="zh-CN"/>
                  </w:rPr>
                </w:rPrChange>
              </w:rPr>
              <w:t>.</w:t>
            </w:r>
            <w:r>
              <w:rPr>
                <w:rFonts w:ascii="Times New Roman" w:hAnsi="Times New Roman" w:cs="Times New Roman"/>
                <w:sz w:val="22"/>
                <w:szCs w:val="22"/>
                <w:highlight w:val="yellow"/>
                <w:lang w:val="en-US" w:eastAsia="zh-CN"/>
                <w:rPrChange w:id="138" w:author="Felix阿星" w:date="2026-06-17T10:57:21Z">
                  <w:rPr>
                    <w:rFonts w:ascii="Times New Roman" w:hAnsi="Times New Roman" w:cs="Times New Roman"/>
                    <w:sz w:val="22"/>
                    <w:szCs w:val="22"/>
                    <w:lang w:val="en-US" w:eastAsia="zh-CN"/>
                  </w:rPr>
                </w:rPrChange>
              </w:rPr>
              <w:t>com</w:t>
            </w:r>
          </w:p>
          <w:p w14:paraId="493E2C5A">
            <w:pPr>
              <w:ind w:hanging="56"/>
              <w:contextualSpacing/>
              <w:jc w:val="both"/>
              <w:rPr>
                <w:rFonts w:ascii="Times New Roman" w:hAnsi="Times New Roman" w:cs="Times New Roman"/>
                <w:b/>
                <w:sz w:val="22"/>
                <w:szCs w:val="22"/>
                <w:lang w:val="es-ES"/>
              </w:rPr>
            </w:pPr>
            <w:r>
              <w:rPr>
                <w:rFonts w:ascii="Times New Roman" w:hAnsi="Times New Roman" w:cs="Times New Roman"/>
                <w:b/>
                <w:sz w:val="22"/>
                <w:szCs w:val="22"/>
                <w:lang w:val="es-ES"/>
              </w:rPr>
              <w:t>Банковские реквизиты Продавца:</w:t>
            </w:r>
          </w:p>
          <w:p w14:paraId="36100443">
            <w:pPr>
              <w:ind w:hanging="56"/>
              <w:contextualSpacing/>
              <w:jc w:val="both"/>
              <w:rPr>
                <w:rFonts w:ascii="Times New Roman" w:hAnsi="Times New Roman" w:cs="Times New Roman"/>
                <w:sz w:val="22"/>
                <w:szCs w:val="22"/>
                <w:lang w:val="es-ES"/>
              </w:rPr>
            </w:pPr>
            <w:r>
              <w:rPr>
                <w:rFonts w:ascii="Times New Roman" w:hAnsi="Times New Roman" w:cs="Times New Roman"/>
                <w:sz w:val="22"/>
                <w:szCs w:val="22"/>
              </w:rPr>
              <w:t>Банк</w:t>
            </w:r>
            <w:r>
              <w:rPr>
                <w:rFonts w:ascii="Times New Roman" w:hAnsi="Times New Roman" w:cs="Times New Roman"/>
                <w:sz w:val="22"/>
                <w:szCs w:val="22"/>
                <w:lang w:val="es-ES"/>
              </w:rPr>
              <w:t xml:space="preserve">: </w:t>
            </w:r>
            <w:r>
              <w:rPr>
                <w:rFonts w:ascii="Times New Roman" w:hAnsi="Times New Roman" w:cs="Times New Roman"/>
                <w:sz w:val="22"/>
                <w:szCs w:val="22"/>
                <w:highlight w:val="yellow"/>
                <w:lang w:val="es-ES"/>
                <w:rPrChange w:id="139" w:author="Felix阿星" w:date="2026-06-17T10:57:36Z">
                  <w:rPr>
                    <w:rFonts w:ascii="Times New Roman" w:hAnsi="Times New Roman" w:cs="Times New Roman"/>
                    <w:sz w:val="22"/>
                    <w:szCs w:val="22"/>
                    <w:lang w:val="es-ES"/>
                  </w:rPr>
                </w:rPrChange>
              </w:rPr>
              <w:t>ВТБ Банк (ПАО) Шанхайский филиал</w:t>
            </w:r>
          </w:p>
          <w:p w14:paraId="22927806">
            <w:pPr>
              <w:ind w:hanging="56"/>
              <w:contextualSpacing/>
              <w:jc w:val="both"/>
              <w:rPr>
                <w:rFonts w:ascii="Times New Roman" w:hAnsi="Times New Roman" w:cs="Times New Roman"/>
                <w:sz w:val="22"/>
                <w:szCs w:val="22"/>
                <w:lang w:val="es-ES"/>
              </w:rPr>
            </w:pPr>
            <w:r>
              <w:rPr>
                <w:rFonts w:ascii="Times New Roman" w:hAnsi="Times New Roman" w:cs="Times New Roman"/>
                <w:sz w:val="22"/>
                <w:szCs w:val="22"/>
              </w:rPr>
              <w:t>Адрес банка</w:t>
            </w:r>
            <w:r>
              <w:rPr>
                <w:rFonts w:ascii="Times New Roman" w:hAnsi="Times New Roman" w:cs="Times New Roman"/>
                <w:sz w:val="22"/>
                <w:szCs w:val="22"/>
                <w:lang w:val="es-ES"/>
              </w:rPr>
              <w:t xml:space="preserve">: </w:t>
            </w:r>
            <w:r>
              <w:rPr>
                <w:rFonts w:ascii="Times New Roman" w:hAnsi="Times New Roman" w:cs="Times New Roman"/>
                <w:sz w:val="22"/>
                <w:szCs w:val="22"/>
                <w:highlight w:val="yellow"/>
                <w:lang w:val="es-ES"/>
                <w:rPrChange w:id="140" w:author="Felix阿星" w:date="2026-06-17T10:57:50Z">
                  <w:rPr>
                    <w:rFonts w:ascii="Times New Roman" w:hAnsi="Times New Roman" w:cs="Times New Roman"/>
                    <w:sz w:val="22"/>
                    <w:szCs w:val="22"/>
                    <w:lang w:val="es-ES"/>
                  </w:rPr>
                </w:rPrChange>
              </w:rPr>
              <w:t>Китай, г. Шанхай, Сильвер-Сентрал Тауэр, 501, ул. Иньчэн Лу (Средняя), офисы 2503-2505</w:t>
            </w:r>
          </w:p>
          <w:p w14:paraId="68D61CF0">
            <w:pPr>
              <w:ind w:hanging="56"/>
              <w:contextualSpacing/>
              <w:jc w:val="both"/>
              <w:rPr>
                <w:rFonts w:ascii="Times New Roman" w:hAnsi="Times New Roman" w:cs="Times New Roman"/>
                <w:sz w:val="22"/>
                <w:szCs w:val="22"/>
                <w:lang w:val="es-ES"/>
              </w:rPr>
            </w:pPr>
            <w:r>
              <w:rPr>
                <w:rFonts w:ascii="Times New Roman" w:hAnsi="Times New Roman" w:cs="Times New Roman"/>
                <w:sz w:val="22"/>
                <w:szCs w:val="22"/>
              </w:rPr>
              <w:t>Счёт №</w:t>
            </w:r>
            <w:r>
              <w:rPr>
                <w:rFonts w:ascii="Times New Roman" w:hAnsi="Times New Roman" w:cs="Times New Roman"/>
                <w:sz w:val="22"/>
                <w:szCs w:val="22"/>
                <w:lang w:val="es-ES"/>
              </w:rPr>
              <w:t xml:space="preserve">: </w:t>
            </w:r>
            <w:r>
              <w:rPr>
                <w:rFonts w:ascii="Times New Roman" w:hAnsi="Times New Roman" w:cs="Times New Roman"/>
                <w:sz w:val="22"/>
                <w:szCs w:val="22"/>
                <w:highlight w:val="yellow"/>
                <w:lang w:val="es-ES"/>
                <w:rPrChange w:id="141" w:author="Felix阿星" w:date="2026-06-17T10:58:02Z">
                  <w:rPr>
                    <w:rFonts w:ascii="Times New Roman" w:hAnsi="Times New Roman" w:cs="Times New Roman"/>
                    <w:sz w:val="22"/>
                    <w:szCs w:val="22"/>
                    <w:lang w:val="es-ES"/>
                  </w:rPr>
                </w:rPrChange>
              </w:rPr>
              <w:t>40807156200610027979</w:t>
            </w:r>
          </w:p>
          <w:p w14:paraId="73426B2F">
            <w:pPr>
              <w:ind w:hanging="56"/>
              <w:contextualSpacing/>
              <w:jc w:val="both"/>
              <w:rPr>
                <w:rFonts w:ascii="Times New Roman" w:hAnsi="Times New Roman" w:cs="Times New Roman"/>
                <w:sz w:val="22"/>
                <w:szCs w:val="22"/>
                <w:lang w:val="es-ES"/>
              </w:rPr>
            </w:pPr>
            <w:r>
              <w:rPr>
                <w:rFonts w:ascii="Times New Roman" w:hAnsi="Times New Roman" w:cs="Times New Roman"/>
                <w:sz w:val="22"/>
                <w:szCs w:val="22"/>
                <w:lang w:val="es-ES"/>
              </w:rPr>
              <w:t>Swift No:</w:t>
            </w:r>
            <w:r>
              <w:rPr>
                <w:rFonts w:ascii="Times New Roman" w:hAnsi="Times New Roman" w:cs="Times New Roman"/>
                <w:sz w:val="22"/>
                <w:szCs w:val="22"/>
                <w:lang w:val="en-US"/>
              </w:rPr>
              <w:t xml:space="preserve"> </w:t>
            </w:r>
            <w:r>
              <w:rPr>
                <w:rFonts w:ascii="Times New Roman" w:hAnsi="Times New Roman" w:cs="Times New Roman"/>
                <w:sz w:val="22"/>
                <w:szCs w:val="22"/>
                <w:highlight w:val="yellow"/>
                <w:lang w:val="es-ES"/>
                <w:rPrChange w:id="142" w:author="Felix阿星" w:date="2026-06-17T10:58:10Z">
                  <w:rPr>
                    <w:rFonts w:ascii="Times New Roman" w:hAnsi="Times New Roman" w:cs="Times New Roman"/>
                    <w:sz w:val="22"/>
                    <w:szCs w:val="22"/>
                    <w:lang w:val="es-ES"/>
                  </w:rPr>
                </w:rPrChange>
              </w:rPr>
              <w:t>VTBRCNSH</w:t>
            </w:r>
          </w:p>
          <w:p w14:paraId="7A551004">
            <w:pPr>
              <w:keepNext/>
              <w:keepLines/>
              <w:contextualSpacing/>
              <w:jc w:val="both"/>
              <w:rPr>
                <w:rFonts w:ascii="Times New Roman" w:hAnsi="Times New Roman" w:cs="Times New Roman"/>
                <w:b/>
                <w:sz w:val="22"/>
                <w:szCs w:val="22"/>
                <w:lang w:val="en-US"/>
              </w:rPr>
            </w:pPr>
            <w:r>
              <w:rPr>
                <w:rFonts w:ascii="Times New Roman" w:hAnsi="Times New Roman" w:cs="Times New Roman"/>
                <w:sz w:val="22"/>
                <w:szCs w:val="22"/>
                <w:lang w:val="es-ES"/>
              </w:rPr>
              <w:t>Получатель:</w:t>
            </w:r>
            <w:r>
              <w:rPr>
                <w:rFonts w:ascii="Times New Roman" w:hAnsi="Times New Roman" w:cs="Times New Roman"/>
                <w:sz w:val="22"/>
                <w:szCs w:val="22"/>
                <w:lang w:val="en-US"/>
              </w:rPr>
              <w:t xml:space="preserve"> </w:t>
            </w:r>
            <w:r>
              <w:rPr>
                <w:rFonts w:ascii="Times New Roman" w:hAnsi="Times New Roman" w:cs="Times New Roman"/>
                <w:sz w:val="22"/>
                <w:szCs w:val="22"/>
                <w:highlight w:val="yellow"/>
                <w:lang w:val="es-ES"/>
                <w:rPrChange w:id="143" w:author="Felix阿星" w:date="2026-06-17T10:58:20Z">
                  <w:rPr>
                    <w:rFonts w:ascii="Times New Roman" w:hAnsi="Times New Roman" w:cs="Times New Roman"/>
                    <w:sz w:val="22"/>
                    <w:szCs w:val="22"/>
                    <w:lang w:val="es-ES"/>
                  </w:rPr>
                </w:rPrChange>
              </w:rPr>
              <w:t>Guangdong OSHUJIAN Furniture Co.,Ltd</w:t>
            </w:r>
          </w:p>
        </w:tc>
        <w:tc>
          <w:tcPr>
            <w:tcW w:w="5103" w:type="dxa"/>
            <w:tcBorders>
              <w:left w:val="single" w:color="auto" w:sz="4" w:space="0"/>
              <w:bottom w:val="single" w:color="auto" w:sz="4" w:space="0"/>
              <w:right w:val="single" w:color="auto" w:sz="4" w:space="0"/>
            </w:tcBorders>
            <w:noWrap w:val="0"/>
            <w:vAlign w:val="top"/>
          </w:tcPr>
          <w:p w14:paraId="483F23D1">
            <w:pPr>
              <w:keepNext/>
              <w:keepLines/>
              <w:contextualSpacing/>
              <w:jc w:val="both"/>
              <w:rPr>
                <w:rFonts w:ascii="Times New Roman" w:hAnsi="Times New Roman" w:cs="Times New Roman"/>
                <w:b/>
                <w:sz w:val="22"/>
                <w:szCs w:val="22"/>
                <w:lang w:val="en-US"/>
              </w:rPr>
            </w:pPr>
            <w:r>
              <w:rPr>
                <w:rFonts w:ascii="Times New Roman" w:hAnsi="Times New Roman" w:cs="Times New Roman"/>
                <w:b/>
                <w:sz w:val="22"/>
                <w:szCs w:val="22"/>
                <w:lang w:val="en-US"/>
              </w:rPr>
              <w:t>15.2. The Seller:</w:t>
            </w:r>
          </w:p>
          <w:p w14:paraId="4C5EA46E">
            <w:pPr>
              <w:keepNext/>
              <w:keepLines/>
              <w:contextualSpacing/>
              <w:jc w:val="both"/>
              <w:rPr>
                <w:rFonts w:ascii="Times New Roman" w:hAnsi="Times New Roman" w:cs="Times New Roman"/>
                <w:b/>
                <w:sz w:val="22"/>
                <w:szCs w:val="22"/>
                <w:lang w:val="en-US"/>
              </w:rPr>
            </w:pPr>
            <w:r>
              <w:rPr>
                <w:rFonts w:ascii="Times New Roman" w:hAnsi="Times New Roman" w:cs="Times New Roman"/>
                <w:b/>
                <w:sz w:val="22"/>
                <w:szCs w:val="22"/>
                <w:highlight w:val="yellow"/>
                <w:lang w:val="en-US"/>
                <w:rPrChange w:id="144" w:author="Felix阿星" w:date="2026-06-17T10:56:45Z">
                  <w:rPr>
                    <w:rFonts w:ascii="Times New Roman" w:hAnsi="Times New Roman" w:cs="Times New Roman"/>
                    <w:b/>
                    <w:sz w:val="22"/>
                    <w:szCs w:val="22"/>
                    <w:lang w:val="en-US"/>
                  </w:rPr>
                </w:rPrChange>
              </w:rPr>
              <w:t>GUANGDONG OSHUJIAN FURNITURE CO.,LTD</w:t>
            </w:r>
          </w:p>
          <w:p w14:paraId="6E3521DF">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Address: </w:t>
            </w:r>
            <w:r>
              <w:rPr>
                <w:rFonts w:ascii="Times New Roman" w:hAnsi="Times New Roman" w:cs="Times New Roman"/>
                <w:sz w:val="22"/>
                <w:szCs w:val="22"/>
                <w:highlight w:val="yellow"/>
                <w:lang w:val="en-US"/>
                <w:rPrChange w:id="145" w:author="Felix阿星" w:date="2026-06-17T10:57:03Z">
                  <w:rPr>
                    <w:rFonts w:ascii="Times New Roman" w:hAnsi="Times New Roman" w:cs="Times New Roman"/>
                    <w:sz w:val="22"/>
                    <w:szCs w:val="22"/>
                    <w:lang w:val="en-US"/>
                  </w:rPr>
                </w:rPrChange>
              </w:rPr>
              <w:t>Sicun  Industrial, Heqing, Jiujiang Nanhai, Foshan, Guangdong, China</w:t>
            </w:r>
          </w:p>
          <w:p w14:paraId="5AEAD888">
            <w:pPr>
              <w:keepNext/>
              <w:keepLines/>
              <w:contextualSpacing/>
              <w:jc w:val="both"/>
              <w:rPr>
                <w:rFonts w:ascii="Times New Roman" w:hAnsi="Times New Roman" w:cs="Times New Roman"/>
                <w:sz w:val="22"/>
                <w:szCs w:val="22"/>
                <w:lang w:val="en-US" w:eastAsia="zh-CN"/>
              </w:rPr>
            </w:pPr>
            <w:r>
              <w:rPr>
                <w:rFonts w:ascii="Times New Roman" w:hAnsi="Times New Roman" w:cs="Times New Roman"/>
                <w:sz w:val="22"/>
                <w:szCs w:val="22"/>
                <w:lang w:val="de-DE"/>
              </w:rPr>
              <w:t xml:space="preserve">Tel./fax: </w:t>
            </w:r>
            <w:r>
              <w:rPr>
                <w:rFonts w:ascii="Times New Roman" w:hAnsi="Times New Roman" w:cs="Times New Roman"/>
                <w:sz w:val="22"/>
                <w:szCs w:val="22"/>
                <w:highlight w:val="yellow"/>
                <w:lang w:val="en-US" w:eastAsia="zh-CN"/>
                <w:rPrChange w:id="146" w:author="Felix阿星" w:date="2026-06-17T10:57:14Z">
                  <w:rPr>
                    <w:rFonts w:ascii="Times New Roman" w:hAnsi="Times New Roman" w:cs="Times New Roman"/>
                    <w:sz w:val="22"/>
                    <w:szCs w:val="22"/>
                    <w:lang w:val="en-US" w:eastAsia="zh-CN"/>
                  </w:rPr>
                </w:rPrChange>
              </w:rPr>
              <w:t>757-81869861</w:t>
            </w:r>
          </w:p>
          <w:p w14:paraId="3A0E659D">
            <w:pPr>
              <w:keepNext/>
              <w:keepLines/>
              <w:jc w:val="both"/>
              <w:rPr>
                <w:rFonts w:ascii="Times New Roman" w:hAnsi="Times New Roman" w:cs="Times New Roman"/>
                <w:sz w:val="22"/>
                <w:szCs w:val="22"/>
                <w:lang w:val="de-DE"/>
              </w:rPr>
            </w:pPr>
            <w:r>
              <w:rPr>
                <w:rFonts w:ascii="Times New Roman" w:hAnsi="Times New Roman" w:cs="Times New Roman"/>
                <w:sz w:val="22"/>
                <w:szCs w:val="22"/>
                <w:lang w:val="de-DE"/>
              </w:rPr>
              <w:t>E-mail:</w:t>
            </w:r>
            <w:r>
              <w:rPr>
                <w:rFonts w:ascii="Times New Roman" w:hAnsi="Times New Roman" w:cs="Times New Roman"/>
                <w:sz w:val="22"/>
                <w:szCs w:val="22"/>
                <w:lang w:val="en-US" w:eastAsia="zh-CN"/>
              </w:rPr>
              <w:t xml:space="preserve"> </w:t>
            </w:r>
            <w:r>
              <w:rPr>
                <w:rFonts w:ascii="Times New Roman" w:hAnsi="Times New Roman" w:cs="Times New Roman"/>
                <w:sz w:val="22"/>
                <w:szCs w:val="22"/>
                <w:highlight w:val="yellow"/>
                <w:lang w:val="en-US" w:eastAsia="zh-CN"/>
                <w:rPrChange w:id="147" w:author="Felix阿星" w:date="2026-06-17T10:57:26Z">
                  <w:rPr>
                    <w:rFonts w:ascii="Times New Roman" w:hAnsi="Times New Roman" w:cs="Times New Roman"/>
                    <w:sz w:val="22"/>
                    <w:szCs w:val="22"/>
                    <w:lang w:val="en-US" w:eastAsia="zh-CN"/>
                  </w:rPr>
                </w:rPrChange>
              </w:rPr>
              <w:t>sale8@oshujian.com</w:t>
            </w:r>
            <w:r>
              <w:rPr>
                <w:rFonts w:ascii="Times New Roman" w:hAnsi="Times New Roman" w:cs="Times New Roman"/>
                <w:sz w:val="22"/>
                <w:szCs w:val="22"/>
                <w:lang w:val="de-DE"/>
              </w:rPr>
              <w:t xml:space="preserve"> </w:t>
            </w:r>
          </w:p>
          <w:p w14:paraId="350B3F74">
            <w:pPr>
              <w:keepNext/>
              <w:keepLines/>
              <w:jc w:val="both"/>
              <w:rPr>
                <w:rFonts w:ascii="Times New Roman" w:hAnsi="Times New Roman" w:cs="Times New Roman"/>
                <w:b/>
                <w:sz w:val="22"/>
                <w:szCs w:val="22"/>
                <w:lang w:val="de-DE"/>
              </w:rPr>
            </w:pPr>
            <w:r>
              <w:rPr>
                <w:rFonts w:ascii="Times New Roman" w:hAnsi="Times New Roman" w:cs="Times New Roman"/>
                <w:b/>
                <w:sz w:val="22"/>
                <w:szCs w:val="22"/>
                <w:lang w:val="de-DE"/>
              </w:rPr>
              <w:t>Seller's bank details:</w:t>
            </w:r>
          </w:p>
          <w:p w14:paraId="1E959E00">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Bank Name: </w:t>
            </w:r>
            <w:r>
              <w:rPr>
                <w:rFonts w:ascii="Times New Roman" w:hAnsi="Times New Roman" w:cs="Times New Roman"/>
                <w:sz w:val="22"/>
                <w:szCs w:val="22"/>
                <w:highlight w:val="yellow"/>
                <w:lang w:val="en-US"/>
                <w:rPrChange w:id="148" w:author="Felix阿星" w:date="2026-06-17T10:57:42Z">
                  <w:rPr>
                    <w:rFonts w:ascii="Times New Roman" w:hAnsi="Times New Roman" w:cs="Times New Roman"/>
                    <w:sz w:val="22"/>
                    <w:szCs w:val="22"/>
                    <w:lang w:val="en-US"/>
                  </w:rPr>
                </w:rPrChange>
              </w:rPr>
              <w:t>VTB Bank (PJSC) Shanghai Branch</w:t>
            </w:r>
          </w:p>
          <w:p w14:paraId="70502EDA">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Bank Address: </w:t>
            </w:r>
            <w:r>
              <w:rPr>
                <w:rFonts w:ascii="Times New Roman" w:hAnsi="Times New Roman" w:cs="Times New Roman"/>
                <w:sz w:val="22"/>
                <w:szCs w:val="22"/>
                <w:highlight w:val="yellow"/>
                <w:lang w:val="en-US"/>
                <w:rPrChange w:id="149" w:author="Felix阿星" w:date="2026-06-17T10:57:55Z">
                  <w:rPr>
                    <w:rFonts w:ascii="Times New Roman" w:hAnsi="Times New Roman" w:cs="Times New Roman"/>
                    <w:sz w:val="22"/>
                    <w:szCs w:val="22"/>
                    <w:lang w:val="en-US"/>
                  </w:rPr>
                </w:rPrChange>
              </w:rPr>
              <w:t>Office 2503-2505, Shanghai Tower, 501 Middle Yincheng Road, Shanghai, China, 20012</w:t>
            </w:r>
          </w:p>
          <w:p w14:paraId="4FA3CD5D">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Account №: </w:t>
            </w:r>
            <w:r>
              <w:rPr>
                <w:rFonts w:ascii="Times New Roman" w:hAnsi="Times New Roman" w:cs="Times New Roman"/>
                <w:sz w:val="22"/>
                <w:szCs w:val="22"/>
                <w:highlight w:val="yellow"/>
                <w:lang w:val="en-US"/>
                <w:rPrChange w:id="150" w:author="Felix阿星" w:date="2026-06-17T10:58:06Z">
                  <w:rPr>
                    <w:rFonts w:ascii="Times New Roman" w:hAnsi="Times New Roman" w:cs="Times New Roman"/>
                    <w:sz w:val="22"/>
                    <w:szCs w:val="22"/>
                    <w:lang w:val="en-US"/>
                  </w:rPr>
                </w:rPrChange>
              </w:rPr>
              <w:t>40807156200610027979</w:t>
            </w:r>
            <w:r>
              <w:rPr>
                <w:rFonts w:ascii="Times New Roman" w:hAnsi="Times New Roman" w:cs="Times New Roman"/>
                <w:sz w:val="22"/>
                <w:szCs w:val="22"/>
                <w:lang w:val="en-US"/>
              </w:rPr>
              <w:tab/>
            </w:r>
          </w:p>
          <w:p w14:paraId="78B2EA8A">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 xml:space="preserve">Swift No: </w:t>
            </w:r>
            <w:r>
              <w:rPr>
                <w:rFonts w:ascii="Times New Roman" w:hAnsi="Times New Roman" w:cs="Times New Roman"/>
                <w:sz w:val="22"/>
                <w:szCs w:val="22"/>
                <w:highlight w:val="yellow"/>
                <w:lang w:val="en-US"/>
                <w:rPrChange w:id="151" w:author="Felix阿星" w:date="2026-06-17T10:58:13Z">
                  <w:rPr>
                    <w:rFonts w:ascii="Times New Roman" w:hAnsi="Times New Roman" w:cs="Times New Roman"/>
                    <w:sz w:val="22"/>
                    <w:szCs w:val="22"/>
                    <w:lang w:val="en-US"/>
                  </w:rPr>
                </w:rPrChange>
              </w:rPr>
              <w:t>VTBRCNSH</w:t>
            </w:r>
          </w:p>
          <w:p w14:paraId="1FB15A22">
            <w:pPr>
              <w:keepNext/>
              <w:keepLines/>
              <w:contextualSpacing/>
              <w:jc w:val="both"/>
              <w:rPr>
                <w:rFonts w:ascii="Times New Roman" w:hAnsi="Times New Roman" w:cs="Times New Roman"/>
                <w:sz w:val="22"/>
                <w:szCs w:val="22"/>
                <w:lang w:val="en-US"/>
              </w:rPr>
            </w:pPr>
            <w:r>
              <w:rPr>
                <w:rFonts w:ascii="Times New Roman" w:hAnsi="Times New Roman" w:cs="Times New Roman"/>
                <w:sz w:val="22"/>
                <w:szCs w:val="22"/>
                <w:lang w:val="en-US"/>
              </w:rPr>
              <w:t>Beneficiary Name:</w:t>
            </w:r>
          </w:p>
          <w:p w14:paraId="7E782E9B">
            <w:pPr>
              <w:keepNext/>
              <w:keepLines/>
              <w:contextualSpacing/>
              <w:jc w:val="both"/>
              <w:rPr>
                <w:rFonts w:ascii="Times New Roman" w:hAnsi="Times New Roman" w:cs="Times New Roman"/>
                <w:b/>
                <w:sz w:val="22"/>
                <w:szCs w:val="22"/>
                <w:lang w:val="en-US"/>
              </w:rPr>
            </w:pPr>
            <w:r>
              <w:rPr>
                <w:rFonts w:ascii="Times New Roman" w:hAnsi="Times New Roman" w:cs="Times New Roman"/>
                <w:sz w:val="22"/>
                <w:szCs w:val="22"/>
                <w:highlight w:val="yellow"/>
                <w:lang w:val="en-US"/>
                <w:rPrChange w:id="152" w:author="Felix阿星" w:date="2026-06-17T10:58:28Z">
                  <w:rPr>
                    <w:rFonts w:ascii="Times New Roman" w:hAnsi="Times New Roman" w:cs="Times New Roman"/>
                    <w:sz w:val="22"/>
                    <w:szCs w:val="22"/>
                    <w:lang w:val="en-US"/>
                  </w:rPr>
                </w:rPrChange>
              </w:rPr>
              <w:t>Guangdong OSHUJIAN Furniture Co.,Ltd</w:t>
            </w:r>
            <w:r>
              <w:rPr>
                <w:rFonts w:ascii="Times New Roman" w:hAnsi="Times New Roman" w:cs="Times New Roman"/>
                <w:sz w:val="22"/>
                <w:szCs w:val="22"/>
                <w:lang w:val="en-US"/>
              </w:rPr>
              <w:tab/>
            </w:r>
          </w:p>
        </w:tc>
      </w:tr>
      <w:tr w14:paraId="4A0B7A34">
        <w:tblPrEx>
          <w:tblCellMar>
            <w:top w:w="0" w:type="dxa"/>
            <w:left w:w="85" w:type="dxa"/>
            <w:bottom w:w="0" w:type="dxa"/>
            <w:right w:w="85" w:type="dxa"/>
          </w:tblCellMar>
        </w:tblPrEx>
        <w:trPr>
          <w:trHeight w:val="709" w:hRule="atLeast"/>
        </w:trPr>
        <w:tc>
          <w:tcPr>
            <w:tcW w:w="5387" w:type="dxa"/>
            <w:tcBorders>
              <w:top w:val="single" w:color="auto" w:sz="4" w:space="0"/>
              <w:left w:val="single" w:color="auto" w:sz="4" w:space="0"/>
              <w:bottom w:val="single" w:color="auto" w:sz="4" w:space="0"/>
              <w:right w:val="single" w:color="auto" w:sz="4" w:space="0"/>
            </w:tcBorders>
            <w:noWrap w:val="0"/>
            <w:vAlign w:val="top"/>
          </w:tcPr>
          <w:p w14:paraId="6A940299">
            <w:pPr>
              <w:keepNext/>
              <w:keepLines/>
              <w:contextualSpacing/>
              <w:jc w:val="both"/>
              <w:rPr>
                <w:rFonts w:ascii="Times New Roman" w:hAnsi="Times New Roman" w:cs="Times New Roman"/>
                <w:b/>
                <w:sz w:val="22"/>
                <w:szCs w:val="22"/>
                <w:lang w:val="en-US"/>
              </w:rPr>
            </w:pPr>
            <w:r>
              <w:rPr>
                <w:rFonts w:ascii="Times New Roman" w:hAnsi="Times New Roman" w:cs="Times New Roman"/>
                <w:b/>
                <w:sz w:val="22"/>
                <w:szCs w:val="22"/>
                <w:lang w:val="en-GB"/>
              </w:rPr>
              <w:t>For and on behalf of the BUYER</w:t>
            </w:r>
            <w:r>
              <w:rPr>
                <w:rFonts w:ascii="Times New Roman" w:hAnsi="Times New Roman" w:cs="Times New Roman"/>
                <w:b/>
                <w:sz w:val="22"/>
                <w:szCs w:val="22"/>
                <w:lang w:val="en-US"/>
              </w:rPr>
              <w:t xml:space="preserve"> / </w:t>
            </w:r>
          </w:p>
          <w:p w14:paraId="76B1696B">
            <w:pPr>
              <w:pStyle w:val="12"/>
              <w:keepNext/>
              <w:keepLines/>
              <w:contextualSpacing/>
              <w:jc w:val="both"/>
              <w:rPr>
                <w:rFonts w:ascii="Times New Roman" w:hAnsi="Times New Roman"/>
                <w:b/>
                <w:caps/>
                <w:sz w:val="22"/>
                <w:szCs w:val="22"/>
              </w:rPr>
            </w:pPr>
            <w:r>
              <w:rPr>
                <w:rFonts w:ascii="Times New Roman" w:hAnsi="Times New Roman"/>
                <w:b/>
                <w:sz w:val="22"/>
                <w:szCs w:val="22"/>
              </w:rPr>
              <w:t xml:space="preserve">За </w:t>
            </w:r>
            <w:r>
              <w:rPr>
                <w:rFonts w:ascii="Times New Roman" w:hAnsi="Times New Roman"/>
                <w:b/>
                <w:caps/>
                <w:sz w:val="22"/>
                <w:szCs w:val="22"/>
              </w:rPr>
              <w:t>ПокупателЯ</w:t>
            </w:r>
          </w:p>
          <w:p w14:paraId="00B81710">
            <w:pPr>
              <w:keepNext/>
              <w:keepLines/>
              <w:contextualSpacing/>
              <w:jc w:val="both"/>
              <w:rPr>
                <w:rFonts w:ascii="Times New Roman" w:hAnsi="Times New Roman" w:cs="Times New Roman"/>
                <w:b/>
                <w:sz w:val="22"/>
                <w:szCs w:val="22"/>
              </w:rPr>
            </w:pPr>
          </w:p>
          <w:p w14:paraId="1BD375D6">
            <w:pPr>
              <w:keepNext/>
              <w:keepLines/>
              <w:contextualSpacing/>
              <w:jc w:val="both"/>
              <w:rPr>
                <w:rFonts w:ascii="Times New Roman" w:hAnsi="Times New Roman" w:cs="Times New Roman"/>
                <w:b/>
                <w:sz w:val="22"/>
                <w:szCs w:val="22"/>
              </w:rPr>
            </w:pPr>
          </w:p>
          <w:p w14:paraId="75D738B2">
            <w:pPr>
              <w:keepNext/>
              <w:keepLines/>
              <w:contextualSpacing/>
              <w:jc w:val="both"/>
              <w:rPr>
                <w:rFonts w:ascii="Times New Roman" w:hAnsi="Times New Roman" w:cs="Times New Roman"/>
                <w:b/>
                <w:sz w:val="22"/>
                <w:szCs w:val="22"/>
              </w:rPr>
            </w:pPr>
          </w:p>
          <w:p w14:paraId="11BF7B97">
            <w:pPr>
              <w:keepNext/>
              <w:keepLines/>
              <w:contextualSpacing/>
              <w:jc w:val="both"/>
              <w:rPr>
                <w:rFonts w:ascii="Times New Roman" w:hAnsi="Times New Roman" w:cs="Times New Roman"/>
                <w:b/>
                <w:sz w:val="22"/>
                <w:szCs w:val="22"/>
              </w:rPr>
            </w:pPr>
            <w:r>
              <w:rPr>
                <w:rFonts w:ascii="Times New Roman" w:hAnsi="Times New Roman" w:cs="Times New Roman"/>
                <w:b/>
                <w:sz w:val="22"/>
                <w:szCs w:val="22"/>
              </w:rPr>
              <w:t xml:space="preserve">______________________________/ </w:t>
            </w:r>
            <w:r>
              <w:rPr>
                <w:rFonts w:ascii="Times New Roman" w:hAnsi="Times New Roman" w:cs="Times New Roman"/>
                <w:b/>
                <w:sz w:val="22"/>
                <w:szCs w:val="22"/>
                <w:highlight w:val="yellow"/>
                <w:lang w:val="en-US"/>
                <w:rPrChange w:id="153" w:author="Felix阿星" w:date="2026-06-17T10:59:05Z">
                  <w:rPr>
                    <w:rFonts w:ascii="Times New Roman" w:hAnsi="Times New Roman" w:cs="Times New Roman"/>
                    <w:b/>
                    <w:sz w:val="22"/>
                    <w:szCs w:val="22"/>
                    <w:lang w:val="en-US"/>
                  </w:rPr>
                </w:rPrChange>
              </w:rPr>
              <w:t>Sergey</w:t>
            </w:r>
            <w:r>
              <w:rPr>
                <w:rFonts w:ascii="Times New Roman" w:hAnsi="Times New Roman" w:cs="Times New Roman"/>
                <w:b/>
                <w:sz w:val="22"/>
                <w:szCs w:val="22"/>
                <w:highlight w:val="yellow"/>
                <w:rPrChange w:id="154" w:author="Felix阿星" w:date="2026-06-17T10:59:05Z">
                  <w:rPr>
                    <w:rFonts w:ascii="Times New Roman" w:hAnsi="Times New Roman" w:cs="Times New Roman"/>
                    <w:b/>
                    <w:sz w:val="22"/>
                    <w:szCs w:val="22"/>
                  </w:rPr>
                </w:rPrChange>
              </w:rPr>
              <w:t xml:space="preserve"> </w:t>
            </w:r>
            <w:r>
              <w:rPr>
                <w:rFonts w:ascii="Times New Roman" w:hAnsi="Times New Roman" w:cs="Times New Roman"/>
                <w:b/>
                <w:sz w:val="22"/>
                <w:szCs w:val="22"/>
                <w:highlight w:val="yellow"/>
                <w:lang w:val="en-US"/>
                <w:rPrChange w:id="155" w:author="Felix阿星" w:date="2026-06-17T10:59:05Z">
                  <w:rPr>
                    <w:rFonts w:ascii="Times New Roman" w:hAnsi="Times New Roman" w:cs="Times New Roman"/>
                    <w:b/>
                    <w:sz w:val="22"/>
                    <w:szCs w:val="22"/>
                    <w:lang w:val="en-US"/>
                  </w:rPr>
                </w:rPrChange>
              </w:rPr>
              <w:t>Zhuravlev</w:t>
            </w:r>
            <w:r>
              <w:rPr>
                <w:rFonts w:ascii="Times New Roman" w:hAnsi="Times New Roman" w:cs="Times New Roman"/>
                <w:b/>
                <w:sz w:val="22"/>
                <w:szCs w:val="22"/>
              </w:rPr>
              <w:t xml:space="preserve"> / </w:t>
            </w:r>
          </w:p>
          <w:p w14:paraId="2351D5AD">
            <w:pPr>
              <w:ind w:hanging="56"/>
              <w:contextualSpacing/>
              <w:rPr>
                <w:rFonts w:ascii="Times New Roman" w:hAnsi="Times New Roman" w:cs="Times New Roman"/>
                <w:b/>
                <w:sz w:val="22"/>
                <w:szCs w:val="22"/>
              </w:rPr>
            </w:pPr>
            <w:r>
              <w:rPr>
                <w:rFonts w:ascii="Times New Roman" w:hAnsi="Times New Roman" w:cs="Times New Roman"/>
                <w:b/>
                <w:sz w:val="22"/>
                <w:szCs w:val="22"/>
                <w:lang w:eastAsia="zh-CN"/>
              </w:rPr>
              <w:t xml:space="preserve">                                                                  </w:t>
            </w:r>
            <w:r>
              <w:rPr>
                <w:rFonts w:ascii="Times New Roman" w:hAnsi="Times New Roman" w:cs="Times New Roman"/>
                <w:b/>
                <w:sz w:val="22"/>
                <w:szCs w:val="22"/>
                <w:highlight w:val="yellow"/>
                <w:lang w:eastAsia="zh-CN"/>
                <w:rPrChange w:id="156" w:author="Felix阿星" w:date="2026-06-17T10:59:10Z">
                  <w:rPr>
                    <w:rFonts w:ascii="Times New Roman" w:hAnsi="Times New Roman" w:cs="Times New Roman"/>
                    <w:b/>
                    <w:sz w:val="22"/>
                    <w:szCs w:val="22"/>
                    <w:lang w:eastAsia="zh-CN"/>
                  </w:rPr>
                </w:rPrChange>
              </w:rPr>
              <w:t>Журавлёв С.В.</w:t>
            </w:r>
            <w:r>
              <w:rPr>
                <w:rFonts w:ascii="Times New Roman" w:hAnsi="Times New Roman" w:cs="Times New Roman"/>
                <w:b/>
                <w:sz w:val="22"/>
                <w:szCs w:val="22"/>
                <w:lang w:eastAsia="zh-CN"/>
              </w:rPr>
              <w:t xml:space="preserve"> /</w:t>
            </w:r>
          </w:p>
        </w:tc>
        <w:tc>
          <w:tcPr>
            <w:tcW w:w="5103" w:type="dxa"/>
            <w:tcBorders>
              <w:top w:val="single" w:color="auto" w:sz="4" w:space="0"/>
              <w:left w:val="single" w:color="auto" w:sz="4" w:space="0"/>
              <w:bottom w:val="single" w:color="auto" w:sz="4" w:space="0"/>
              <w:right w:val="single" w:color="auto" w:sz="4" w:space="0"/>
            </w:tcBorders>
            <w:noWrap w:val="0"/>
            <w:vAlign w:val="top"/>
          </w:tcPr>
          <w:p w14:paraId="3A38EFCA">
            <w:pPr>
              <w:keepNext/>
              <w:keepLines/>
              <w:contextualSpacing/>
              <w:jc w:val="both"/>
              <w:rPr>
                <w:rFonts w:ascii="Times New Roman" w:hAnsi="Times New Roman" w:cs="Times New Roman"/>
                <w:b/>
                <w:sz w:val="22"/>
                <w:szCs w:val="22"/>
              </w:rPr>
            </w:pPr>
            <w:r>
              <w:rPr>
                <w:rFonts w:ascii="Times New Roman" w:hAnsi="Times New Roman" w:cs="Times New Roman"/>
                <w:b/>
                <w:sz w:val="22"/>
                <w:szCs w:val="22"/>
                <w:lang w:val="en-GB"/>
              </w:rPr>
              <w:t xml:space="preserve">For and on behalf of the SELLER / </w:t>
            </w:r>
            <w:r>
              <w:rPr>
                <w:rFonts w:ascii="Times New Roman" w:hAnsi="Times New Roman" w:cs="Times New Roman"/>
                <w:b/>
                <w:sz w:val="22"/>
                <w:szCs w:val="22"/>
                <w:lang w:val="en-GB"/>
              </w:rPr>
              <w:br w:type="textWrapping"/>
            </w:r>
            <w:r>
              <w:rPr>
                <w:rFonts w:ascii="Times New Roman" w:hAnsi="Times New Roman" w:cs="Times New Roman"/>
                <w:b/>
                <w:sz w:val="22"/>
                <w:szCs w:val="22"/>
                <w:lang w:val="en-GB"/>
              </w:rPr>
              <w:t>За ПРОДАВЦА</w:t>
            </w:r>
          </w:p>
          <w:p w14:paraId="08F85068">
            <w:pPr>
              <w:keepNext/>
              <w:keepLines/>
              <w:contextualSpacing/>
              <w:jc w:val="both"/>
              <w:rPr>
                <w:rFonts w:ascii="Times New Roman" w:hAnsi="Times New Roman" w:cs="Times New Roman"/>
                <w:b/>
                <w:sz w:val="22"/>
                <w:szCs w:val="22"/>
              </w:rPr>
            </w:pPr>
          </w:p>
          <w:p w14:paraId="3C77813E">
            <w:pPr>
              <w:keepNext/>
              <w:keepLines/>
              <w:contextualSpacing/>
              <w:jc w:val="both"/>
              <w:rPr>
                <w:rFonts w:ascii="Times New Roman" w:hAnsi="Times New Roman" w:cs="Times New Roman"/>
                <w:b/>
                <w:sz w:val="22"/>
                <w:szCs w:val="22"/>
              </w:rPr>
            </w:pPr>
          </w:p>
          <w:p w14:paraId="78414A7D">
            <w:pPr>
              <w:keepNext/>
              <w:keepLines/>
              <w:contextualSpacing/>
              <w:jc w:val="both"/>
              <w:rPr>
                <w:rFonts w:ascii="Times New Roman" w:hAnsi="Times New Roman" w:cs="Times New Roman"/>
                <w:b/>
                <w:sz w:val="22"/>
                <w:szCs w:val="22"/>
              </w:rPr>
            </w:pPr>
          </w:p>
          <w:p w14:paraId="71A6FAC5">
            <w:pPr>
              <w:keepNext/>
              <w:keepLines/>
              <w:contextualSpacing/>
              <w:jc w:val="both"/>
              <w:rPr>
                <w:rFonts w:ascii="Times New Roman" w:hAnsi="Times New Roman" w:cs="Times New Roman"/>
                <w:b/>
                <w:sz w:val="22"/>
                <w:szCs w:val="22"/>
                <w:lang w:val="en-US"/>
              </w:rPr>
            </w:pPr>
            <w:r>
              <w:rPr>
                <w:rFonts w:ascii="Times New Roman" w:hAnsi="Times New Roman" w:cs="Times New Roman"/>
                <w:b/>
                <w:sz w:val="22"/>
                <w:szCs w:val="22"/>
                <w:lang w:val="en-US"/>
              </w:rPr>
              <w:t>________________________________/</w:t>
            </w:r>
            <w:r>
              <w:rPr>
                <w:rFonts w:ascii="Times New Roman" w:hAnsi="Times New Roman" w:cs="Times New Roman"/>
                <w:b/>
                <w:sz w:val="22"/>
                <w:szCs w:val="22"/>
                <w:lang w:val="en-US" w:eastAsia="zh-CN"/>
              </w:rPr>
              <w:t xml:space="preserve"> </w:t>
            </w:r>
            <w:r>
              <w:rPr>
                <w:rFonts w:ascii="Times New Roman" w:hAnsi="Times New Roman" w:cs="Times New Roman"/>
                <w:b/>
                <w:sz w:val="22"/>
                <w:szCs w:val="22"/>
                <w:highlight w:val="yellow"/>
                <w:lang w:val="en-US" w:eastAsia="zh-CN"/>
                <w:rPrChange w:id="157" w:author="Felix阿星" w:date="2026-06-17T10:59:15Z">
                  <w:rPr>
                    <w:rFonts w:ascii="Times New Roman" w:hAnsi="Times New Roman" w:cs="Times New Roman"/>
                    <w:b/>
                    <w:sz w:val="22"/>
                    <w:szCs w:val="22"/>
                    <w:lang w:val="en-US" w:eastAsia="zh-CN"/>
                  </w:rPr>
                </w:rPrChange>
              </w:rPr>
              <w:t>Xu Yuan</w:t>
            </w:r>
            <w:r>
              <w:rPr>
                <w:rFonts w:ascii="Times New Roman" w:hAnsi="Times New Roman" w:cs="Times New Roman"/>
                <w:b/>
                <w:sz w:val="22"/>
                <w:szCs w:val="22"/>
                <w:lang w:val="en-US"/>
              </w:rPr>
              <w:t xml:space="preserve"> / </w:t>
            </w:r>
          </w:p>
          <w:p w14:paraId="62A9315B">
            <w:pPr>
              <w:keepNext/>
              <w:keepLines/>
              <w:contextualSpacing/>
              <w:jc w:val="both"/>
              <w:rPr>
                <w:rFonts w:ascii="Times New Roman" w:hAnsi="Times New Roman" w:cs="Times New Roman"/>
                <w:b/>
                <w:sz w:val="22"/>
                <w:szCs w:val="22"/>
              </w:rPr>
            </w:pPr>
            <w:r>
              <w:rPr>
                <w:rFonts w:ascii="Times New Roman" w:hAnsi="Times New Roman" w:cs="Times New Roman"/>
                <w:b/>
                <w:sz w:val="22"/>
                <w:szCs w:val="22"/>
                <w:lang w:val="en-US"/>
              </w:rPr>
              <w:t xml:space="preserve"> </w:t>
            </w:r>
            <w:r>
              <w:rPr>
                <w:rFonts w:ascii="Times New Roman" w:hAnsi="Times New Roman" w:cs="Times New Roman"/>
                <w:b/>
                <w:sz w:val="22"/>
                <w:szCs w:val="22"/>
              </w:rPr>
              <w:t xml:space="preserve">                                                               </w:t>
            </w:r>
            <w:r>
              <w:rPr>
                <w:rFonts w:ascii="Times New Roman" w:hAnsi="Times New Roman" w:cs="Times New Roman"/>
                <w:b/>
                <w:sz w:val="22"/>
                <w:szCs w:val="22"/>
                <w:highlight w:val="yellow"/>
                <w:rPrChange w:id="158" w:author="Felix阿星" w:date="2026-06-17T10:59:19Z">
                  <w:rPr>
                    <w:rFonts w:ascii="Times New Roman" w:hAnsi="Times New Roman" w:cs="Times New Roman"/>
                    <w:b/>
                    <w:sz w:val="22"/>
                    <w:szCs w:val="22"/>
                  </w:rPr>
                </w:rPrChange>
              </w:rPr>
              <w:t>Сюй Юань</w:t>
            </w:r>
            <w:r>
              <w:rPr>
                <w:rFonts w:ascii="Times New Roman" w:hAnsi="Times New Roman" w:cs="Times New Roman"/>
                <w:b/>
                <w:sz w:val="22"/>
                <w:szCs w:val="22"/>
                <w:highlight w:val="yellow"/>
                <w:lang w:val="en-US"/>
                <w:rPrChange w:id="159" w:author="Felix阿星" w:date="2026-06-17T10:59:19Z">
                  <w:rPr>
                    <w:rFonts w:ascii="Times New Roman" w:hAnsi="Times New Roman" w:cs="Times New Roman"/>
                    <w:b/>
                    <w:sz w:val="22"/>
                    <w:szCs w:val="22"/>
                    <w:lang w:val="en-US"/>
                  </w:rPr>
                </w:rPrChange>
              </w:rPr>
              <w:t xml:space="preserve"> </w:t>
            </w:r>
            <w:r>
              <w:rPr>
                <w:rFonts w:ascii="Times New Roman" w:hAnsi="Times New Roman" w:cs="Times New Roman"/>
                <w:b/>
                <w:sz w:val="22"/>
                <w:szCs w:val="22"/>
                <w:lang w:val="en-US"/>
              </w:rPr>
              <w:t>/</w:t>
            </w:r>
          </w:p>
        </w:tc>
      </w:tr>
    </w:tbl>
    <w:p w14:paraId="41D94444">
      <w:pPr>
        <w:rPr>
          <w:rFonts w:ascii="Times New Roman" w:hAnsi="Times New Roman" w:cs="Times New Roman"/>
          <w:sz w:val="22"/>
          <w:szCs w:val="22"/>
          <w:lang w:val="es-ES"/>
        </w:rPr>
      </w:pPr>
    </w:p>
    <w:tbl>
      <w:tblPr>
        <w:tblStyle w:val="17"/>
        <w:tblW w:w="10308" w:type="dxa"/>
        <w:tblInd w:w="-601" w:type="dxa"/>
        <w:tblLayout w:type="fixed"/>
        <w:tblCellMar>
          <w:top w:w="0" w:type="dxa"/>
          <w:left w:w="108" w:type="dxa"/>
          <w:bottom w:w="0" w:type="dxa"/>
          <w:right w:w="108" w:type="dxa"/>
        </w:tblCellMar>
      </w:tblPr>
      <w:tblGrid>
        <w:gridCol w:w="1849"/>
        <w:gridCol w:w="851"/>
        <w:gridCol w:w="1224"/>
        <w:gridCol w:w="1438"/>
        <w:gridCol w:w="1684"/>
        <w:gridCol w:w="851"/>
        <w:gridCol w:w="1139"/>
        <w:gridCol w:w="1186"/>
        <w:gridCol w:w="79"/>
        <w:gridCol w:w="7"/>
      </w:tblGrid>
      <w:tr w14:paraId="0E15C72A">
        <w:tblPrEx>
          <w:tblCellMar>
            <w:top w:w="0" w:type="dxa"/>
            <w:left w:w="108" w:type="dxa"/>
            <w:bottom w:w="0" w:type="dxa"/>
            <w:right w:w="108" w:type="dxa"/>
          </w:tblCellMar>
        </w:tblPrEx>
        <w:tc>
          <w:tcPr>
            <w:tcW w:w="5362" w:type="dxa"/>
            <w:gridSpan w:val="4"/>
            <w:tcBorders>
              <w:top w:val="single" w:color="auto" w:sz="4" w:space="0"/>
              <w:left w:val="single" w:color="auto" w:sz="4" w:space="0"/>
              <w:bottom w:val="single" w:color="auto" w:sz="4" w:space="0"/>
              <w:right w:val="single" w:color="auto" w:sz="4" w:space="0"/>
            </w:tcBorders>
            <w:shd w:val="clear" w:color="auto" w:fill="D9D9D9"/>
            <w:noWrap w:val="0"/>
            <w:vAlign w:val="top"/>
          </w:tcPr>
          <w:p w14:paraId="210BFC3C">
            <w:pPr>
              <w:keepNext/>
              <w:keepLines/>
              <w:jc w:val="both"/>
              <w:rPr>
                <w:rFonts w:ascii="Times New Roman" w:hAnsi="Times New Roman" w:cs="Times New Roman"/>
                <w:b/>
                <w:sz w:val="22"/>
                <w:szCs w:val="22"/>
              </w:rPr>
            </w:pPr>
            <w:r>
              <w:rPr>
                <w:rFonts w:ascii="Times New Roman" w:hAnsi="Times New Roman" w:cs="Times New Roman"/>
                <w:b/>
                <w:sz w:val="22"/>
                <w:szCs w:val="22"/>
              </w:rPr>
              <w:t xml:space="preserve">Приложение № </w:t>
            </w:r>
            <w:r>
              <w:rPr>
                <w:rFonts w:ascii="Times New Roman" w:hAnsi="Times New Roman" w:cs="Times New Roman"/>
                <w:b/>
                <w:sz w:val="22"/>
                <w:szCs w:val="22"/>
                <w:highlight w:val="yellow"/>
                <w:rPrChange w:id="160" w:author="Felix阿星" w:date="2026-06-17T10:59:29Z">
                  <w:rPr>
                    <w:rFonts w:ascii="Times New Roman" w:hAnsi="Times New Roman" w:cs="Times New Roman"/>
                    <w:b/>
                    <w:sz w:val="22"/>
                    <w:szCs w:val="22"/>
                  </w:rPr>
                </w:rPrChange>
              </w:rPr>
              <w:t>1 от «04» июня 2026 г.</w:t>
            </w:r>
          </w:p>
          <w:p w14:paraId="5609147E">
            <w:pPr>
              <w:keepNext/>
              <w:keepLines/>
              <w:jc w:val="both"/>
              <w:rPr>
                <w:rFonts w:ascii="Times New Roman" w:hAnsi="Times New Roman" w:cs="Times New Roman"/>
                <w:b/>
                <w:sz w:val="22"/>
                <w:szCs w:val="22"/>
              </w:rPr>
            </w:pPr>
            <w:r>
              <w:rPr>
                <w:rFonts w:ascii="Times New Roman" w:hAnsi="Times New Roman" w:cs="Times New Roman"/>
                <w:b/>
                <w:sz w:val="22"/>
                <w:szCs w:val="22"/>
              </w:rPr>
              <w:t xml:space="preserve">к Контракту № </w:t>
            </w:r>
            <w:r>
              <w:rPr>
                <w:rFonts w:ascii="Times New Roman" w:hAnsi="Times New Roman"/>
                <w:b/>
                <w:sz w:val="22"/>
                <w:szCs w:val="22"/>
                <w:highlight w:val="yellow"/>
                <w:rPrChange w:id="161" w:author="Felix阿星" w:date="2026-06-17T10:59:36Z">
                  <w:rPr>
                    <w:rFonts w:ascii="Times New Roman" w:hAnsi="Times New Roman"/>
                    <w:b/>
                    <w:sz w:val="22"/>
                    <w:szCs w:val="22"/>
                  </w:rPr>
                </w:rPrChange>
              </w:rPr>
              <w:t>GOF-04/06-26-CHN</w:t>
            </w:r>
            <w:r>
              <w:rPr>
                <w:rFonts w:ascii="Times New Roman" w:hAnsi="Times New Roman" w:cs="Times New Roman"/>
                <w:b/>
                <w:sz w:val="22"/>
                <w:szCs w:val="22"/>
                <w:highlight w:val="yellow"/>
                <w:rPrChange w:id="162" w:author="Felix阿星" w:date="2026-06-17T10:59:36Z">
                  <w:rPr>
                    <w:rFonts w:ascii="Times New Roman" w:hAnsi="Times New Roman" w:cs="Times New Roman"/>
                    <w:b/>
                    <w:sz w:val="22"/>
                    <w:szCs w:val="22"/>
                  </w:rPr>
                </w:rPrChange>
              </w:rPr>
              <w:t xml:space="preserve"> от «04» июня 2026 г.</w:t>
            </w:r>
          </w:p>
        </w:tc>
        <w:tc>
          <w:tcPr>
            <w:tcW w:w="4946" w:type="dxa"/>
            <w:gridSpan w:val="6"/>
            <w:tcBorders>
              <w:top w:val="single" w:color="auto" w:sz="4" w:space="0"/>
              <w:left w:val="single" w:color="auto" w:sz="4" w:space="0"/>
              <w:bottom w:val="single" w:color="auto" w:sz="4" w:space="0"/>
              <w:right w:val="single" w:color="auto" w:sz="4" w:space="0"/>
            </w:tcBorders>
            <w:shd w:val="clear" w:color="auto" w:fill="D9D9D9"/>
            <w:noWrap w:val="0"/>
            <w:vAlign w:val="top"/>
          </w:tcPr>
          <w:p w14:paraId="50FBDF1C">
            <w:pPr>
              <w:keepNext/>
              <w:keepLines/>
              <w:jc w:val="both"/>
              <w:rPr>
                <w:rFonts w:ascii="Times New Roman" w:hAnsi="Times New Roman" w:cs="Times New Roman"/>
                <w:b/>
                <w:sz w:val="22"/>
                <w:szCs w:val="22"/>
                <w:highlight w:val="yellow"/>
                <w:lang w:val="en-US"/>
                <w:rPrChange w:id="163" w:author="Felix阿星" w:date="2026-06-17T11:00:08Z">
                  <w:rPr>
                    <w:rFonts w:ascii="Times New Roman" w:hAnsi="Times New Roman" w:cs="Times New Roman"/>
                    <w:b/>
                    <w:sz w:val="22"/>
                    <w:szCs w:val="22"/>
                    <w:lang w:val="en-US"/>
                  </w:rPr>
                </w:rPrChange>
              </w:rPr>
            </w:pPr>
            <w:r>
              <w:rPr>
                <w:rFonts w:ascii="Times New Roman" w:hAnsi="Times New Roman" w:cs="Times New Roman"/>
                <w:b/>
                <w:sz w:val="22"/>
                <w:szCs w:val="22"/>
                <w:lang w:val="en-US"/>
              </w:rPr>
              <w:t>Appendix №</w:t>
            </w:r>
            <w:r>
              <w:rPr>
                <w:rFonts w:ascii="Times New Roman" w:hAnsi="Times New Roman" w:cs="Times New Roman"/>
                <w:b/>
                <w:sz w:val="22"/>
                <w:szCs w:val="22"/>
                <w:highlight w:val="yellow"/>
                <w:lang w:val="en-US"/>
                <w:rPrChange w:id="164" w:author="Felix阿星" w:date="2026-06-17T11:00:02Z">
                  <w:rPr>
                    <w:rFonts w:ascii="Times New Roman" w:hAnsi="Times New Roman" w:cs="Times New Roman"/>
                    <w:b/>
                    <w:sz w:val="22"/>
                    <w:szCs w:val="22"/>
                    <w:lang w:val="en-US"/>
                  </w:rPr>
                </w:rPrChange>
              </w:rPr>
              <w:t>1 dtd. 4th</w:t>
            </w:r>
            <w:r>
              <w:rPr>
                <w:rFonts w:ascii="Times New Roman" w:hAnsi="Times New Roman" w:cs="Times New Roman"/>
                <w:b/>
                <w:sz w:val="22"/>
                <w:szCs w:val="22"/>
                <w:highlight w:val="yellow"/>
                <w:lang w:val="en-US" w:eastAsia="zh-CN"/>
                <w:rPrChange w:id="165" w:author="Felix阿星" w:date="2026-06-17T11:00:02Z">
                  <w:rPr>
                    <w:rFonts w:ascii="Times New Roman" w:hAnsi="Times New Roman" w:cs="Times New Roman"/>
                    <w:b/>
                    <w:sz w:val="22"/>
                    <w:szCs w:val="22"/>
                    <w:lang w:val="en-US" w:eastAsia="zh-CN"/>
                  </w:rPr>
                </w:rPrChange>
              </w:rPr>
              <w:t xml:space="preserve"> </w:t>
            </w:r>
            <w:r>
              <w:rPr>
                <w:rFonts w:ascii="Times New Roman" w:hAnsi="Times New Roman" w:cs="Times New Roman"/>
                <w:b/>
                <w:sz w:val="22"/>
                <w:szCs w:val="22"/>
                <w:highlight w:val="yellow"/>
                <w:lang w:val="en-US"/>
                <w:rPrChange w:id="166" w:author="Felix阿星" w:date="2026-06-17T11:00:02Z">
                  <w:rPr>
                    <w:rFonts w:ascii="Times New Roman" w:hAnsi="Times New Roman" w:cs="Times New Roman"/>
                    <w:b/>
                    <w:sz w:val="22"/>
                    <w:szCs w:val="22"/>
                    <w:lang w:val="en-US"/>
                  </w:rPr>
                </w:rPrChange>
              </w:rPr>
              <w:t>of June 2026</w:t>
            </w:r>
            <w:r>
              <w:rPr>
                <w:rFonts w:ascii="Times New Roman" w:hAnsi="Times New Roman" w:cs="Times New Roman"/>
                <w:color w:val="000000"/>
                <w:sz w:val="22"/>
                <w:szCs w:val="22"/>
                <w:lang w:val="en-US"/>
              </w:rPr>
              <w:t xml:space="preserve"> </w:t>
            </w:r>
            <w:r>
              <w:rPr>
                <w:rFonts w:ascii="Times New Roman" w:hAnsi="Times New Roman" w:cs="Times New Roman"/>
                <w:b/>
                <w:sz w:val="22"/>
                <w:szCs w:val="22"/>
                <w:lang w:val="en-US"/>
              </w:rPr>
              <w:t>to the Contract №</w:t>
            </w:r>
            <w:r>
              <w:rPr>
                <w:rFonts w:ascii="Times New Roman" w:hAnsi="Times New Roman" w:cs="Times New Roman"/>
                <w:b/>
                <w:sz w:val="22"/>
                <w:szCs w:val="22"/>
                <w:lang w:val="en-GB"/>
              </w:rPr>
              <w:t xml:space="preserve"> </w:t>
            </w:r>
            <w:r>
              <w:rPr>
                <w:rFonts w:ascii="Times New Roman" w:hAnsi="Times New Roman" w:cs="Times New Roman"/>
                <w:b/>
                <w:highlight w:val="yellow"/>
                <w:lang w:val="en-US"/>
                <w:rPrChange w:id="167" w:author="Felix阿星" w:date="2026-06-17T11:00:08Z">
                  <w:rPr>
                    <w:rFonts w:ascii="Times New Roman" w:hAnsi="Times New Roman" w:cs="Times New Roman"/>
                    <w:b/>
                    <w:lang w:val="en-US"/>
                  </w:rPr>
                </w:rPrChange>
              </w:rPr>
              <w:t>GOF-04/06-26-CHN</w:t>
            </w:r>
          </w:p>
          <w:p w14:paraId="61589ADD">
            <w:pPr>
              <w:keepNext/>
              <w:keepLines/>
              <w:jc w:val="both"/>
              <w:rPr>
                <w:rFonts w:ascii="Times New Roman" w:hAnsi="Times New Roman" w:cs="Times New Roman"/>
                <w:b/>
                <w:sz w:val="22"/>
                <w:szCs w:val="22"/>
                <w:lang w:val="en-US" w:eastAsia="de-DE"/>
              </w:rPr>
            </w:pPr>
            <w:r>
              <w:rPr>
                <w:rFonts w:ascii="Times New Roman" w:hAnsi="Times New Roman" w:cs="Times New Roman"/>
                <w:b/>
                <w:sz w:val="22"/>
                <w:szCs w:val="22"/>
                <w:highlight w:val="yellow"/>
                <w:lang w:val="en-US"/>
                <w:rPrChange w:id="168" w:author="Felix阿星" w:date="2026-06-17T11:00:08Z">
                  <w:rPr>
                    <w:rFonts w:ascii="Times New Roman" w:hAnsi="Times New Roman" w:cs="Times New Roman"/>
                    <w:b/>
                    <w:sz w:val="22"/>
                    <w:szCs w:val="22"/>
                    <w:lang w:val="en-US"/>
                  </w:rPr>
                </w:rPrChange>
              </w:rPr>
              <w:t>dated 04</w:t>
            </w:r>
            <w:r>
              <w:rPr>
                <w:rFonts w:ascii="Times New Roman" w:hAnsi="Times New Roman" w:cs="Times New Roman"/>
                <w:b/>
                <w:sz w:val="22"/>
                <w:szCs w:val="22"/>
                <w:highlight w:val="yellow"/>
                <w:lang w:val="en-US" w:eastAsia="zh-CN"/>
                <w:rPrChange w:id="169" w:author="Felix阿星" w:date="2026-06-17T11:00:08Z">
                  <w:rPr>
                    <w:rFonts w:ascii="Times New Roman" w:hAnsi="Times New Roman" w:cs="Times New Roman"/>
                    <w:b/>
                    <w:sz w:val="22"/>
                    <w:szCs w:val="22"/>
                    <w:lang w:val="en-US" w:eastAsia="zh-CN"/>
                  </w:rPr>
                </w:rPrChange>
              </w:rPr>
              <w:t xml:space="preserve"> </w:t>
            </w:r>
            <w:r>
              <w:rPr>
                <w:rFonts w:ascii="Times New Roman" w:hAnsi="Times New Roman" w:cs="Times New Roman"/>
                <w:b/>
                <w:sz w:val="22"/>
                <w:szCs w:val="22"/>
                <w:highlight w:val="yellow"/>
                <w:lang w:val="en-US"/>
                <w:rPrChange w:id="170" w:author="Felix阿星" w:date="2026-06-17T11:00:08Z">
                  <w:rPr>
                    <w:rFonts w:ascii="Times New Roman" w:hAnsi="Times New Roman" w:cs="Times New Roman"/>
                    <w:b/>
                    <w:sz w:val="22"/>
                    <w:szCs w:val="22"/>
                    <w:lang w:val="en-US"/>
                  </w:rPr>
                </w:rPrChange>
              </w:rPr>
              <w:t>of June 2026</w:t>
            </w:r>
          </w:p>
        </w:tc>
      </w:tr>
      <w:tr w14:paraId="68BF5935">
        <w:tblPrEx>
          <w:tblCellMar>
            <w:top w:w="0" w:type="dxa"/>
            <w:left w:w="108" w:type="dxa"/>
            <w:bottom w:w="0" w:type="dxa"/>
            <w:right w:w="108" w:type="dxa"/>
          </w:tblCellMar>
        </w:tblPrEx>
        <w:tc>
          <w:tcPr>
            <w:tcW w:w="5362" w:type="dxa"/>
            <w:gridSpan w:val="4"/>
            <w:tcBorders>
              <w:left w:val="single" w:color="auto" w:sz="4" w:space="0"/>
              <w:bottom w:val="single" w:color="auto" w:sz="4" w:space="0"/>
              <w:right w:val="single" w:color="auto" w:sz="4" w:space="0"/>
            </w:tcBorders>
            <w:noWrap w:val="0"/>
            <w:vAlign w:val="top"/>
          </w:tcPr>
          <w:p w14:paraId="053D6BBF">
            <w:pPr>
              <w:keepNext/>
              <w:keepLines/>
              <w:jc w:val="both"/>
              <w:rPr>
                <w:rFonts w:ascii="Times New Roman" w:hAnsi="Times New Roman" w:cs="Times New Roman"/>
                <w:b/>
                <w:sz w:val="22"/>
                <w:szCs w:val="22"/>
              </w:rPr>
            </w:pPr>
          </w:p>
          <w:p w14:paraId="5680C06D">
            <w:pPr>
              <w:keepNext/>
              <w:keepLines/>
              <w:jc w:val="both"/>
              <w:rPr>
                <w:rFonts w:ascii="Times New Roman" w:hAnsi="Times New Roman" w:cs="Times New Roman"/>
                <w:sz w:val="22"/>
                <w:szCs w:val="22"/>
              </w:rPr>
            </w:pPr>
            <w:r>
              <w:rPr>
                <w:rFonts w:ascii="Times New Roman" w:hAnsi="Times New Roman" w:cs="Times New Roman"/>
                <w:b/>
                <w:sz w:val="22"/>
                <w:szCs w:val="22"/>
              </w:rPr>
              <w:t xml:space="preserve">Компания </w:t>
            </w:r>
            <w:r>
              <w:rPr>
                <w:rFonts w:ascii="Times New Roman" w:hAnsi="Times New Roman" w:cs="Times New Roman"/>
                <w:b/>
                <w:sz w:val="22"/>
                <w:szCs w:val="22"/>
                <w:highlight w:val="yellow"/>
                <w:rPrChange w:id="171" w:author="Felix阿星" w:date="2026-06-17T11:01:01Z">
                  <w:rPr>
                    <w:rFonts w:ascii="Times New Roman" w:hAnsi="Times New Roman" w:cs="Times New Roman"/>
                    <w:b/>
                    <w:sz w:val="22"/>
                    <w:szCs w:val="22"/>
                  </w:rPr>
                </w:rPrChange>
              </w:rPr>
              <w:t>GUANGDONG OSHUJIAN FURNITURE CO.,LTD,</w:t>
            </w:r>
            <w:r>
              <w:rPr>
                <w:rFonts w:ascii="Times New Roman" w:hAnsi="Times New Roman" w:cs="Times New Roman"/>
                <w:b/>
                <w:sz w:val="22"/>
                <w:szCs w:val="22"/>
              </w:rPr>
              <w:t xml:space="preserve"> </w:t>
            </w:r>
            <w:r>
              <w:rPr>
                <w:rFonts w:ascii="Times New Roman" w:hAnsi="Times New Roman" w:cs="Times New Roman"/>
                <w:sz w:val="22"/>
                <w:szCs w:val="22"/>
              </w:rPr>
              <w:t>учрежденная и действующая по законодательству КНР, именуемая в дальнейшем</w:t>
            </w:r>
            <w:r>
              <w:rPr>
                <w:rFonts w:ascii="Times New Roman" w:hAnsi="Times New Roman" w:cs="Times New Roman"/>
                <w:b/>
                <w:sz w:val="22"/>
                <w:szCs w:val="22"/>
              </w:rPr>
              <w:t xml:space="preserve"> «</w:t>
            </w:r>
            <w:r>
              <w:rPr>
                <w:rFonts w:ascii="Times New Roman" w:hAnsi="Times New Roman" w:cs="Times New Roman"/>
                <w:b/>
                <w:sz w:val="22"/>
                <w:szCs w:val="22"/>
              </w:rPr>
              <w:t>Продавец</w:t>
            </w:r>
            <w:r>
              <w:rPr>
                <w:rFonts w:ascii="Times New Roman" w:hAnsi="Times New Roman" w:cs="Times New Roman"/>
                <w:b/>
                <w:sz w:val="22"/>
                <w:szCs w:val="22"/>
              </w:rPr>
              <w:t xml:space="preserve">», </w:t>
            </w:r>
            <w:r>
              <w:rPr>
                <w:rFonts w:ascii="Times New Roman" w:hAnsi="Times New Roman" w:cs="Times New Roman"/>
                <w:sz w:val="22"/>
                <w:szCs w:val="22"/>
              </w:rPr>
              <w:t xml:space="preserve">в лице </w:t>
            </w:r>
            <w:r>
              <w:rPr>
                <w:rFonts w:ascii="Times New Roman" w:hAnsi="Times New Roman" w:cs="Times New Roman"/>
                <w:b/>
                <w:sz w:val="22"/>
                <w:szCs w:val="22"/>
              </w:rPr>
              <w:t xml:space="preserve">Генерального директора </w:t>
            </w:r>
            <w:r>
              <w:rPr>
                <w:rFonts w:ascii="Times New Roman" w:hAnsi="Times New Roman" w:cs="Times New Roman"/>
                <w:b/>
                <w:sz w:val="22"/>
                <w:szCs w:val="22"/>
                <w:highlight w:val="yellow"/>
                <w:rPrChange w:id="172" w:author="Felix阿星" w:date="2026-06-17T11:01:26Z">
                  <w:rPr>
                    <w:rFonts w:ascii="Times New Roman" w:hAnsi="Times New Roman" w:cs="Times New Roman"/>
                    <w:b/>
                    <w:sz w:val="22"/>
                    <w:szCs w:val="22"/>
                  </w:rPr>
                </w:rPrChange>
              </w:rPr>
              <w:t>Сюй Юань</w:t>
            </w:r>
            <w:r>
              <w:rPr>
                <w:rFonts w:ascii="Times New Roman" w:hAnsi="Times New Roman" w:cs="Times New Roman"/>
                <w:sz w:val="22"/>
                <w:szCs w:val="22"/>
              </w:rPr>
              <w:t>, действующего на основании Устава, с одной стороны, и</w:t>
            </w:r>
            <w:r>
              <w:rPr>
                <w:rFonts w:ascii="Times New Roman" w:hAnsi="Times New Roman" w:cs="Times New Roman"/>
                <w:b/>
                <w:sz w:val="22"/>
                <w:szCs w:val="22"/>
              </w:rPr>
              <w:t xml:space="preserve"> </w:t>
            </w:r>
            <w:r>
              <w:rPr>
                <w:rFonts w:ascii="Times New Roman" w:hAnsi="Times New Roman" w:cs="Times New Roman"/>
                <w:b/>
                <w:sz w:val="22"/>
                <w:szCs w:val="22"/>
                <w:highlight w:val="yellow"/>
                <w:rPrChange w:id="173" w:author="Felix阿星" w:date="2026-06-17T11:01:31Z">
                  <w:rPr>
                    <w:rFonts w:ascii="Times New Roman" w:hAnsi="Times New Roman" w:cs="Times New Roman"/>
                    <w:b/>
                    <w:sz w:val="22"/>
                    <w:szCs w:val="22"/>
                  </w:rPr>
                </w:rPrChange>
              </w:rPr>
              <w:t>Общество с ограниченной ответственностью «Торговый Дом ЭЙРФЛОТ ТЕХНИКС»</w:t>
            </w:r>
            <w:r>
              <w:rPr>
                <w:rFonts w:ascii="Times New Roman" w:hAnsi="Times New Roman" w:cs="Times New Roman"/>
                <w:b/>
                <w:sz w:val="22"/>
                <w:szCs w:val="22"/>
              </w:rPr>
              <w:t xml:space="preserve">, </w:t>
            </w:r>
            <w:r>
              <w:rPr>
                <w:rFonts w:ascii="Times New Roman" w:hAnsi="Times New Roman" w:cs="Times New Roman"/>
                <w:sz w:val="22"/>
                <w:szCs w:val="22"/>
              </w:rPr>
              <w:t>учрежденное и действующее по законодательству Российской Федерации, именуемое в дальнейшем</w:t>
            </w:r>
            <w:r>
              <w:rPr>
                <w:rFonts w:ascii="Times New Roman" w:hAnsi="Times New Roman" w:cs="Times New Roman"/>
                <w:b/>
                <w:sz w:val="22"/>
                <w:szCs w:val="22"/>
              </w:rPr>
              <w:t xml:space="preserve"> «</w:t>
            </w:r>
            <w:r>
              <w:rPr>
                <w:rFonts w:ascii="Times New Roman" w:hAnsi="Times New Roman" w:cs="Times New Roman"/>
                <w:b/>
                <w:sz w:val="22"/>
                <w:szCs w:val="22"/>
              </w:rPr>
              <w:t>Покупатель</w:t>
            </w:r>
            <w:r>
              <w:rPr>
                <w:rFonts w:ascii="Times New Roman" w:hAnsi="Times New Roman" w:cs="Times New Roman"/>
                <w:b/>
                <w:sz w:val="22"/>
                <w:szCs w:val="22"/>
              </w:rPr>
              <w:t xml:space="preserve">», </w:t>
            </w:r>
            <w:r>
              <w:rPr>
                <w:rFonts w:ascii="Times New Roman" w:hAnsi="Times New Roman" w:cs="Times New Roman"/>
                <w:sz w:val="22"/>
                <w:szCs w:val="22"/>
              </w:rPr>
              <w:t xml:space="preserve">в лице </w:t>
            </w:r>
            <w:r>
              <w:rPr>
                <w:rFonts w:ascii="Times New Roman" w:hAnsi="Times New Roman" w:cs="Times New Roman"/>
                <w:b/>
                <w:sz w:val="22"/>
                <w:szCs w:val="22"/>
              </w:rPr>
              <w:t xml:space="preserve">Генерального директора </w:t>
            </w:r>
            <w:r>
              <w:rPr>
                <w:rFonts w:ascii="Times New Roman" w:hAnsi="Times New Roman" w:cs="Times New Roman"/>
                <w:b/>
                <w:sz w:val="22"/>
                <w:szCs w:val="22"/>
                <w:highlight w:val="yellow"/>
                <w:rPrChange w:id="174" w:author="Felix阿星" w:date="2026-06-17T11:02:25Z">
                  <w:rPr>
                    <w:rFonts w:ascii="Times New Roman" w:hAnsi="Times New Roman" w:cs="Times New Roman"/>
                    <w:b/>
                    <w:sz w:val="22"/>
                    <w:szCs w:val="22"/>
                  </w:rPr>
                </w:rPrChange>
              </w:rPr>
              <w:t>Журавлева Сергея Владимировича</w:t>
            </w:r>
            <w:r>
              <w:rPr>
                <w:rFonts w:ascii="Times New Roman" w:hAnsi="Times New Roman" w:cs="Times New Roman"/>
                <w:sz w:val="22"/>
                <w:szCs w:val="22"/>
              </w:rPr>
              <w:t xml:space="preserve">, действующего на основании Устава, с другой стороны, вместе именуемые «Стороны», заключили данное Приложение №1 (далее – «Приложение») к Контракту </w:t>
            </w:r>
            <w:r>
              <w:rPr>
                <w:rFonts w:ascii="Times New Roman" w:hAnsi="Times New Roman"/>
                <w:sz w:val="22"/>
                <w:szCs w:val="22"/>
              </w:rPr>
              <w:t>№ GOF-04/06-26-CHN</w:t>
            </w:r>
            <w:r>
              <w:rPr>
                <w:rFonts w:ascii="Times New Roman" w:hAnsi="Times New Roman" w:cs="Times New Roman"/>
                <w:b/>
                <w:sz w:val="22"/>
                <w:szCs w:val="22"/>
              </w:rPr>
              <w:t xml:space="preserve"> </w:t>
            </w:r>
            <w:r>
              <w:rPr>
                <w:rFonts w:ascii="Times New Roman" w:hAnsi="Times New Roman" w:cs="Times New Roman"/>
                <w:sz w:val="22"/>
                <w:szCs w:val="22"/>
              </w:rPr>
              <w:t xml:space="preserve">от </w:t>
            </w:r>
            <w:r>
              <w:rPr>
                <w:rFonts w:ascii="Times New Roman" w:hAnsi="Times New Roman"/>
                <w:sz w:val="22"/>
                <w:szCs w:val="22"/>
              </w:rPr>
              <w:t>«04» июня 2026 г.</w:t>
            </w:r>
            <w:r>
              <w:rPr>
                <w:rFonts w:ascii="Times New Roman" w:hAnsi="Times New Roman" w:cs="Times New Roman"/>
                <w:sz w:val="22"/>
                <w:szCs w:val="22"/>
              </w:rPr>
              <w:t xml:space="preserve"> (далее – «Контракт»):</w:t>
            </w:r>
          </w:p>
          <w:p w14:paraId="4401ECB0">
            <w:pPr>
              <w:keepNext/>
              <w:keepLines/>
              <w:jc w:val="center"/>
              <w:rPr>
                <w:rFonts w:ascii="Times New Roman" w:hAnsi="Times New Roman" w:cs="Times New Roman"/>
                <w:b/>
                <w:i/>
                <w:sz w:val="22"/>
                <w:szCs w:val="22"/>
              </w:rPr>
            </w:pPr>
          </w:p>
          <w:p w14:paraId="2546A78E">
            <w:pPr>
              <w:keepNext/>
              <w:keepLines/>
              <w:jc w:val="center"/>
              <w:rPr>
                <w:rFonts w:ascii="Times New Roman" w:hAnsi="Times New Roman" w:cs="Times New Roman"/>
                <w:sz w:val="22"/>
                <w:szCs w:val="22"/>
              </w:rPr>
            </w:pPr>
            <w:r>
              <w:rPr>
                <w:rFonts w:ascii="Times New Roman" w:hAnsi="Times New Roman" w:cs="Times New Roman"/>
                <w:b/>
                <w:i/>
                <w:sz w:val="22"/>
                <w:szCs w:val="22"/>
                <w:lang w:val="en-US"/>
              </w:rPr>
              <w:t xml:space="preserve">-------------- </w:t>
            </w:r>
            <w:r>
              <w:rPr>
                <w:rFonts w:ascii="Times New Roman" w:hAnsi="Times New Roman" w:cs="Times New Roman"/>
                <w:b/>
                <w:i/>
                <w:sz w:val="22"/>
                <w:szCs w:val="22"/>
              </w:rPr>
              <w:t>Начало</w:t>
            </w:r>
            <w:r>
              <w:rPr>
                <w:rFonts w:ascii="Times New Roman" w:hAnsi="Times New Roman" w:cs="Times New Roman"/>
                <w:b/>
                <w:i/>
                <w:sz w:val="22"/>
                <w:szCs w:val="22"/>
                <w:lang w:val="en-US"/>
              </w:rPr>
              <w:t xml:space="preserve"> </w:t>
            </w:r>
            <w:r>
              <w:rPr>
                <w:rFonts w:ascii="Times New Roman" w:hAnsi="Times New Roman" w:cs="Times New Roman"/>
                <w:b/>
                <w:i/>
                <w:sz w:val="22"/>
                <w:szCs w:val="22"/>
              </w:rPr>
              <w:t>формы</w:t>
            </w:r>
            <w:r>
              <w:rPr>
                <w:rFonts w:ascii="Times New Roman" w:hAnsi="Times New Roman" w:cs="Times New Roman"/>
                <w:b/>
                <w:i/>
                <w:sz w:val="22"/>
                <w:szCs w:val="22"/>
                <w:lang w:val="en-US"/>
              </w:rPr>
              <w:t xml:space="preserve"> -------------</w:t>
            </w:r>
          </w:p>
        </w:tc>
        <w:tc>
          <w:tcPr>
            <w:tcW w:w="4946" w:type="dxa"/>
            <w:gridSpan w:val="6"/>
            <w:tcBorders>
              <w:left w:val="single" w:color="auto" w:sz="4" w:space="0"/>
              <w:bottom w:val="single" w:color="auto" w:sz="4" w:space="0"/>
              <w:right w:val="single" w:color="auto" w:sz="4" w:space="0"/>
            </w:tcBorders>
            <w:noWrap w:val="0"/>
            <w:vAlign w:val="top"/>
          </w:tcPr>
          <w:p w14:paraId="31FF008E">
            <w:pPr>
              <w:keepNext/>
              <w:keepLines/>
              <w:jc w:val="both"/>
              <w:rPr>
                <w:rFonts w:ascii="Times New Roman" w:hAnsi="Times New Roman" w:cs="Times New Roman"/>
                <w:b/>
                <w:sz w:val="22"/>
                <w:szCs w:val="22"/>
                <w:shd w:val="clear" w:color="auto" w:fill="FFFFFF"/>
                <w:lang w:val="en-US"/>
              </w:rPr>
            </w:pPr>
          </w:p>
          <w:p w14:paraId="071DFAB9">
            <w:pPr>
              <w:keepNext/>
              <w:keepLines/>
              <w:jc w:val="both"/>
              <w:rPr>
                <w:rFonts w:ascii="Times New Roman" w:hAnsi="Times New Roman" w:cs="Times New Roman"/>
                <w:sz w:val="22"/>
                <w:szCs w:val="22"/>
                <w:lang w:val="en-US" w:eastAsia="de-DE"/>
              </w:rPr>
            </w:pPr>
            <w:r>
              <w:rPr>
                <w:rFonts w:ascii="Times New Roman" w:hAnsi="Times New Roman" w:cs="Times New Roman"/>
                <w:b/>
                <w:sz w:val="22"/>
                <w:szCs w:val="22"/>
                <w:shd w:val="clear" w:color="auto" w:fill="FFFFFF"/>
                <w:lang w:val="en-US"/>
              </w:rPr>
              <w:t xml:space="preserve">Company </w:t>
            </w:r>
            <w:r>
              <w:rPr>
                <w:rFonts w:ascii="Times New Roman" w:hAnsi="Times New Roman" w:cs="Times New Roman"/>
                <w:b/>
                <w:sz w:val="22"/>
                <w:szCs w:val="22"/>
                <w:highlight w:val="yellow"/>
                <w:lang w:val="en-US"/>
                <w:rPrChange w:id="175" w:author="Felix阿星" w:date="2026-06-17T11:01:06Z">
                  <w:rPr>
                    <w:rFonts w:ascii="Times New Roman" w:hAnsi="Times New Roman" w:cs="Times New Roman"/>
                    <w:b/>
                    <w:sz w:val="22"/>
                    <w:szCs w:val="22"/>
                    <w:lang w:val="en-US"/>
                  </w:rPr>
                </w:rPrChange>
              </w:rPr>
              <w:t>GUANGDONG OSHUJIAN FURNITURE CO.,LTD</w:t>
            </w:r>
            <w:r>
              <w:rPr>
                <w:rFonts w:ascii="Times New Roman" w:hAnsi="Times New Roman" w:cs="Times New Roman"/>
                <w:b/>
                <w:sz w:val="22"/>
                <w:szCs w:val="22"/>
                <w:highlight w:val="yellow"/>
                <w:shd w:val="clear" w:color="auto" w:fill="FFFFFF"/>
                <w:lang w:val="en-US"/>
                <w:rPrChange w:id="176" w:author="Felix阿星" w:date="2026-06-17T11:01:06Z">
                  <w:rPr>
                    <w:rFonts w:ascii="Times New Roman" w:hAnsi="Times New Roman" w:cs="Times New Roman"/>
                    <w:b/>
                    <w:sz w:val="22"/>
                    <w:szCs w:val="22"/>
                    <w:shd w:val="clear" w:color="auto" w:fill="FFFFFF"/>
                    <w:lang w:val="en-US"/>
                  </w:rPr>
                </w:rPrChange>
              </w:rPr>
              <w:t>,</w:t>
            </w:r>
            <w:r>
              <w:rPr>
                <w:rFonts w:ascii="Times New Roman" w:hAnsi="Times New Roman" w:cs="Times New Roman"/>
                <w:b/>
                <w:sz w:val="22"/>
                <w:szCs w:val="22"/>
                <w:shd w:val="clear" w:color="auto" w:fill="FFFFFF"/>
                <w:lang w:val="en-US"/>
              </w:rPr>
              <w:t xml:space="preserve"> </w:t>
            </w:r>
            <w:r>
              <w:rPr>
                <w:rFonts w:ascii="Times New Roman" w:hAnsi="Times New Roman" w:cs="Times New Roman"/>
                <w:sz w:val="22"/>
                <w:szCs w:val="22"/>
                <w:shd w:val="clear" w:color="auto" w:fill="FFFFFF"/>
                <w:lang w:val="en-US"/>
              </w:rPr>
              <w:t>established and operating under the laws of the People's Republic of China, hereinafter referred to as</w:t>
            </w:r>
            <w:r>
              <w:rPr>
                <w:rFonts w:ascii="Times New Roman" w:hAnsi="Times New Roman" w:cs="Times New Roman"/>
                <w:b/>
                <w:sz w:val="22"/>
                <w:szCs w:val="22"/>
                <w:shd w:val="clear" w:color="auto" w:fill="FFFFFF"/>
                <w:lang w:val="en-US"/>
              </w:rPr>
              <w:t xml:space="preserve"> the «</w:t>
            </w:r>
            <w:r>
              <w:rPr>
                <w:rFonts w:ascii="Times New Roman" w:hAnsi="Times New Roman" w:cs="Times New Roman"/>
                <w:b/>
                <w:sz w:val="22"/>
                <w:szCs w:val="22"/>
                <w:shd w:val="clear" w:color="auto" w:fill="FFFFFF"/>
                <w:lang w:val="en-US"/>
              </w:rPr>
              <w:t>Seller</w:t>
            </w:r>
            <w:r>
              <w:rPr>
                <w:rFonts w:ascii="Times New Roman" w:hAnsi="Times New Roman" w:cs="Times New Roman"/>
                <w:b/>
                <w:sz w:val="22"/>
                <w:szCs w:val="22"/>
                <w:shd w:val="clear" w:color="auto" w:fill="FFFFFF"/>
                <w:lang w:val="en-US"/>
              </w:rPr>
              <w:t xml:space="preserve">», </w:t>
            </w:r>
            <w:r>
              <w:rPr>
                <w:rFonts w:ascii="Times New Roman" w:hAnsi="Times New Roman" w:cs="Times New Roman"/>
                <w:sz w:val="22"/>
                <w:szCs w:val="22"/>
                <w:shd w:val="clear" w:color="auto" w:fill="FFFFFF"/>
                <w:lang w:val="en-US"/>
              </w:rPr>
              <w:t xml:space="preserve">represented in the person of </w:t>
            </w:r>
            <w:r>
              <w:rPr>
                <w:rFonts w:ascii="Times New Roman" w:hAnsi="Times New Roman" w:cs="Times New Roman"/>
                <w:b/>
                <w:sz w:val="22"/>
                <w:szCs w:val="22"/>
                <w:shd w:val="clear" w:color="auto" w:fill="FFFFFF"/>
                <w:lang w:val="en-US"/>
              </w:rPr>
              <w:t xml:space="preserve">General Director </w:t>
            </w:r>
            <w:r>
              <w:rPr>
                <w:rFonts w:hint="eastAsia" w:ascii="Times New Roman" w:hAnsi="Times New Roman" w:cs="Times New Roman"/>
                <w:b/>
                <w:sz w:val="22"/>
                <w:szCs w:val="22"/>
                <w:highlight w:val="yellow"/>
                <w:shd w:val="clear" w:color="auto" w:fill="FFFFFF"/>
                <w:lang w:val="en-US" w:eastAsia="zh-CN"/>
                <w:rPrChange w:id="177" w:author="Felix阿星" w:date="2026-06-17T11:01:37Z">
                  <w:rPr>
                    <w:rFonts w:hint="eastAsia" w:ascii="Times New Roman" w:hAnsi="Times New Roman" w:cs="Times New Roman"/>
                    <w:b/>
                    <w:sz w:val="22"/>
                    <w:szCs w:val="22"/>
                    <w:shd w:val="clear" w:color="auto" w:fill="FFFFFF"/>
                    <w:lang w:val="en-US" w:eastAsia="zh-CN"/>
                  </w:rPr>
                </w:rPrChange>
              </w:rPr>
              <w:t>Xu</w:t>
            </w:r>
            <w:r>
              <w:rPr>
                <w:rFonts w:ascii="Times New Roman" w:hAnsi="Times New Roman" w:cs="Times New Roman"/>
                <w:b/>
                <w:sz w:val="22"/>
                <w:szCs w:val="22"/>
                <w:highlight w:val="yellow"/>
                <w:shd w:val="clear" w:color="auto" w:fill="FFFFFF"/>
                <w:lang w:val="en-US" w:eastAsia="zh-CN"/>
                <w:rPrChange w:id="178" w:author="Felix阿星" w:date="2026-06-17T11:01:37Z">
                  <w:rPr>
                    <w:rFonts w:ascii="Times New Roman" w:hAnsi="Times New Roman" w:cs="Times New Roman"/>
                    <w:b/>
                    <w:sz w:val="22"/>
                    <w:szCs w:val="22"/>
                    <w:shd w:val="clear" w:color="auto" w:fill="FFFFFF"/>
                    <w:lang w:val="en-US" w:eastAsia="zh-CN"/>
                  </w:rPr>
                </w:rPrChange>
              </w:rPr>
              <w:t xml:space="preserve"> Y</w:t>
            </w:r>
            <w:r>
              <w:rPr>
                <w:rFonts w:hint="eastAsia" w:ascii="Times New Roman" w:hAnsi="Times New Roman" w:cs="Times New Roman"/>
                <w:b/>
                <w:sz w:val="22"/>
                <w:szCs w:val="22"/>
                <w:highlight w:val="yellow"/>
                <w:shd w:val="clear" w:color="auto" w:fill="FFFFFF"/>
                <w:lang w:val="en-US" w:eastAsia="zh-CN"/>
                <w:rPrChange w:id="179" w:author="Felix阿星" w:date="2026-06-17T11:01:37Z">
                  <w:rPr>
                    <w:rFonts w:hint="eastAsia" w:ascii="Times New Roman" w:hAnsi="Times New Roman" w:cs="Times New Roman"/>
                    <w:b/>
                    <w:sz w:val="22"/>
                    <w:szCs w:val="22"/>
                    <w:shd w:val="clear" w:color="auto" w:fill="FFFFFF"/>
                    <w:lang w:val="en-US" w:eastAsia="zh-CN"/>
                  </w:rPr>
                </w:rPrChange>
              </w:rPr>
              <w:t>uan</w:t>
            </w:r>
            <w:r>
              <w:rPr>
                <w:rFonts w:ascii="Times New Roman" w:hAnsi="Times New Roman" w:cs="Times New Roman"/>
                <w:sz w:val="22"/>
                <w:szCs w:val="22"/>
                <w:shd w:val="clear" w:color="auto" w:fill="FFFFFF"/>
                <w:lang w:val="en-US"/>
              </w:rPr>
              <w:t xml:space="preserve">, acting on the base of the Charter, on the one part, and </w:t>
            </w:r>
            <w:r>
              <w:rPr>
                <w:rFonts w:ascii="Times New Roman" w:hAnsi="Times New Roman" w:cs="Times New Roman"/>
                <w:b/>
                <w:sz w:val="22"/>
                <w:szCs w:val="22"/>
                <w:highlight w:val="yellow"/>
                <w:shd w:val="clear" w:color="auto" w:fill="FFFFFF"/>
                <w:lang w:val="en-US"/>
                <w:rPrChange w:id="180" w:author="Felix阿星" w:date="2026-06-17T11:01:43Z">
                  <w:rPr>
                    <w:rFonts w:ascii="Times New Roman" w:hAnsi="Times New Roman" w:cs="Times New Roman"/>
                    <w:b/>
                    <w:sz w:val="22"/>
                    <w:szCs w:val="22"/>
                    <w:shd w:val="clear" w:color="auto" w:fill="FFFFFF"/>
                    <w:lang w:val="en-US"/>
                  </w:rPr>
                </w:rPrChange>
              </w:rPr>
              <w:t>Company</w:t>
            </w:r>
            <w:r>
              <w:rPr>
                <w:rFonts w:ascii="Times New Roman" w:hAnsi="Times New Roman" w:cs="Times New Roman"/>
                <w:sz w:val="22"/>
                <w:szCs w:val="22"/>
                <w:highlight w:val="yellow"/>
                <w:shd w:val="clear" w:color="auto" w:fill="FFFFFF"/>
                <w:lang w:val="en-US"/>
                <w:rPrChange w:id="181" w:author="Felix阿星" w:date="2026-06-17T11:01:43Z">
                  <w:rPr>
                    <w:rFonts w:ascii="Times New Roman" w:hAnsi="Times New Roman" w:cs="Times New Roman"/>
                    <w:sz w:val="22"/>
                    <w:szCs w:val="22"/>
                    <w:shd w:val="clear" w:color="auto" w:fill="FFFFFF"/>
                    <w:lang w:val="en-US"/>
                  </w:rPr>
                </w:rPrChange>
              </w:rPr>
              <w:t xml:space="preserve"> </w:t>
            </w:r>
            <w:r>
              <w:rPr>
                <w:rFonts w:ascii="Times New Roman" w:hAnsi="Times New Roman" w:cs="Times New Roman"/>
                <w:b/>
                <w:sz w:val="22"/>
                <w:szCs w:val="22"/>
                <w:highlight w:val="yellow"/>
                <w:shd w:val="clear" w:color="auto" w:fill="FFFFFF"/>
                <w:lang w:val="en-US"/>
                <w:rPrChange w:id="182" w:author="Felix阿星" w:date="2026-06-17T11:01:43Z">
                  <w:rPr>
                    <w:rFonts w:ascii="Times New Roman" w:hAnsi="Times New Roman" w:cs="Times New Roman"/>
                    <w:b/>
                    <w:sz w:val="22"/>
                    <w:szCs w:val="22"/>
                    <w:shd w:val="clear" w:color="auto" w:fill="FFFFFF"/>
                    <w:lang w:val="en-US"/>
                  </w:rPr>
                </w:rPrChange>
              </w:rPr>
              <w:t>AIRFLOT TECHNICS TH Ltd.,</w:t>
            </w:r>
            <w:r>
              <w:rPr>
                <w:rFonts w:ascii="Times New Roman" w:hAnsi="Times New Roman" w:cs="Times New Roman"/>
                <w:sz w:val="22"/>
                <w:szCs w:val="22"/>
                <w:shd w:val="clear" w:color="auto" w:fill="FFFFFF"/>
                <w:lang w:val="en-US"/>
              </w:rPr>
              <w:t xml:space="preserve"> established and operating under the laws of the Russian Federation, hereinafter referred to as </w:t>
            </w:r>
            <w:r>
              <w:rPr>
                <w:rFonts w:ascii="Times New Roman" w:hAnsi="Times New Roman" w:cs="Times New Roman"/>
                <w:b/>
                <w:sz w:val="22"/>
                <w:szCs w:val="22"/>
                <w:shd w:val="clear" w:color="auto" w:fill="FFFFFF"/>
                <w:lang w:val="en-US"/>
              </w:rPr>
              <w:t>the «</w:t>
            </w:r>
            <w:r>
              <w:rPr>
                <w:rFonts w:ascii="Times New Roman" w:hAnsi="Times New Roman" w:cs="Times New Roman"/>
                <w:b/>
                <w:sz w:val="22"/>
                <w:szCs w:val="22"/>
                <w:shd w:val="clear" w:color="auto" w:fill="FFFFFF"/>
                <w:lang w:val="en-US"/>
              </w:rPr>
              <w:t>Buyer</w:t>
            </w:r>
            <w:r>
              <w:rPr>
                <w:rFonts w:ascii="Times New Roman" w:hAnsi="Times New Roman" w:cs="Times New Roman"/>
                <w:b/>
                <w:sz w:val="22"/>
                <w:szCs w:val="22"/>
                <w:shd w:val="clear" w:color="auto" w:fill="FFFFFF"/>
                <w:lang w:val="en-US"/>
              </w:rPr>
              <w:t xml:space="preserve">», </w:t>
            </w:r>
            <w:r>
              <w:rPr>
                <w:rFonts w:ascii="Times New Roman" w:hAnsi="Times New Roman" w:cs="Times New Roman"/>
                <w:sz w:val="22"/>
                <w:szCs w:val="22"/>
                <w:shd w:val="clear" w:color="auto" w:fill="FFFFFF"/>
                <w:lang w:val="en-US"/>
              </w:rPr>
              <w:t xml:space="preserve">represented in the person of General Director </w:t>
            </w:r>
            <w:r>
              <w:rPr>
                <w:rFonts w:ascii="Times New Roman" w:hAnsi="Times New Roman" w:cs="Times New Roman"/>
                <w:b/>
                <w:sz w:val="22"/>
                <w:szCs w:val="22"/>
                <w:highlight w:val="yellow"/>
                <w:shd w:val="clear" w:color="auto" w:fill="FFFFFF"/>
                <w:lang w:val="en-US"/>
                <w:rPrChange w:id="183" w:author="Felix阿星" w:date="2026-06-17T11:02:31Z">
                  <w:rPr>
                    <w:rFonts w:ascii="Times New Roman" w:hAnsi="Times New Roman" w:cs="Times New Roman"/>
                    <w:b/>
                    <w:sz w:val="22"/>
                    <w:szCs w:val="22"/>
                    <w:shd w:val="clear" w:color="auto" w:fill="FFFFFF"/>
                    <w:lang w:val="en-US"/>
                  </w:rPr>
                </w:rPrChange>
              </w:rPr>
              <w:t>Sergey ZHURAVLEV</w:t>
            </w:r>
            <w:r>
              <w:rPr>
                <w:rFonts w:ascii="Times New Roman" w:hAnsi="Times New Roman" w:cs="Times New Roman"/>
                <w:sz w:val="22"/>
                <w:szCs w:val="22"/>
                <w:shd w:val="clear" w:color="auto" w:fill="FFFFFF"/>
                <w:lang w:val="en-US"/>
              </w:rPr>
              <w:t xml:space="preserve">, acting on the base of the Charter, on the other part, together referred to as the «Parties» </w:t>
            </w:r>
            <w:r>
              <w:rPr>
                <w:rStyle w:val="37"/>
                <w:rFonts w:ascii="Times New Roman" w:hAnsi="Times New Roman" w:cs="Times New Roman"/>
                <w:sz w:val="22"/>
                <w:szCs w:val="22"/>
                <w:shd w:val="clear" w:color="auto" w:fill="FFFFFF"/>
                <w:lang w:val="en-US"/>
              </w:rPr>
              <w:t xml:space="preserve">have </w:t>
            </w:r>
            <w:r>
              <w:rPr>
                <w:rFonts w:ascii="Times New Roman" w:hAnsi="Times New Roman" w:cs="Times New Roman"/>
                <w:sz w:val="22"/>
                <w:szCs w:val="22"/>
                <w:lang w:val="en-US"/>
              </w:rPr>
              <w:t xml:space="preserve">concluded the present Appendix №1 </w:t>
            </w:r>
            <w:r>
              <w:rPr>
                <w:rFonts w:ascii="Times New Roman" w:hAnsi="Times New Roman" w:cs="Times New Roman"/>
                <w:sz w:val="22"/>
                <w:szCs w:val="22"/>
                <w:lang w:val="en-US" w:eastAsia="de-DE"/>
              </w:rPr>
              <w:t>(hereinafter – «</w:t>
            </w:r>
            <w:r>
              <w:rPr>
                <w:rFonts w:ascii="Times New Roman" w:hAnsi="Times New Roman" w:cs="Times New Roman"/>
                <w:sz w:val="22"/>
                <w:szCs w:val="22"/>
                <w:lang w:val="en-US"/>
              </w:rPr>
              <w:t>Appendix»)</w:t>
            </w:r>
            <w:r>
              <w:rPr>
                <w:rFonts w:ascii="Times New Roman" w:hAnsi="Times New Roman" w:cs="Times New Roman"/>
                <w:sz w:val="22"/>
                <w:szCs w:val="22"/>
                <w:lang w:val="en-US" w:eastAsia="de-DE"/>
              </w:rPr>
              <w:t xml:space="preserve"> </w:t>
            </w:r>
            <w:r>
              <w:rPr>
                <w:rFonts w:ascii="Times New Roman" w:hAnsi="Times New Roman" w:cs="Times New Roman"/>
                <w:sz w:val="22"/>
                <w:szCs w:val="22"/>
                <w:lang w:val="en-US"/>
              </w:rPr>
              <w:t xml:space="preserve">to the Contract </w:t>
            </w:r>
            <w:r>
              <w:rPr>
                <w:rFonts w:ascii="Times New Roman" w:hAnsi="Times New Roman"/>
                <w:sz w:val="22"/>
                <w:szCs w:val="22"/>
                <w:lang w:val="en-US"/>
              </w:rPr>
              <w:t>№</w:t>
            </w:r>
            <w:r>
              <w:rPr>
                <w:rFonts w:ascii="Times New Roman" w:hAnsi="Times New Roman" w:cs="Times New Roman"/>
                <w:sz w:val="22"/>
                <w:szCs w:val="22"/>
                <w:lang w:val="en-US"/>
              </w:rPr>
              <w:t xml:space="preserve"> </w:t>
            </w:r>
            <w:r>
              <w:rPr>
                <w:rFonts w:ascii="Times New Roman" w:hAnsi="Times New Roman"/>
                <w:sz w:val="22"/>
                <w:szCs w:val="22"/>
                <w:lang w:val="en-US"/>
              </w:rPr>
              <w:t>GOF-04/06-26-CHN</w:t>
            </w:r>
            <w:r>
              <w:rPr>
                <w:rFonts w:ascii="Times New Roman" w:hAnsi="Times New Roman" w:cs="Times New Roman"/>
                <w:b/>
                <w:sz w:val="22"/>
                <w:szCs w:val="22"/>
                <w:lang w:val="en-US"/>
              </w:rPr>
              <w:t xml:space="preserve"> </w:t>
            </w:r>
            <w:r>
              <w:rPr>
                <w:rFonts w:ascii="Times New Roman" w:hAnsi="Times New Roman" w:cs="Times New Roman"/>
                <w:sz w:val="22"/>
                <w:szCs w:val="22"/>
                <w:lang w:val="en-US"/>
              </w:rPr>
              <w:t>dated 4th of June 2026</w:t>
            </w:r>
            <w:r>
              <w:rPr>
                <w:rFonts w:ascii="Times New Roman" w:hAnsi="Times New Roman" w:cs="Times New Roman"/>
                <w:b/>
                <w:sz w:val="22"/>
                <w:szCs w:val="22"/>
                <w:lang w:val="en-US"/>
              </w:rPr>
              <w:t xml:space="preserve"> </w:t>
            </w:r>
            <w:r>
              <w:rPr>
                <w:rFonts w:ascii="Times New Roman" w:hAnsi="Times New Roman" w:cs="Times New Roman"/>
                <w:sz w:val="22"/>
                <w:szCs w:val="22"/>
                <w:shd w:val="clear" w:color="auto" w:fill="FFFFFF"/>
                <w:lang w:val="en-US"/>
              </w:rPr>
              <w:t>(hereinafter - the</w:t>
            </w:r>
            <w:r>
              <w:rPr>
                <w:rFonts w:ascii="Times New Roman" w:hAnsi="Times New Roman" w:cs="Times New Roman"/>
                <w:b/>
                <w:sz w:val="22"/>
                <w:szCs w:val="22"/>
                <w:shd w:val="clear" w:color="auto" w:fill="FFFFFF"/>
                <w:lang w:val="en-US"/>
              </w:rPr>
              <w:t xml:space="preserve"> «</w:t>
            </w:r>
            <w:r>
              <w:rPr>
                <w:rFonts w:ascii="Times New Roman" w:hAnsi="Times New Roman" w:cs="Times New Roman"/>
                <w:sz w:val="22"/>
                <w:szCs w:val="22"/>
                <w:shd w:val="clear" w:color="auto" w:fill="FFFFFF"/>
                <w:lang w:val="en-US"/>
              </w:rPr>
              <w:t>Contract</w:t>
            </w:r>
            <w:r>
              <w:rPr>
                <w:rFonts w:ascii="Times New Roman" w:hAnsi="Times New Roman" w:cs="Times New Roman"/>
                <w:b/>
                <w:sz w:val="22"/>
                <w:szCs w:val="22"/>
                <w:shd w:val="clear" w:color="auto" w:fill="FFFFFF"/>
                <w:lang w:val="en-US"/>
              </w:rPr>
              <w:t>»</w:t>
            </w:r>
            <w:r>
              <w:rPr>
                <w:rFonts w:ascii="Times New Roman" w:hAnsi="Times New Roman" w:cs="Times New Roman"/>
                <w:sz w:val="22"/>
                <w:szCs w:val="22"/>
                <w:shd w:val="clear" w:color="auto" w:fill="FFFFFF"/>
                <w:lang w:val="en-US"/>
              </w:rPr>
              <w:t>)</w:t>
            </w:r>
            <w:r>
              <w:rPr>
                <w:rFonts w:ascii="Times New Roman" w:hAnsi="Times New Roman" w:cs="Times New Roman"/>
                <w:sz w:val="22"/>
                <w:szCs w:val="22"/>
                <w:lang w:val="en-US"/>
              </w:rPr>
              <w:t xml:space="preserve">: </w:t>
            </w:r>
          </w:p>
          <w:p w14:paraId="5610E491">
            <w:pPr>
              <w:keepNext/>
              <w:keepLines/>
              <w:jc w:val="center"/>
              <w:rPr>
                <w:rFonts w:ascii="Times New Roman" w:hAnsi="Times New Roman" w:cs="Times New Roman"/>
                <w:sz w:val="22"/>
                <w:szCs w:val="22"/>
                <w:lang w:val="en-US" w:eastAsia="de-DE"/>
              </w:rPr>
            </w:pPr>
            <w:r>
              <w:rPr>
                <w:rFonts w:ascii="Times New Roman" w:hAnsi="Times New Roman" w:cs="Times New Roman"/>
                <w:b/>
                <w:i/>
                <w:sz w:val="22"/>
                <w:szCs w:val="22"/>
                <w:lang w:val="en-US"/>
              </w:rPr>
              <w:t>-------------- Form start-------------</w:t>
            </w:r>
          </w:p>
        </w:tc>
      </w:tr>
      <w:tr w14:paraId="2BA2A7EC">
        <w:tblPrEx>
          <w:tblCellMar>
            <w:top w:w="0" w:type="dxa"/>
            <w:left w:w="108" w:type="dxa"/>
            <w:bottom w:w="0" w:type="dxa"/>
            <w:right w:w="108" w:type="dxa"/>
          </w:tblCellMar>
        </w:tblPrEx>
        <w:tc>
          <w:tcPr>
            <w:tcW w:w="5362" w:type="dxa"/>
            <w:gridSpan w:val="4"/>
            <w:tcBorders>
              <w:top w:val="single" w:color="auto" w:sz="4" w:space="0"/>
              <w:left w:val="single" w:color="auto" w:sz="4" w:space="0"/>
              <w:bottom w:val="single" w:color="auto" w:sz="4" w:space="0"/>
              <w:right w:val="single" w:color="auto" w:sz="4" w:space="0"/>
            </w:tcBorders>
            <w:shd w:val="clear" w:color="auto" w:fill="D9D9D9"/>
            <w:noWrap w:val="0"/>
            <w:vAlign w:val="top"/>
          </w:tcPr>
          <w:p w14:paraId="371009B0">
            <w:pPr>
              <w:keepNext/>
              <w:keepLines/>
              <w:jc w:val="both"/>
              <w:rPr>
                <w:rFonts w:ascii="Times New Roman" w:hAnsi="Times New Roman" w:cs="Times New Roman"/>
                <w:b/>
                <w:sz w:val="22"/>
                <w:szCs w:val="22"/>
              </w:rPr>
            </w:pPr>
            <w:r>
              <w:rPr>
                <w:rFonts w:ascii="Times New Roman" w:hAnsi="Times New Roman" w:cs="Times New Roman"/>
                <w:b/>
                <w:sz w:val="22"/>
                <w:szCs w:val="22"/>
              </w:rPr>
              <w:t>Приложение №</w:t>
            </w:r>
            <w:r>
              <w:rPr>
                <w:rFonts w:ascii="Times New Roman" w:hAnsi="Times New Roman" w:cs="Times New Roman"/>
                <w:b/>
                <w:sz w:val="22"/>
                <w:szCs w:val="22"/>
                <w:highlight w:val="yellow"/>
                <w:rPrChange w:id="184" w:author="Felix阿星" w:date="2026-06-17T11:02:37Z">
                  <w:rPr>
                    <w:rFonts w:ascii="Times New Roman" w:hAnsi="Times New Roman" w:cs="Times New Roman"/>
                    <w:b/>
                    <w:sz w:val="22"/>
                    <w:szCs w:val="22"/>
                  </w:rPr>
                </w:rPrChange>
              </w:rPr>
              <w:t xml:space="preserve">__ </w:t>
            </w:r>
            <w:r>
              <w:rPr>
                <w:rFonts w:ascii="Times New Roman" w:hAnsi="Times New Roman" w:cs="Times New Roman"/>
                <w:b/>
                <w:sz w:val="22"/>
                <w:szCs w:val="22"/>
              </w:rPr>
              <w:t>от «</w:t>
            </w:r>
            <w:r>
              <w:rPr>
                <w:rFonts w:ascii="Times New Roman" w:hAnsi="Times New Roman" w:cs="Times New Roman"/>
                <w:b/>
                <w:sz w:val="22"/>
                <w:szCs w:val="22"/>
                <w:highlight w:val="yellow"/>
                <w:rPrChange w:id="185" w:author="Felix阿星" w:date="2026-06-17T11:02:40Z">
                  <w:rPr>
                    <w:rFonts w:ascii="Times New Roman" w:hAnsi="Times New Roman" w:cs="Times New Roman"/>
                    <w:b/>
                    <w:sz w:val="22"/>
                    <w:szCs w:val="22"/>
                  </w:rPr>
                </w:rPrChange>
              </w:rPr>
              <w:t>____</w:t>
            </w:r>
            <w:r>
              <w:rPr>
                <w:rFonts w:ascii="Times New Roman" w:hAnsi="Times New Roman" w:cs="Times New Roman"/>
                <w:b/>
                <w:sz w:val="22"/>
                <w:szCs w:val="22"/>
              </w:rPr>
              <w:t xml:space="preserve">» </w:t>
            </w:r>
            <w:r>
              <w:rPr>
                <w:rFonts w:ascii="Times New Roman" w:hAnsi="Times New Roman" w:cs="Times New Roman"/>
                <w:b/>
                <w:sz w:val="22"/>
                <w:szCs w:val="22"/>
                <w:highlight w:val="yellow"/>
                <w:rPrChange w:id="186" w:author="Felix阿星" w:date="2026-06-17T11:02:43Z">
                  <w:rPr>
                    <w:rFonts w:ascii="Times New Roman" w:hAnsi="Times New Roman" w:cs="Times New Roman"/>
                    <w:b/>
                    <w:sz w:val="22"/>
                    <w:szCs w:val="22"/>
                  </w:rPr>
                </w:rPrChange>
              </w:rPr>
              <w:t>________</w:t>
            </w:r>
            <w:r>
              <w:rPr>
                <w:rFonts w:ascii="Times New Roman" w:hAnsi="Times New Roman" w:cs="Times New Roman"/>
                <w:b/>
                <w:sz w:val="22"/>
                <w:szCs w:val="22"/>
              </w:rPr>
              <w:t xml:space="preserve"> 20</w:t>
            </w:r>
            <w:r>
              <w:rPr>
                <w:rFonts w:ascii="Times New Roman" w:hAnsi="Times New Roman" w:cs="Times New Roman"/>
                <w:b/>
                <w:sz w:val="22"/>
                <w:szCs w:val="22"/>
                <w:highlight w:val="yellow"/>
                <w:rPrChange w:id="187" w:author="Felix阿星" w:date="2026-06-17T11:02:46Z">
                  <w:rPr>
                    <w:rFonts w:ascii="Times New Roman" w:hAnsi="Times New Roman" w:cs="Times New Roman"/>
                    <w:b/>
                    <w:sz w:val="22"/>
                    <w:szCs w:val="22"/>
                  </w:rPr>
                </w:rPrChange>
              </w:rPr>
              <w:t>____</w:t>
            </w:r>
            <w:r>
              <w:rPr>
                <w:rFonts w:ascii="Times New Roman" w:hAnsi="Times New Roman" w:cs="Times New Roman"/>
                <w:b/>
                <w:sz w:val="22"/>
                <w:szCs w:val="22"/>
              </w:rPr>
              <w:t>г.</w:t>
            </w:r>
          </w:p>
          <w:p w14:paraId="543719A3">
            <w:pPr>
              <w:keepNext/>
              <w:keepLines/>
              <w:jc w:val="both"/>
              <w:rPr>
                <w:rFonts w:ascii="Times New Roman" w:hAnsi="Times New Roman" w:cs="Times New Roman"/>
                <w:b/>
                <w:sz w:val="22"/>
                <w:szCs w:val="22"/>
              </w:rPr>
            </w:pPr>
            <w:r>
              <w:rPr>
                <w:rFonts w:ascii="Times New Roman" w:hAnsi="Times New Roman" w:cs="Times New Roman"/>
                <w:b/>
                <w:sz w:val="22"/>
                <w:szCs w:val="22"/>
              </w:rPr>
              <w:t>к Контракту №</w:t>
            </w:r>
            <w:r>
              <w:rPr>
                <w:rFonts w:ascii="Times New Roman" w:hAnsi="Times New Roman" w:cs="Times New Roman"/>
                <w:b/>
                <w:sz w:val="22"/>
                <w:szCs w:val="22"/>
                <w:highlight w:val="yellow"/>
                <w:rPrChange w:id="188" w:author="Felix阿星" w:date="2026-06-17T11:02:50Z">
                  <w:rPr>
                    <w:rFonts w:ascii="Times New Roman" w:hAnsi="Times New Roman" w:cs="Times New Roman"/>
                    <w:b/>
                    <w:sz w:val="22"/>
                    <w:szCs w:val="22"/>
                  </w:rPr>
                </w:rPrChange>
              </w:rPr>
              <w:t>___________________</w:t>
            </w:r>
          </w:p>
          <w:p w14:paraId="088BDD6E">
            <w:pPr>
              <w:keepNext/>
              <w:keepLines/>
              <w:jc w:val="both"/>
              <w:rPr>
                <w:rFonts w:ascii="Times New Roman" w:hAnsi="Times New Roman" w:cs="Times New Roman"/>
                <w:b/>
                <w:sz w:val="22"/>
                <w:szCs w:val="22"/>
                <w:lang w:val="en-US"/>
              </w:rPr>
            </w:pPr>
            <w:r>
              <w:rPr>
                <w:rFonts w:ascii="Times New Roman" w:hAnsi="Times New Roman" w:cs="Times New Roman"/>
                <w:b/>
                <w:sz w:val="22"/>
                <w:szCs w:val="22"/>
              </w:rPr>
              <w:t>от «</w:t>
            </w:r>
            <w:r>
              <w:rPr>
                <w:rFonts w:ascii="Times New Roman" w:hAnsi="Times New Roman" w:cs="Times New Roman"/>
                <w:b/>
                <w:sz w:val="22"/>
                <w:szCs w:val="22"/>
                <w:highlight w:val="yellow"/>
                <w:lang w:val="en-US"/>
                <w:rPrChange w:id="189" w:author="Felix阿星" w:date="2026-06-17T11:02:55Z">
                  <w:rPr>
                    <w:rFonts w:ascii="Times New Roman" w:hAnsi="Times New Roman" w:cs="Times New Roman"/>
                    <w:b/>
                    <w:sz w:val="22"/>
                    <w:szCs w:val="22"/>
                    <w:lang w:val="en-US"/>
                  </w:rPr>
                </w:rPrChange>
              </w:rPr>
              <w:t>___</w:t>
            </w:r>
            <w:r>
              <w:rPr>
                <w:rFonts w:ascii="Times New Roman" w:hAnsi="Times New Roman" w:cs="Times New Roman"/>
                <w:b/>
                <w:sz w:val="22"/>
                <w:szCs w:val="22"/>
              </w:rPr>
              <w:t xml:space="preserve">» </w:t>
            </w:r>
            <w:r>
              <w:rPr>
                <w:rFonts w:ascii="Times New Roman" w:hAnsi="Times New Roman" w:cs="Times New Roman"/>
                <w:b/>
                <w:sz w:val="22"/>
                <w:szCs w:val="22"/>
                <w:highlight w:val="yellow"/>
                <w:lang w:val="en-US"/>
                <w:rPrChange w:id="190" w:author="Felix阿星" w:date="2026-06-17T11:02:58Z">
                  <w:rPr>
                    <w:rFonts w:ascii="Times New Roman" w:hAnsi="Times New Roman" w:cs="Times New Roman"/>
                    <w:b/>
                    <w:sz w:val="22"/>
                    <w:szCs w:val="22"/>
                    <w:lang w:val="en-US"/>
                  </w:rPr>
                </w:rPrChange>
              </w:rPr>
              <w:t>________</w:t>
            </w:r>
            <w:r>
              <w:rPr>
                <w:rFonts w:ascii="Times New Roman" w:hAnsi="Times New Roman" w:cs="Times New Roman"/>
                <w:b/>
                <w:sz w:val="22"/>
                <w:szCs w:val="22"/>
              </w:rPr>
              <w:t xml:space="preserve"> 20</w:t>
            </w:r>
            <w:r>
              <w:rPr>
                <w:rFonts w:ascii="Times New Roman" w:hAnsi="Times New Roman" w:cs="Times New Roman"/>
                <w:b/>
                <w:sz w:val="22"/>
                <w:szCs w:val="22"/>
                <w:highlight w:val="yellow"/>
                <w:lang w:val="en-US"/>
                <w:rPrChange w:id="191" w:author="Felix阿星" w:date="2026-06-17T11:03:01Z">
                  <w:rPr>
                    <w:rFonts w:ascii="Times New Roman" w:hAnsi="Times New Roman" w:cs="Times New Roman"/>
                    <w:b/>
                    <w:sz w:val="22"/>
                    <w:szCs w:val="22"/>
                    <w:lang w:val="en-US"/>
                  </w:rPr>
                </w:rPrChange>
              </w:rPr>
              <w:t>___</w:t>
            </w:r>
            <w:r>
              <w:rPr>
                <w:rFonts w:ascii="Times New Roman" w:hAnsi="Times New Roman" w:cs="Times New Roman"/>
                <w:b/>
                <w:sz w:val="22"/>
                <w:szCs w:val="22"/>
              </w:rPr>
              <w:t>г.</w:t>
            </w:r>
          </w:p>
          <w:p w14:paraId="48C88ECF">
            <w:pPr>
              <w:keepNext/>
              <w:keepLines/>
              <w:jc w:val="both"/>
              <w:rPr>
                <w:rFonts w:ascii="Times New Roman" w:hAnsi="Times New Roman" w:cs="Times New Roman"/>
                <w:b/>
                <w:sz w:val="22"/>
                <w:szCs w:val="22"/>
                <w:lang w:val="en-US"/>
              </w:rPr>
            </w:pPr>
          </w:p>
        </w:tc>
        <w:tc>
          <w:tcPr>
            <w:tcW w:w="4946" w:type="dxa"/>
            <w:gridSpan w:val="6"/>
            <w:tcBorders>
              <w:top w:val="single" w:color="auto" w:sz="4" w:space="0"/>
              <w:left w:val="single" w:color="auto" w:sz="4" w:space="0"/>
              <w:bottom w:val="single" w:color="auto" w:sz="4" w:space="0"/>
              <w:right w:val="single" w:color="auto" w:sz="4" w:space="0"/>
            </w:tcBorders>
            <w:shd w:val="clear" w:color="auto" w:fill="D9D9D9"/>
            <w:noWrap w:val="0"/>
            <w:vAlign w:val="top"/>
          </w:tcPr>
          <w:p w14:paraId="341CD69E">
            <w:pPr>
              <w:keepNext/>
              <w:keepLines/>
              <w:jc w:val="both"/>
              <w:rPr>
                <w:rFonts w:ascii="Times New Roman" w:hAnsi="Times New Roman" w:cs="Times New Roman"/>
                <w:b/>
                <w:sz w:val="22"/>
                <w:szCs w:val="22"/>
                <w:highlight w:val="yellow"/>
                <w:lang w:val="en-US"/>
                <w:rPrChange w:id="192" w:author="Felix阿星" w:date="2026-06-17T11:03:11Z">
                  <w:rPr>
                    <w:rFonts w:ascii="Times New Roman" w:hAnsi="Times New Roman" w:cs="Times New Roman"/>
                    <w:b/>
                    <w:sz w:val="22"/>
                    <w:szCs w:val="22"/>
                    <w:lang w:val="en-US"/>
                  </w:rPr>
                </w:rPrChange>
              </w:rPr>
            </w:pPr>
            <w:r>
              <w:rPr>
                <w:rFonts w:ascii="Times New Roman" w:hAnsi="Times New Roman" w:cs="Times New Roman"/>
                <w:b/>
                <w:sz w:val="22"/>
                <w:szCs w:val="22"/>
                <w:lang w:val="en-US"/>
              </w:rPr>
              <w:t>Appendix №</w:t>
            </w:r>
            <w:r>
              <w:rPr>
                <w:rFonts w:ascii="Times New Roman" w:hAnsi="Times New Roman" w:cs="Times New Roman"/>
                <w:b/>
                <w:sz w:val="22"/>
                <w:szCs w:val="22"/>
                <w:highlight w:val="yellow"/>
                <w:lang w:val="en-US"/>
                <w:rPrChange w:id="193" w:author="Felix阿星" w:date="2026-06-17T11:03:05Z">
                  <w:rPr>
                    <w:rFonts w:ascii="Times New Roman" w:hAnsi="Times New Roman" w:cs="Times New Roman"/>
                    <w:b/>
                    <w:sz w:val="22"/>
                    <w:szCs w:val="22"/>
                    <w:lang w:val="en-US"/>
                  </w:rPr>
                </w:rPrChange>
              </w:rPr>
              <w:t>__</w:t>
            </w:r>
            <w:r>
              <w:rPr>
                <w:rFonts w:ascii="Times New Roman" w:hAnsi="Times New Roman" w:cs="Times New Roman"/>
                <w:b/>
                <w:sz w:val="22"/>
                <w:szCs w:val="22"/>
                <w:lang w:val="en-US"/>
              </w:rPr>
              <w:t xml:space="preserve"> dtd. </w:t>
            </w:r>
            <w:r>
              <w:rPr>
                <w:rFonts w:ascii="Times New Roman" w:hAnsi="Times New Roman" w:cs="Times New Roman"/>
                <w:b/>
                <w:sz w:val="22"/>
                <w:szCs w:val="22"/>
                <w:highlight w:val="yellow"/>
                <w:lang w:val="en-US"/>
                <w:rPrChange w:id="194" w:author="Felix阿星" w:date="2026-06-17T11:03:08Z">
                  <w:rPr>
                    <w:rFonts w:ascii="Times New Roman" w:hAnsi="Times New Roman" w:cs="Times New Roman"/>
                    <w:b/>
                    <w:sz w:val="22"/>
                    <w:szCs w:val="22"/>
                    <w:lang w:val="en-US"/>
                  </w:rPr>
                </w:rPrChange>
              </w:rPr>
              <w:t xml:space="preserve">____________ </w:t>
            </w:r>
            <w:r>
              <w:rPr>
                <w:rFonts w:ascii="Times New Roman" w:hAnsi="Times New Roman" w:cs="Times New Roman"/>
                <w:b/>
                <w:sz w:val="22"/>
                <w:szCs w:val="22"/>
                <w:lang w:val="en-US"/>
              </w:rPr>
              <w:t>20</w:t>
            </w:r>
            <w:r>
              <w:rPr>
                <w:rFonts w:ascii="Times New Roman" w:hAnsi="Times New Roman" w:cs="Times New Roman"/>
                <w:b/>
                <w:sz w:val="22"/>
                <w:szCs w:val="22"/>
                <w:highlight w:val="yellow"/>
                <w:lang w:val="en-US"/>
                <w:rPrChange w:id="195" w:author="Felix阿星" w:date="2026-06-17T11:03:11Z">
                  <w:rPr>
                    <w:rFonts w:ascii="Times New Roman" w:hAnsi="Times New Roman" w:cs="Times New Roman"/>
                    <w:b/>
                    <w:sz w:val="22"/>
                    <w:szCs w:val="22"/>
                    <w:lang w:val="en-US"/>
                  </w:rPr>
                </w:rPrChange>
              </w:rPr>
              <w:t>___</w:t>
            </w:r>
          </w:p>
          <w:p w14:paraId="62B680EB">
            <w:pPr>
              <w:keepNext/>
              <w:keepLines/>
              <w:jc w:val="both"/>
              <w:rPr>
                <w:rFonts w:ascii="Times New Roman" w:hAnsi="Times New Roman" w:cs="Times New Roman"/>
                <w:b/>
                <w:sz w:val="22"/>
                <w:szCs w:val="22"/>
                <w:highlight w:val="yellow"/>
                <w:lang w:val="en-US"/>
                <w:rPrChange w:id="196" w:author="Felix阿星" w:date="2026-06-17T11:03:16Z">
                  <w:rPr>
                    <w:rFonts w:ascii="Times New Roman" w:hAnsi="Times New Roman" w:cs="Times New Roman"/>
                    <w:b/>
                    <w:sz w:val="22"/>
                    <w:szCs w:val="22"/>
                    <w:lang w:val="en-US"/>
                  </w:rPr>
                </w:rPrChange>
              </w:rPr>
            </w:pPr>
            <w:r>
              <w:rPr>
                <w:rFonts w:ascii="Times New Roman" w:hAnsi="Times New Roman" w:cs="Times New Roman"/>
                <w:b/>
                <w:sz w:val="22"/>
                <w:szCs w:val="22"/>
                <w:lang w:val="en-US"/>
              </w:rPr>
              <w:t>to the Contract №</w:t>
            </w:r>
            <w:r>
              <w:rPr>
                <w:rFonts w:ascii="Times New Roman" w:hAnsi="Times New Roman" w:cs="Times New Roman"/>
                <w:b/>
                <w:sz w:val="22"/>
                <w:szCs w:val="22"/>
                <w:highlight w:val="yellow"/>
                <w:lang w:val="en-US"/>
                <w:rPrChange w:id="197" w:author="Felix阿星" w:date="2026-06-17T11:03:16Z">
                  <w:rPr>
                    <w:rFonts w:ascii="Times New Roman" w:hAnsi="Times New Roman" w:cs="Times New Roman"/>
                    <w:b/>
                    <w:sz w:val="22"/>
                    <w:szCs w:val="22"/>
                    <w:lang w:val="en-US"/>
                  </w:rPr>
                </w:rPrChange>
              </w:rPr>
              <w:t>_____________________</w:t>
            </w:r>
          </w:p>
          <w:p w14:paraId="4D9FB7C7">
            <w:pPr>
              <w:keepNext/>
              <w:keepLines/>
              <w:jc w:val="both"/>
              <w:rPr>
                <w:rFonts w:ascii="Times New Roman" w:hAnsi="Times New Roman" w:cs="Times New Roman"/>
                <w:b/>
                <w:sz w:val="22"/>
                <w:szCs w:val="22"/>
                <w:lang w:val="en-US" w:eastAsia="de-DE"/>
              </w:rPr>
            </w:pPr>
            <w:r>
              <w:rPr>
                <w:rFonts w:ascii="Times New Roman" w:hAnsi="Times New Roman" w:cs="Times New Roman"/>
                <w:b/>
                <w:sz w:val="22"/>
                <w:szCs w:val="22"/>
              </w:rPr>
              <w:t xml:space="preserve">dated </w:t>
            </w:r>
            <w:r>
              <w:rPr>
                <w:rFonts w:ascii="Times New Roman" w:hAnsi="Times New Roman" w:cs="Times New Roman"/>
                <w:b/>
                <w:sz w:val="22"/>
                <w:szCs w:val="22"/>
                <w:highlight w:val="yellow"/>
                <w:rPrChange w:id="198" w:author="Felix阿星" w:date="2026-06-17T11:03:20Z">
                  <w:rPr>
                    <w:rFonts w:ascii="Times New Roman" w:hAnsi="Times New Roman" w:cs="Times New Roman"/>
                    <w:b/>
                    <w:sz w:val="22"/>
                    <w:szCs w:val="22"/>
                  </w:rPr>
                </w:rPrChange>
              </w:rPr>
              <w:t xml:space="preserve">_______________ </w:t>
            </w:r>
            <w:r>
              <w:rPr>
                <w:rFonts w:ascii="Times New Roman" w:hAnsi="Times New Roman" w:cs="Times New Roman"/>
                <w:b/>
                <w:sz w:val="22"/>
                <w:szCs w:val="22"/>
              </w:rPr>
              <w:t>20</w:t>
            </w:r>
            <w:r>
              <w:rPr>
                <w:rFonts w:ascii="Times New Roman" w:hAnsi="Times New Roman" w:cs="Times New Roman"/>
                <w:b/>
                <w:sz w:val="22"/>
                <w:szCs w:val="22"/>
                <w:highlight w:val="yellow"/>
                <w:rPrChange w:id="199" w:author="Felix阿星" w:date="2026-06-17T11:03:24Z">
                  <w:rPr>
                    <w:rFonts w:ascii="Times New Roman" w:hAnsi="Times New Roman" w:cs="Times New Roman"/>
                    <w:b/>
                    <w:sz w:val="22"/>
                    <w:szCs w:val="22"/>
                  </w:rPr>
                </w:rPrChange>
              </w:rPr>
              <w:t>___</w:t>
            </w:r>
            <w:r>
              <w:rPr>
                <w:rFonts w:ascii="Times New Roman" w:hAnsi="Times New Roman" w:cs="Times New Roman"/>
                <w:sz w:val="22"/>
                <w:szCs w:val="22"/>
                <w:lang w:val="en-US"/>
              </w:rPr>
              <w:t xml:space="preserve"> </w:t>
            </w:r>
          </w:p>
        </w:tc>
      </w:tr>
      <w:tr w14:paraId="09961401">
        <w:tblPrEx>
          <w:tblCellMar>
            <w:top w:w="0" w:type="dxa"/>
            <w:left w:w="108" w:type="dxa"/>
            <w:bottom w:w="0" w:type="dxa"/>
            <w:right w:w="108" w:type="dxa"/>
          </w:tblCellMar>
        </w:tblPrEx>
        <w:tc>
          <w:tcPr>
            <w:tcW w:w="5362" w:type="dxa"/>
            <w:gridSpan w:val="4"/>
            <w:tcBorders>
              <w:left w:val="single" w:color="auto" w:sz="4" w:space="0"/>
              <w:bottom w:val="single" w:color="auto" w:sz="4" w:space="0"/>
              <w:right w:val="single" w:color="auto" w:sz="4" w:space="0"/>
            </w:tcBorders>
            <w:noWrap w:val="0"/>
            <w:vAlign w:val="top"/>
          </w:tcPr>
          <w:p w14:paraId="308C0DDE">
            <w:pPr>
              <w:keepNext/>
              <w:keepLines/>
              <w:jc w:val="both"/>
              <w:rPr>
                <w:rFonts w:ascii="Times New Roman" w:hAnsi="Times New Roman" w:cs="Times New Roman"/>
                <w:b/>
                <w:sz w:val="22"/>
                <w:szCs w:val="22"/>
              </w:rPr>
            </w:pPr>
          </w:p>
          <w:p w14:paraId="6A8845C6">
            <w:pPr>
              <w:keepNext/>
              <w:keepLines/>
              <w:jc w:val="both"/>
              <w:rPr>
                <w:rFonts w:ascii="Times New Roman" w:hAnsi="Times New Roman" w:cs="Times New Roman"/>
                <w:sz w:val="22"/>
                <w:szCs w:val="22"/>
              </w:rPr>
            </w:pPr>
            <w:r>
              <w:rPr>
                <w:rFonts w:ascii="Times New Roman" w:hAnsi="Times New Roman" w:cs="Times New Roman"/>
                <w:b/>
                <w:sz w:val="22"/>
                <w:szCs w:val="22"/>
              </w:rPr>
              <w:t xml:space="preserve">Компания </w:t>
            </w:r>
            <w:r>
              <w:rPr>
                <w:rFonts w:ascii="Times New Roman" w:hAnsi="Times New Roman" w:cs="Times New Roman"/>
                <w:b/>
                <w:sz w:val="22"/>
                <w:szCs w:val="22"/>
                <w:highlight w:val="yellow"/>
                <w:rPrChange w:id="200" w:author="Felix阿星" w:date="2026-06-17T11:03:28Z">
                  <w:rPr>
                    <w:rFonts w:ascii="Times New Roman" w:hAnsi="Times New Roman" w:cs="Times New Roman"/>
                    <w:b/>
                    <w:sz w:val="22"/>
                    <w:szCs w:val="22"/>
                  </w:rPr>
                </w:rPrChange>
              </w:rPr>
              <w:t>______________</w:t>
            </w:r>
            <w:r>
              <w:rPr>
                <w:rFonts w:ascii="Times New Roman" w:hAnsi="Times New Roman" w:cs="Times New Roman"/>
                <w:b/>
                <w:sz w:val="22"/>
                <w:szCs w:val="22"/>
              </w:rPr>
              <w:t xml:space="preserve">, </w:t>
            </w:r>
            <w:r>
              <w:rPr>
                <w:rFonts w:ascii="Times New Roman" w:hAnsi="Times New Roman" w:cs="Times New Roman"/>
                <w:sz w:val="22"/>
                <w:szCs w:val="22"/>
              </w:rPr>
              <w:t xml:space="preserve">учрежденная и действующая по законодательству </w:t>
            </w:r>
            <w:r>
              <w:rPr>
                <w:rFonts w:ascii="Times New Roman" w:hAnsi="Times New Roman" w:cs="Times New Roman"/>
                <w:sz w:val="22"/>
                <w:szCs w:val="22"/>
                <w:highlight w:val="yellow"/>
                <w:rPrChange w:id="201" w:author="Felix阿星" w:date="2026-06-17T11:03:36Z">
                  <w:rPr>
                    <w:rFonts w:ascii="Times New Roman" w:hAnsi="Times New Roman" w:cs="Times New Roman"/>
                    <w:sz w:val="22"/>
                    <w:szCs w:val="22"/>
                  </w:rPr>
                </w:rPrChange>
              </w:rPr>
              <w:t>________</w:t>
            </w:r>
            <w:r>
              <w:rPr>
                <w:rFonts w:ascii="Times New Roman" w:hAnsi="Times New Roman" w:cs="Times New Roman"/>
                <w:sz w:val="22"/>
                <w:szCs w:val="22"/>
              </w:rPr>
              <w:t>, именуемая в дальнейшем</w:t>
            </w:r>
            <w:r>
              <w:rPr>
                <w:rFonts w:ascii="Times New Roman" w:hAnsi="Times New Roman" w:cs="Times New Roman"/>
                <w:b/>
                <w:sz w:val="22"/>
                <w:szCs w:val="22"/>
              </w:rPr>
              <w:t xml:space="preserve"> «Продавец», </w:t>
            </w:r>
            <w:r>
              <w:rPr>
                <w:rFonts w:ascii="Times New Roman" w:hAnsi="Times New Roman" w:cs="Times New Roman"/>
                <w:sz w:val="22"/>
                <w:szCs w:val="22"/>
              </w:rPr>
              <w:t xml:space="preserve">в лице </w:t>
            </w:r>
            <w:r>
              <w:rPr>
                <w:rFonts w:ascii="Times New Roman" w:hAnsi="Times New Roman" w:cs="Times New Roman"/>
                <w:sz w:val="22"/>
                <w:szCs w:val="22"/>
                <w:highlight w:val="yellow"/>
                <w:rPrChange w:id="202" w:author="Felix阿星" w:date="2026-06-17T11:05:12Z">
                  <w:rPr>
                    <w:rFonts w:ascii="Times New Roman" w:hAnsi="Times New Roman" w:cs="Times New Roman"/>
                    <w:sz w:val="22"/>
                    <w:szCs w:val="22"/>
                  </w:rPr>
                </w:rPrChange>
              </w:rPr>
              <w:t>__________________</w:t>
            </w:r>
            <w:r>
              <w:rPr>
                <w:rFonts w:ascii="Times New Roman" w:hAnsi="Times New Roman" w:cs="Times New Roman"/>
                <w:sz w:val="22"/>
                <w:szCs w:val="22"/>
              </w:rPr>
              <w:t>, действующего на основании Устава, с одной стороны, и</w:t>
            </w:r>
            <w:r>
              <w:rPr>
                <w:rFonts w:ascii="Times New Roman" w:hAnsi="Times New Roman" w:cs="Times New Roman"/>
                <w:b/>
                <w:sz w:val="22"/>
                <w:szCs w:val="22"/>
              </w:rPr>
              <w:t xml:space="preserve"> </w:t>
            </w:r>
            <w:r>
              <w:rPr>
                <w:rFonts w:ascii="Times New Roman" w:hAnsi="Times New Roman" w:cs="Times New Roman"/>
                <w:b/>
                <w:sz w:val="22"/>
                <w:szCs w:val="22"/>
                <w:highlight w:val="yellow"/>
                <w:rPrChange w:id="203" w:author="Felix阿星" w:date="2026-06-17T11:05:21Z">
                  <w:rPr>
                    <w:rFonts w:ascii="Times New Roman" w:hAnsi="Times New Roman" w:cs="Times New Roman"/>
                    <w:b/>
                    <w:sz w:val="22"/>
                    <w:szCs w:val="22"/>
                  </w:rPr>
                </w:rPrChange>
              </w:rPr>
              <w:t>Общество с ограниченной ответственностью «Торговый Дом ЭЙРФЛОТ ТЕХНИКС»</w:t>
            </w:r>
            <w:r>
              <w:rPr>
                <w:rFonts w:ascii="Times New Roman" w:hAnsi="Times New Roman" w:cs="Times New Roman"/>
                <w:b/>
                <w:sz w:val="22"/>
                <w:szCs w:val="22"/>
              </w:rPr>
              <w:t xml:space="preserve">, </w:t>
            </w:r>
            <w:r>
              <w:rPr>
                <w:rFonts w:ascii="Times New Roman" w:hAnsi="Times New Roman" w:cs="Times New Roman"/>
                <w:sz w:val="22"/>
                <w:szCs w:val="22"/>
              </w:rPr>
              <w:t>учрежденное и действующее по законодательству Российской Федерации, именуемое в дальнейшем</w:t>
            </w:r>
            <w:r>
              <w:rPr>
                <w:rFonts w:ascii="Times New Roman" w:hAnsi="Times New Roman" w:cs="Times New Roman"/>
                <w:b/>
                <w:sz w:val="22"/>
                <w:szCs w:val="22"/>
              </w:rPr>
              <w:t xml:space="preserve"> «Покупатель», </w:t>
            </w:r>
            <w:r>
              <w:rPr>
                <w:rFonts w:ascii="Times New Roman" w:hAnsi="Times New Roman" w:cs="Times New Roman"/>
                <w:sz w:val="22"/>
                <w:szCs w:val="22"/>
              </w:rPr>
              <w:t xml:space="preserve">в лице Генерального директора </w:t>
            </w:r>
            <w:r>
              <w:rPr>
                <w:rFonts w:ascii="Times New Roman" w:hAnsi="Times New Roman" w:cs="Times New Roman"/>
                <w:sz w:val="22"/>
                <w:szCs w:val="22"/>
                <w:highlight w:val="yellow"/>
                <w:rPrChange w:id="204" w:author="Felix阿星" w:date="2026-06-17T11:05:42Z">
                  <w:rPr>
                    <w:rFonts w:ascii="Times New Roman" w:hAnsi="Times New Roman" w:cs="Times New Roman"/>
                    <w:sz w:val="22"/>
                    <w:szCs w:val="22"/>
                  </w:rPr>
                </w:rPrChange>
              </w:rPr>
              <w:t>Журавлева Сергея Владимировича</w:t>
            </w:r>
            <w:r>
              <w:rPr>
                <w:rFonts w:ascii="Times New Roman" w:hAnsi="Times New Roman" w:cs="Times New Roman"/>
                <w:sz w:val="22"/>
                <w:szCs w:val="22"/>
              </w:rPr>
              <w:t>, действующего на основании Устава, с другой стороны, вместе именуемые «Стороны», заключили данное Приложение №</w:t>
            </w:r>
            <w:r>
              <w:rPr>
                <w:rFonts w:ascii="Times New Roman" w:hAnsi="Times New Roman" w:cs="Times New Roman"/>
                <w:sz w:val="22"/>
                <w:szCs w:val="22"/>
                <w:highlight w:val="yellow"/>
                <w:rPrChange w:id="205" w:author="Felix阿星" w:date="2026-06-17T11:05:33Z">
                  <w:rPr>
                    <w:rFonts w:ascii="Times New Roman" w:hAnsi="Times New Roman" w:cs="Times New Roman"/>
                    <w:sz w:val="22"/>
                    <w:szCs w:val="22"/>
                  </w:rPr>
                </w:rPrChange>
              </w:rPr>
              <w:t>__</w:t>
            </w:r>
            <w:r>
              <w:rPr>
                <w:rFonts w:ascii="Times New Roman" w:hAnsi="Times New Roman" w:cs="Times New Roman"/>
                <w:sz w:val="22"/>
                <w:szCs w:val="22"/>
              </w:rPr>
              <w:t xml:space="preserve"> (далее – «Приложение») по поставке Товара к Контракту №</w:t>
            </w:r>
            <w:r>
              <w:rPr>
                <w:rFonts w:ascii="Times New Roman" w:hAnsi="Times New Roman"/>
                <w:sz w:val="22"/>
                <w:szCs w:val="22"/>
              </w:rPr>
              <w:t>_</w:t>
            </w:r>
            <w:r>
              <w:rPr>
                <w:rFonts w:ascii="Times New Roman" w:hAnsi="Times New Roman"/>
                <w:sz w:val="22"/>
                <w:szCs w:val="22"/>
                <w:highlight w:val="yellow"/>
                <w:rPrChange w:id="206" w:author="Felix阿星" w:date="2026-06-17T11:05:52Z">
                  <w:rPr>
                    <w:rFonts w:ascii="Times New Roman" w:hAnsi="Times New Roman"/>
                    <w:sz w:val="22"/>
                    <w:szCs w:val="22"/>
                  </w:rPr>
                </w:rPrChange>
              </w:rPr>
              <w:t>_____________________</w:t>
            </w:r>
            <w:r>
              <w:rPr>
                <w:rFonts w:ascii="Times New Roman" w:hAnsi="Times New Roman"/>
                <w:sz w:val="22"/>
                <w:szCs w:val="22"/>
              </w:rPr>
              <w:t xml:space="preserve"> </w:t>
            </w:r>
            <w:r>
              <w:rPr>
                <w:rFonts w:ascii="Times New Roman" w:hAnsi="Times New Roman" w:cs="Times New Roman"/>
                <w:sz w:val="22"/>
                <w:szCs w:val="22"/>
              </w:rPr>
              <w:t>от «</w:t>
            </w:r>
            <w:r>
              <w:rPr>
                <w:rFonts w:ascii="Times New Roman" w:hAnsi="Times New Roman" w:cs="Times New Roman"/>
                <w:sz w:val="22"/>
                <w:szCs w:val="22"/>
                <w:highlight w:val="yellow"/>
                <w:rPrChange w:id="207" w:author="Felix阿星" w:date="2026-06-17T11:05:56Z">
                  <w:rPr>
                    <w:rFonts w:ascii="Times New Roman" w:hAnsi="Times New Roman" w:cs="Times New Roman"/>
                    <w:sz w:val="22"/>
                    <w:szCs w:val="22"/>
                  </w:rPr>
                </w:rPrChange>
              </w:rPr>
              <w:t>____</w:t>
            </w:r>
            <w:r>
              <w:rPr>
                <w:rFonts w:ascii="Times New Roman" w:hAnsi="Times New Roman" w:cs="Times New Roman"/>
                <w:sz w:val="22"/>
                <w:szCs w:val="22"/>
              </w:rPr>
              <w:t xml:space="preserve">» </w:t>
            </w:r>
            <w:r>
              <w:rPr>
                <w:rFonts w:ascii="Times New Roman" w:hAnsi="Times New Roman" w:cs="Times New Roman"/>
                <w:sz w:val="22"/>
                <w:szCs w:val="22"/>
                <w:highlight w:val="yellow"/>
                <w:rPrChange w:id="208" w:author="Felix阿星" w:date="2026-06-17T11:06:00Z">
                  <w:rPr>
                    <w:rFonts w:ascii="Times New Roman" w:hAnsi="Times New Roman" w:cs="Times New Roman"/>
                    <w:sz w:val="22"/>
                    <w:szCs w:val="22"/>
                  </w:rPr>
                </w:rPrChange>
              </w:rPr>
              <w:t xml:space="preserve">________ </w:t>
            </w:r>
            <w:r>
              <w:rPr>
                <w:rFonts w:ascii="Times New Roman" w:hAnsi="Times New Roman" w:cs="Times New Roman"/>
                <w:sz w:val="22"/>
                <w:szCs w:val="22"/>
              </w:rPr>
              <w:t>20</w:t>
            </w:r>
            <w:r>
              <w:rPr>
                <w:rFonts w:ascii="Times New Roman" w:hAnsi="Times New Roman" w:cs="Times New Roman"/>
                <w:sz w:val="22"/>
                <w:szCs w:val="22"/>
                <w:highlight w:val="yellow"/>
                <w:rPrChange w:id="209" w:author="Felix阿星" w:date="2026-06-17T11:06:03Z">
                  <w:rPr>
                    <w:rFonts w:ascii="Times New Roman" w:hAnsi="Times New Roman" w:cs="Times New Roman"/>
                    <w:sz w:val="22"/>
                    <w:szCs w:val="22"/>
                  </w:rPr>
                </w:rPrChange>
              </w:rPr>
              <w:t>___</w:t>
            </w:r>
            <w:r>
              <w:rPr>
                <w:rFonts w:ascii="Times New Roman" w:hAnsi="Times New Roman" w:cs="Times New Roman"/>
                <w:sz w:val="22"/>
                <w:szCs w:val="22"/>
              </w:rPr>
              <w:t xml:space="preserve"> г (далее – «Контракт»):</w:t>
            </w:r>
          </w:p>
          <w:p w14:paraId="3878507D">
            <w:pPr>
              <w:keepNext/>
              <w:keepLines/>
              <w:jc w:val="both"/>
              <w:rPr>
                <w:rFonts w:ascii="Times New Roman" w:hAnsi="Times New Roman" w:cs="Times New Roman"/>
                <w:sz w:val="22"/>
                <w:szCs w:val="22"/>
              </w:rPr>
            </w:pPr>
          </w:p>
        </w:tc>
        <w:tc>
          <w:tcPr>
            <w:tcW w:w="4946" w:type="dxa"/>
            <w:gridSpan w:val="6"/>
            <w:tcBorders>
              <w:left w:val="single" w:color="auto" w:sz="4" w:space="0"/>
              <w:bottom w:val="single" w:color="auto" w:sz="4" w:space="0"/>
              <w:right w:val="single" w:color="auto" w:sz="4" w:space="0"/>
            </w:tcBorders>
            <w:noWrap w:val="0"/>
            <w:vAlign w:val="top"/>
          </w:tcPr>
          <w:p w14:paraId="42827521">
            <w:pPr>
              <w:keepNext/>
              <w:keepLines/>
              <w:jc w:val="both"/>
              <w:rPr>
                <w:rFonts w:ascii="Times New Roman" w:hAnsi="Times New Roman" w:cs="Times New Roman"/>
                <w:b/>
                <w:sz w:val="22"/>
                <w:szCs w:val="22"/>
                <w:shd w:val="clear" w:color="auto" w:fill="FFFFFF"/>
              </w:rPr>
            </w:pPr>
          </w:p>
          <w:p w14:paraId="71486C38">
            <w:pPr>
              <w:keepNext/>
              <w:keepLines/>
              <w:jc w:val="both"/>
              <w:rPr>
                <w:rFonts w:ascii="Times New Roman" w:hAnsi="Times New Roman" w:cs="Times New Roman"/>
                <w:sz w:val="22"/>
                <w:szCs w:val="22"/>
                <w:lang w:val="en-US"/>
              </w:rPr>
            </w:pPr>
            <w:r>
              <w:rPr>
                <w:rFonts w:ascii="Times New Roman" w:hAnsi="Times New Roman" w:cs="Times New Roman"/>
                <w:b/>
                <w:sz w:val="22"/>
                <w:szCs w:val="22"/>
                <w:shd w:val="clear" w:color="auto" w:fill="FFFFFF"/>
                <w:lang w:val="en-US"/>
              </w:rPr>
              <w:t xml:space="preserve">Company </w:t>
            </w:r>
            <w:r>
              <w:rPr>
                <w:rFonts w:ascii="Times New Roman" w:hAnsi="Times New Roman" w:cs="Times New Roman"/>
                <w:b/>
                <w:sz w:val="22"/>
                <w:szCs w:val="22"/>
                <w:highlight w:val="yellow"/>
                <w:lang w:val="en-US"/>
                <w:rPrChange w:id="210" w:author="Felix阿星" w:date="2026-06-17T11:03:32Z">
                  <w:rPr>
                    <w:rFonts w:ascii="Times New Roman" w:hAnsi="Times New Roman" w:cs="Times New Roman"/>
                    <w:b/>
                    <w:sz w:val="22"/>
                    <w:szCs w:val="22"/>
                    <w:lang w:val="en-US"/>
                  </w:rPr>
                </w:rPrChange>
              </w:rPr>
              <w:t>______________</w:t>
            </w:r>
            <w:r>
              <w:rPr>
                <w:rFonts w:ascii="Times New Roman" w:hAnsi="Times New Roman" w:cs="Times New Roman"/>
                <w:b/>
                <w:sz w:val="22"/>
                <w:szCs w:val="22"/>
                <w:shd w:val="clear" w:color="auto" w:fill="FFFFFF"/>
                <w:lang w:val="en-US"/>
              </w:rPr>
              <w:t xml:space="preserve">, </w:t>
            </w:r>
            <w:r>
              <w:rPr>
                <w:rFonts w:ascii="Times New Roman" w:hAnsi="Times New Roman" w:cs="Times New Roman"/>
                <w:sz w:val="22"/>
                <w:szCs w:val="22"/>
                <w:shd w:val="clear" w:color="auto" w:fill="FFFFFF"/>
                <w:lang w:val="en-US"/>
              </w:rPr>
              <w:t xml:space="preserve">established and operating under the laws of </w:t>
            </w:r>
            <w:r>
              <w:rPr>
                <w:rFonts w:ascii="Times New Roman" w:hAnsi="Times New Roman" w:cs="Times New Roman"/>
                <w:sz w:val="22"/>
                <w:szCs w:val="22"/>
                <w:highlight w:val="yellow"/>
                <w:shd w:val="clear" w:color="auto" w:fill="FFFFFF"/>
                <w:lang w:val="en-US"/>
                <w:rPrChange w:id="211" w:author="Felix阿星" w:date="2026-06-17T11:03:40Z">
                  <w:rPr>
                    <w:rFonts w:ascii="Times New Roman" w:hAnsi="Times New Roman" w:cs="Times New Roman"/>
                    <w:sz w:val="22"/>
                    <w:szCs w:val="22"/>
                    <w:shd w:val="clear" w:color="auto" w:fill="FFFFFF"/>
                    <w:lang w:val="en-US"/>
                  </w:rPr>
                </w:rPrChange>
              </w:rPr>
              <w:t>_______</w:t>
            </w:r>
            <w:r>
              <w:rPr>
                <w:rFonts w:ascii="Times New Roman" w:hAnsi="Times New Roman" w:cs="Times New Roman"/>
                <w:sz w:val="22"/>
                <w:szCs w:val="22"/>
                <w:shd w:val="clear" w:color="auto" w:fill="FFFFFF"/>
                <w:lang w:val="en-US"/>
              </w:rPr>
              <w:t>, hereinafter referred to as</w:t>
            </w:r>
            <w:r>
              <w:rPr>
                <w:rFonts w:ascii="Times New Roman" w:hAnsi="Times New Roman" w:cs="Times New Roman"/>
                <w:b/>
                <w:sz w:val="22"/>
                <w:szCs w:val="22"/>
                <w:shd w:val="clear" w:color="auto" w:fill="FFFFFF"/>
                <w:lang w:val="en-US"/>
              </w:rPr>
              <w:t xml:space="preserve"> the «Seller», </w:t>
            </w:r>
            <w:r>
              <w:rPr>
                <w:rFonts w:ascii="Times New Roman" w:hAnsi="Times New Roman" w:cs="Times New Roman"/>
                <w:sz w:val="22"/>
                <w:szCs w:val="22"/>
                <w:shd w:val="clear" w:color="auto" w:fill="FFFFFF"/>
                <w:lang w:val="en-US"/>
              </w:rPr>
              <w:t>represented in the person of _</w:t>
            </w:r>
            <w:r>
              <w:rPr>
                <w:rFonts w:ascii="Times New Roman" w:hAnsi="Times New Roman" w:cs="Times New Roman"/>
                <w:sz w:val="22"/>
                <w:szCs w:val="22"/>
                <w:highlight w:val="yellow"/>
                <w:shd w:val="clear" w:color="auto" w:fill="FFFFFF"/>
                <w:lang w:val="en-US"/>
                <w:rPrChange w:id="212" w:author="Felix阿星" w:date="2026-06-17T11:05:16Z">
                  <w:rPr>
                    <w:rFonts w:ascii="Times New Roman" w:hAnsi="Times New Roman" w:cs="Times New Roman"/>
                    <w:sz w:val="22"/>
                    <w:szCs w:val="22"/>
                    <w:shd w:val="clear" w:color="auto" w:fill="FFFFFF"/>
                    <w:lang w:val="en-US"/>
                  </w:rPr>
                </w:rPrChange>
              </w:rPr>
              <w:t>_______________</w:t>
            </w:r>
            <w:r>
              <w:rPr>
                <w:rFonts w:ascii="Times New Roman" w:hAnsi="Times New Roman" w:cs="Times New Roman"/>
                <w:sz w:val="22"/>
                <w:szCs w:val="22"/>
                <w:shd w:val="clear" w:color="auto" w:fill="FFFFFF"/>
                <w:lang w:val="en-US"/>
              </w:rPr>
              <w:t xml:space="preserve">, acting on the base of the Charter, on one part, and the </w:t>
            </w:r>
            <w:r>
              <w:rPr>
                <w:rFonts w:ascii="Times New Roman" w:hAnsi="Times New Roman" w:cs="Times New Roman"/>
                <w:b/>
                <w:sz w:val="22"/>
                <w:szCs w:val="22"/>
                <w:highlight w:val="yellow"/>
                <w:shd w:val="clear" w:color="auto" w:fill="FFFFFF"/>
                <w:lang w:val="en-US"/>
                <w:rPrChange w:id="213" w:author="Felix阿星" w:date="2026-06-17T11:05:26Z">
                  <w:rPr>
                    <w:rFonts w:ascii="Times New Roman" w:hAnsi="Times New Roman" w:cs="Times New Roman"/>
                    <w:b/>
                    <w:sz w:val="22"/>
                    <w:szCs w:val="22"/>
                    <w:shd w:val="clear" w:color="auto" w:fill="FFFFFF"/>
                    <w:lang w:val="en-US"/>
                  </w:rPr>
                </w:rPrChange>
              </w:rPr>
              <w:t>Company</w:t>
            </w:r>
            <w:r>
              <w:rPr>
                <w:rFonts w:ascii="Times New Roman" w:hAnsi="Times New Roman" w:cs="Times New Roman"/>
                <w:sz w:val="22"/>
                <w:szCs w:val="22"/>
                <w:highlight w:val="yellow"/>
                <w:shd w:val="clear" w:color="auto" w:fill="FFFFFF"/>
                <w:lang w:val="en-US"/>
                <w:rPrChange w:id="214" w:author="Felix阿星" w:date="2026-06-17T11:05:26Z">
                  <w:rPr>
                    <w:rFonts w:ascii="Times New Roman" w:hAnsi="Times New Roman" w:cs="Times New Roman"/>
                    <w:sz w:val="22"/>
                    <w:szCs w:val="22"/>
                    <w:shd w:val="clear" w:color="auto" w:fill="FFFFFF"/>
                    <w:lang w:val="en-US"/>
                  </w:rPr>
                </w:rPrChange>
              </w:rPr>
              <w:t xml:space="preserve"> </w:t>
            </w:r>
            <w:r>
              <w:rPr>
                <w:rFonts w:ascii="Times New Roman" w:hAnsi="Times New Roman" w:cs="Times New Roman"/>
                <w:b/>
                <w:sz w:val="22"/>
                <w:szCs w:val="22"/>
                <w:highlight w:val="yellow"/>
                <w:shd w:val="clear" w:color="auto" w:fill="FFFFFF"/>
                <w:lang w:val="en-US"/>
                <w:rPrChange w:id="215" w:author="Felix阿星" w:date="2026-06-17T11:05:26Z">
                  <w:rPr>
                    <w:rFonts w:ascii="Times New Roman" w:hAnsi="Times New Roman" w:cs="Times New Roman"/>
                    <w:b/>
                    <w:sz w:val="22"/>
                    <w:szCs w:val="22"/>
                    <w:shd w:val="clear" w:color="auto" w:fill="FFFFFF"/>
                    <w:lang w:val="en-US"/>
                  </w:rPr>
                </w:rPrChange>
              </w:rPr>
              <w:t>AIRFLOT TECHNICS TH Ltd.,</w:t>
            </w:r>
            <w:r>
              <w:rPr>
                <w:rFonts w:ascii="Times New Roman" w:hAnsi="Times New Roman" w:cs="Times New Roman"/>
                <w:sz w:val="22"/>
                <w:szCs w:val="22"/>
                <w:shd w:val="clear" w:color="auto" w:fill="FFFFFF"/>
                <w:lang w:val="en-US"/>
              </w:rPr>
              <w:t xml:space="preserve"> established and operating under the laws of the Russian Federation, hereinafter referred to as </w:t>
            </w:r>
            <w:r>
              <w:rPr>
                <w:rFonts w:ascii="Times New Roman" w:hAnsi="Times New Roman" w:cs="Times New Roman"/>
                <w:b/>
                <w:sz w:val="22"/>
                <w:szCs w:val="22"/>
                <w:shd w:val="clear" w:color="auto" w:fill="FFFFFF"/>
                <w:lang w:val="en-US"/>
              </w:rPr>
              <w:t xml:space="preserve">the «Buyer», </w:t>
            </w:r>
            <w:r>
              <w:rPr>
                <w:rFonts w:ascii="Times New Roman" w:hAnsi="Times New Roman" w:cs="Times New Roman"/>
                <w:sz w:val="22"/>
                <w:szCs w:val="22"/>
                <w:shd w:val="clear" w:color="auto" w:fill="FFFFFF"/>
                <w:lang w:val="en-US"/>
              </w:rPr>
              <w:t xml:space="preserve">represented in the person of General Director </w:t>
            </w:r>
            <w:r>
              <w:rPr>
                <w:rFonts w:ascii="Times New Roman" w:hAnsi="Times New Roman" w:cs="Times New Roman"/>
                <w:sz w:val="22"/>
                <w:szCs w:val="22"/>
                <w:highlight w:val="yellow"/>
                <w:shd w:val="clear" w:color="auto" w:fill="FFFFFF"/>
                <w:lang w:val="en-US"/>
                <w:rPrChange w:id="216" w:author="Felix阿星" w:date="2026-06-17T11:05:46Z">
                  <w:rPr>
                    <w:rFonts w:ascii="Times New Roman" w:hAnsi="Times New Roman" w:cs="Times New Roman"/>
                    <w:sz w:val="22"/>
                    <w:szCs w:val="22"/>
                    <w:shd w:val="clear" w:color="auto" w:fill="FFFFFF"/>
                    <w:lang w:val="en-US"/>
                  </w:rPr>
                </w:rPrChange>
              </w:rPr>
              <w:t>Sergey ZHURAVLEV</w:t>
            </w:r>
            <w:r>
              <w:rPr>
                <w:rFonts w:ascii="Times New Roman" w:hAnsi="Times New Roman" w:cs="Times New Roman"/>
                <w:sz w:val="22"/>
                <w:szCs w:val="22"/>
                <w:shd w:val="clear" w:color="auto" w:fill="FFFFFF"/>
                <w:lang w:val="en-US"/>
              </w:rPr>
              <w:t xml:space="preserve">, acting on the base of the Charter, on the other part, together referred to as the «Parties» </w:t>
            </w:r>
            <w:r>
              <w:rPr>
                <w:rStyle w:val="37"/>
                <w:rFonts w:ascii="Times New Roman" w:hAnsi="Times New Roman" w:cs="Times New Roman"/>
                <w:sz w:val="22"/>
                <w:szCs w:val="22"/>
                <w:shd w:val="clear" w:color="auto" w:fill="FFFFFF"/>
                <w:lang w:val="en-US"/>
              </w:rPr>
              <w:t xml:space="preserve">have </w:t>
            </w:r>
            <w:r>
              <w:rPr>
                <w:rFonts w:ascii="Times New Roman" w:hAnsi="Times New Roman" w:cs="Times New Roman"/>
                <w:sz w:val="22"/>
                <w:szCs w:val="22"/>
                <w:lang w:val="en-US"/>
              </w:rPr>
              <w:t>concluded the present Appendix №</w:t>
            </w:r>
            <w:r>
              <w:rPr>
                <w:rFonts w:ascii="Times New Roman" w:hAnsi="Times New Roman" w:cs="Times New Roman"/>
                <w:sz w:val="22"/>
                <w:szCs w:val="22"/>
                <w:highlight w:val="yellow"/>
                <w:lang w:val="en-US"/>
                <w:rPrChange w:id="217" w:author="Felix阿星" w:date="2026-06-17T11:05:37Z">
                  <w:rPr>
                    <w:rFonts w:ascii="Times New Roman" w:hAnsi="Times New Roman" w:cs="Times New Roman"/>
                    <w:sz w:val="22"/>
                    <w:szCs w:val="22"/>
                    <w:lang w:val="en-US"/>
                  </w:rPr>
                </w:rPrChange>
              </w:rPr>
              <w:t>___</w:t>
            </w:r>
            <w:r>
              <w:rPr>
                <w:rFonts w:ascii="Times New Roman" w:hAnsi="Times New Roman" w:cs="Times New Roman"/>
                <w:sz w:val="22"/>
                <w:szCs w:val="22"/>
                <w:lang w:val="en-US"/>
              </w:rPr>
              <w:t xml:space="preserve"> </w:t>
            </w:r>
            <w:r>
              <w:rPr>
                <w:rFonts w:ascii="Times New Roman" w:hAnsi="Times New Roman" w:cs="Times New Roman"/>
                <w:sz w:val="22"/>
                <w:szCs w:val="22"/>
                <w:lang w:val="en-US" w:eastAsia="de-DE"/>
              </w:rPr>
              <w:t>(hereinafter – «</w:t>
            </w:r>
            <w:r>
              <w:rPr>
                <w:rFonts w:ascii="Times New Roman" w:hAnsi="Times New Roman" w:cs="Times New Roman"/>
                <w:sz w:val="22"/>
                <w:szCs w:val="22"/>
                <w:lang w:val="en-US"/>
              </w:rPr>
              <w:t>Appendix»)</w:t>
            </w:r>
            <w:r>
              <w:rPr>
                <w:rFonts w:ascii="Times New Roman" w:hAnsi="Times New Roman" w:cs="Times New Roman"/>
                <w:sz w:val="22"/>
                <w:szCs w:val="22"/>
                <w:lang w:val="en-US" w:eastAsia="de-DE"/>
              </w:rPr>
              <w:t xml:space="preserve"> </w:t>
            </w:r>
            <w:r>
              <w:rPr>
                <w:rFonts w:ascii="Times New Roman" w:hAnsi="Times New Roman" w:cs="Times New Roman"/>
                <w:sz w:val="22"/>
                <w:szCs w:val="22"/>
                <w:lang w:val="en-US"/>
              </w:rPr>
              <w:t xml:space="preserve">for supplying Goods to the Contract </w:t>
            </w:r>
            <w:r>
              <w:rPr>
                <w:rFonts w:ascii="Times New Roman" w:hAnsi="Times New Roman"/>
                <w:sz w:val="22"/>
                <w:szCs w:val="22"/>
                <w:lang w:val="en-US"/>
              </w:rPr>
              <w:t>№</w:t>
            </w:r>
            <w:r>
              <w:rPr>
                <w:rFonts w:ascii="Times New Roman" w:hAnsi="Times New Roman"/>
                <w:sz w:val="22"/>
                <w:szCs w:val="22"/>
                <w:highlight w:val="yellow"/>
                <w:lang w:val="en-US"/>
                <w:rPrChange w:id="218" w:author="Felix阿星" w:date="2026-06-17T11:06:10Z">
                  <w:rPr>
                    <w:rFonts w:ascii="Times New Roman" w:hAnsi="Times New Roman"/>
                    <w:sz w:val="22"/>
                    <w:szCs w:val="22"/>
                    <w:lang w:val="en-US"/>
                  </w:rPr>
                </w:rPrChange>
              </w:rPr>
              <w:t>___________</w:t>
            </w:r>
            <w:r>
              <w:rPr>
                <w:rFonts w:ascii="Times New Roman" w:hAnsi="Times New Roman"/>
                <w:sz w:val="22"/>
                <w:szCs w:val="22"/>
                <w:lang w:val="en-US"/>
              </w:rPr>
              <w:t xml:space="preserve"> </w:t>
            </w:r>
            <w:r>
              <w:rPr>
                <w:rFonts w:ascii="Times New Roman" w:hAnsi="Times New Roman" w:cs="Times New Roman"/>
                <w:sz w:val="22"/>
                <w:szCs w:val="22"/>
                <w:lang w:val="en-US"/>
              </w:rPr>
              <w:t xml:space="preserve">dated </w:t>
            </w:r>
            <w:r>
              <w:rPr>
                <w:rFonts w:ascii="Times New Roman" w:hAnsi="Times New Roman" w:cs="Times New Roman"/>
                <w:sz w:val="22"/>
                <w:szCs w:val="22"/>
                <w:highlight w:val="yellow"/>
                <w:lang w:val="en-US"/>
                <w:rPrChange w:id="219" w:author="Felix阿星" w:date="2026-06-17T11:06:13Z">
                  <w:rPr>
                    <w:rFonts w:ascii="Times New Roman" w:hAnsi="Times New Roman" w:cs="Times New Roman"/>
                    <w:sz w:val="22"/>
                    <w:szCs w:val="22"/>
                    <w:lang w:val="en-US"/>
                  </w:rPr>
                </w:rPrChange>
              </w:rPr>
              <w:t>____________</w:t>
            </w:r>
            <w:r>
              <w:rPr>
                <w:rFonts w:ascii="Times New Roman" w:hAnsi="Times New Roman" w:cs="Times New Roman"/>
                <w:sz w:val="22"/>
                <w:szCs w:val="22"/>
                <w:lang w:val="en-US"/>
              </w:rPr>
              <w:t xml:space="preserve"> 20_</w:t>
            </w:r>
            <w:r>
              <w:rPr>
                <w:rFonts w:ascii="Times New Roman" w:hAnsi="Times New Roman" w:cs="Times New Roman"/>
                <w:sz w:val="22"/>
                <w:szCs w:val="22"/>
                <w:highlight w:val="yellow"/>
                <w:lang w:val="en-US"/>
                <w:rPrChange w:id="220" w:author="Felix阿星" w:date="2026-06-17T11:06:16Z">
                  <w:rPr>
                    <w:rFonts w:ascii="Times New Roman" w:hAnsi="Times New Roman" w:cs="Times New Roman"/>
                    <w:sz w:val="22"/>
                    <w:szCs w:val="22"/>
                    <w:lang w:val="en-US"/>
                  </w:rPr>
                </w:rPrChange>
              </w:rPr>
              <w:t>___</w:t>
            </w:r>
            <w:r>
              <w:rPr>
                <w:rFonts w:ascii="Times New Roman" w:hAnsi="Times New Roman" w:cs="Times New Roman"/>
                <w:sz w:val="22"/>
                <w:szCs w:val="22"/>
                <w:lang w:val="en-US"/>
              </w:rPr>
              <w:t xml:space="preserve"> </w:t>
            </w:r>
            <w:r>
              <w:rPr>
                <w:rFonts w:ascii="Times New Roman" w:hAnsi="Times New Roman" w:cs="Times New Roman"/>
                <w:sz w:val="22"/>
                <w:szCs w:val="22"/>
                <w:shd w:val="clear" w:color="auto" w:fill="FFFFFF"/>
                <w:lang w:val="en-US"/>
              </w:rPr>
              <w:t>(hereinafter - the</w:t>
            </w:r>
            <w:r>
              <w:rPr>
                <w:rFonts w:ascii="Times New Roman" w:hAnsi="Times New Roman" w:cs="Times New Roman"/>
                <w:b/>
                <w:sz w:val="22"/>
                <w:szCs w:val="22"/>
                <w:shd w:val="clear" w:color="auto" w:fill="FFFFFF"/>
                <w:lang w:val="en-US"/>
              </w:rPr>
              <w:t xml:space="preserve"> «</w:t>
            </w:r>
            <w:r>
              <w:rPr>
                <w:rFonts w:ascii="Times New Roman" w:hAnsi="Times New Roman" w:cs="Times New Roman"/>
                <w:sz w:val="22"/>
                <w:szCs w:val="22"/>
                <w:shd w:val="clear" w:color="auto" w:fill="FFFFFF"/>
                <w:lang w:val="en-US"/>
              </w:rPr>
              <w:t>Contract</w:t>
            </w:r>
            <w:r>
              <w:rPr>
                <w:rFonts w:ascii="Times New Roman" w:hAnsi="Times New Roman" w:cs="Times New Roman"/>
                <w:b/>
                <w:sz w:val="22"/>
                <w:szCs w:val="22"/>
                <w:shd w:val="clear" w:color="auto" w:fill="FFFFFF"/>
                <w:lang w:val="en-US"/>
              </w:rPr>
              <w:t>»</w:t>
            </w:r>
            <w:r>
              <w:rPr>
                <w:rFonts w:ascii="Times New Roman" w:hAnsi="Times New Roman" w:cs="Times New Roman"/>
                <w:sz w:val="22"/>
                <w:szCs w:val="22"/>
                <w:shd w:val="clear" w:color="auto" w:fill="FFFFFF"/>
                <w:lang w:val="en-US"/>
              </w:rPr>
              <w:t>)</w:t>
            </w:r>
            <w:r>
              <w:rPr>
                <w:rFonts w:ascii="Times New Roman" w:hAnsi="Times New Roman" w:cs="Times New Roman"/>
                <w:sz w:val="22"/>
                <w:szCs w:val="22"/>
                <w:lang w:val="en-US"/>
              </w:rPr>
              <w:t>:</w:t>
            </w:r>
          </w:p>
          <w:p w14:paraId="71315A7E">
            <w:pPr>
              <w:keepNext/>
              <w:keepLines/>
              <w:jc w:val="both"/>
              <w:rPr>
                <w:rFonts w:ascii="Times New Roman" w:hAnsi="Times New Roman" w:cs="Times New Roman"/>
                <w:sz w:val="22"/>
                <w:szCs w:val="22"/>
                <w:lang w:val="en-US" w:eastAsia="de-DE"/>
              </w:rPr>
            </w:pPr>
          </w:p>
        </w:tc>
      </w:tr>
      <w:tr w14:paraId="4C6E1227">
        <w:tblPrEx>
          <w:tblCellMar>
            <w:top w:w="0" w:type="dxa"/>
            <w:left w:w="108" w:type="dxa"/>
            <w:bottom w:w="0" w:type="dxa"/>
            <w:right w:w="108" w:type="dxa"/>
          </w:tblCellMar>
        </w:tblPrEx>
        <w:tc>
          <w:tcPr>
            <w:tcW w:w="5362" w:type="dxa"/>
            <w:gridSpan w:val="4"/>
            <w:tcBorders>
              <w:top w:val="single" w:color="auto" w:sz="4" w:space="0"/>
              <w:left w:val="single" w:color="auto" w:sz="4" w:space="0"/>
              <w:bottom w:val="single" w:color="auto" w:sz="4" w:space="0"/>
              <w:right w:val="single" w:color="auto" w:sz="4" w:space="0"/>
            </w:tcBorders>
            <w:noWrap w:val="0"/>
            <w:vAlign w:val="top"/>
          </w:tcPr>
          <w:p w14:paraId="25482AED">
            <w:pPr>
              <w:pStyle w:val="39"/>
              <w:keepNext/>
              <w:keepLines/>
              <w:ind w:left="0"/>
              <w:rPr>
                <w:rFonts w:ascii="Times New Roman" w:hAnsi="Times New Roman" w:cs="Times New Roman"/>
                <w:b/>
                <w:snapToGrid w:val="0"/>
                <w:sz w:val="22"/>
                <w:szCs w:val="22"/>
                <w:u w:val="single"/>
              </w:rPr>
            </w:pPr>
            <w:r>
              <w:rPr>
                <w:rFonts w:ascii="Times New Roman" w:hAnsi="Times New Roman" w:cs="Times New Roman"/>
                <w:b/>
                <w:snapToGrid w:val="0"/>
                <w:sz w:val="22"/>
                <w:szCs w:val="22"/>
                <w:u w:val="single"/>
              </w:rPr>
              <w:t>1. Спецификация:</w:t>
            </w:r>
          </w:p>
        </w:tc>
        <w:tc>
          <w:tcPr>
            <w:tcW w:w="4946" w:type="dxa"/>
            <w:gridSpan w:val="6"/>
            <w:tcBorders>
              <w:top w:val="single" w:color="auto" w:sz="4" w:space="0"/>
              <w:left w:val="single" w:color="auto" w:sz="4" w:space="0"/>
              <w:bottom w:val="single" w:color="auto" w:sz="4" w:space="0"/>
              <w:right w:val="single" w:color="auto" w:sz="4" w:space="0"/>
            </w:tcBorders>
            <w:noWrap w:val="0"/>
            <w:vAlign w:val="top"/>
          </w:tcPr>
          <w:p w14:paraId="2807F9BD">
            <w:pPr>
              <w:pStyle w:val="39"/>
              <w:keepNext/>
              <w:keepLines/>
              <w:ind w:left="0"/>
              <w:rPr>
                <w:rFonts w:ascii="Times New Roman" w:hAnsi="Times New Roman" w:cs="Times New Roman"/>
                <w:b/>
                <w:sz w:val="22"/>
                <w:szCs w:val="22"/>
                <w:u w:val="single"/>
              </w:rPr>
            </w:pPr>
            <w:r>
              <w:rPr>
                <w:rFonts w:ascii="Times New Roman" w:hAnsi="Times New Roman" w:cs="Times New Roman"/>
                <w:b/>
                <w:sz w:val="22"/>
                <w:szCs w:val="22"/>
                <w:u w:val="single"/>
              </w:rPr>
              <w:t xml:space="preserve">1. </w:t>
            </w:r>
            <w:r>
              <w:rPr>
                <w:rFonts w:ascii="Times New Roman" w:hAnsi="Times New Roman" w:cs="Times New Roman"/>
                <w:b/>
                <w:sz w:val="22"/>
                <w:szCs w:val="22"/>
                <w:u w:val="single"/>
                <w:lang w:val="en-US"/>
              </w:rPr>
              <w:t>Specification</w:t>
            </w:r>
            <w:r>
              <w:rPr>
                <w:rFonts w:ascii="Times New Roman" w:hAnsi="Times New Roman" w:cs="Times New Roman"/>
                <w:b/>
                <w:sz w:val="22"/>
                <w:szCs w:val="22"/>
                <w:u w:val="single"/>
              </w:rPr>
              <w:t>:</w:t>
            </w:r>
          </w:p>
        </w:tc>
      </w:tr>
      <w:tr w14:paraId="375657DE">
        <w:tblPrEx>
          <w:tblCellMar>
            <w:top w:w="0" w:type="dxa"/>
            <w:left w:w="108" w:type="dxa"/>
            <w:bottom w:w="0" w:type="dxa"/>
            <w:right w:w="108" w:type="dxa"/>
          </w:tblCellMar>
        </w:tblPrEx>
        <w:tc>
          <w:tcPr>
            <w:tcW w:w="1849" w:type="dxa"/>
            <w:tcBorders>
              <w:top w:val="single" w:color="auto" w:sz="4" w:space="0"/>
              <w:left w:val="single" w:color="auto" w:sz="4" w:space="0"/>
              <w:bottom w:val="single" w:color="auto" w:sz="4" w:space="0"/>
              <w:right w:val="single" w:color="auto" w:sz="4" w:space="0"/>
            </w:tcBorders>
            <w:noWrap w:val="0"/>
            <w:vAlign w:val="top"/>
          </w:tcPr>
          <w:p w14:paraId="158E6F3C">
            <w:pPr>
              <w:pStyle w:val="42"/>
              <w:keepNext/>
              <w:keepLines/>
              <w:spacing w:after="0" w:line="240" w:lineRule="auto"/>
              <w:ind w:left="0"/>
              <w:rPr>
                <w:rFonts w:ascii="Times New Roman" w:hAnsi="Times New Roman"/>
              </w:rPr>
            </w:pPr>
            <w:r>
              <w:rPr>
                <w:rFonts w:ascii="Times New Roman" w:hAnsi="Times New Roman"/>
              </w:rPr>
              <w:t>Наименование Товара, год выпуска, модель (марка), наименование производителя Товара</w:t>
            </w:r>
          </w:p>
        </w:tc>
        <w:tc>
          <w:tcPr>
            <w:tcW w:w="851" w:type="dxa"/>
            <w:tcBorders>
              <w:top w:val="single" w:color="auto" w:sz="4" w:space="0"/>
              <w:left w:val="single" w:color="auto" w:sz="4" w:space="0"/>
              <w:bottom w:val="single" w:color="auto" w:sz="4" w:space="0"/>
              <w:right w:val="single" w:color="auto" w:sz="4" w:space="0"/>
            </w:tcBorders>
            <w:noWrap w:val="0"/>
            <w:vAlign w:val="top"/>
          </w:tcPr>
          <w:p w14:paraId="2ED30D1C">
            <w:pPr>
              <w:keepNext/>
              <w:keepLines/>
              <w:ind w:left="-108"/>
              <w:jc w:val="center"/>
              <w:rPr>
                <w:rFonts w:ascii="Times New Roman" w:hAnsi="Times New Roman" w:eastAsia="Calibri" w:cs="Times New Roman"/>
                <w:sz w:val="22"/>
                <w:szCs w:val="22"/>
                <w:lang w:eastAsia="en-US"/>
              </w:rPr>
            </w:pPr>
            <w:r>
              <w:rPr>
                <w:rFonts w:ascii="Times New Roman" w:hAnsi="Times New Roman" w:eastAsia="Calibri" w:cs="Times New Roman"/>
                <w:sz w:val="22"/>
                <w:szCs w:val="22"/>
                <w:lang w:eastAsia="en-US"/>
              </w:rPr>
              <w:t>Кол-во, ед.</w:t>
            </w:r>
          </w:p>
        </w:tc>
        <w:tc>
          <w:tcPr>
            <w:tcW w:w="1224" w:type="dxa"/>
            <w:tcBorders>
              <w:top w:val="single" w:color="auto" w:sz="4" w:space="0"/>
              <w:left w:val="single" w:color="auto" w:sz="4" w:space="0"/>
              <w:bottom w:val="single" w:color="auto" w:sz="4" w:space="0"/>
              <w:right w:val="single" w:color="auto" w:sz="4" w:space="0"/>
            </w:tcBorders>
            <w:noWrap w:val="0"/>
            <w:vAlign w:val="top"/>
          </w:tcPr>
          <w:p w14:paraId="771AF7DE">
            <w:pPr>
              <w:keepNext/>
              <w:keepLines/>
              <w:ind w:left="-108"/>
              <w:jc w:val="center"/>
              <w:rPr>
                <w:rFonts w:ascii="Times New Roman" w:hAnsi="Times New Roman" w:cs="Times New Roman"/>
                <w:b/>
                <w:sz w:val="22"/>
                <w:szCs w:val="22"/>
                <w:bdr w:val="single" w:color="auto" w:sz="4" w:space="0"/>
              </w:rPr>
            </w:pPr>
            <w:r>
              <w:rPr>
                <w:rFonts w:ascii="Times New Roman" w:hAnsi="Times New Roman" w:cs="Times New Roman"/>
                <w:sz w:val="22"/>
                <w:szCs w:val="22"/>
              </w:rPr>
              <w:t>Цена за ед. (юань)</w:t>
            </w:r>
          </w:p>
        </w:tc>
        <w:tc>
          <w:tcPr>
            <w:tcW w:w="1438" w:type="dxa"/>
            <w:tcBorders>
              <w:top w:val="single" w:color="auto" w:sz="4" w:space="0"/>
              <w:left w:val="single" w:color="auto" w:sz="4" w:space="0"/>
              <w:bottom w:val="single" w:color="auto" w:sz="4" w:space="0"/>
              <w:right w:val="single" w:color="auto" w:sz="4" w:space="0"/>
            </w:tcBorders>
            <w:noWrap w:val="0"/>
            <w:vAlign w:val="top"/>
          </w:tcPr>
          <w:p w14:paraId="7AACFD41">
            <w:pPr>
              <w:keepNext/>
              <w:keepLines/>
              <w:jc w:val="center"/>
              <w:rPr>
                <w:rFonts w:ascii="Times New Roman" w:hAnsi="Times New Roman" w:cs="Times New Roman"/>
                <w:sz w:val="22"/>
                <w:szCs w:val="22"/>
              </w:rPr>
            </w:pPr>
            <w:r>
              <w:rPr>
                <w:rFonts w:ascii="Times New Roman" w:hAnsi="Times New Roman" w:cs="Times New Roman"/>
                <w:sz w:val="22"/>
                <w:szCs w:val="22"/>
              </w:rPr>
              <w:t>Итого, (юань)</w:t>
            </w:r>
          </w:p>
        </w:tc>
        <w:tc>
          <w:tcPr>
            <w:tcW w:w="1684" w:type="dxa"/>
            <w:tcBorders>
              <w:top w:val="single" w:color="auto" w:sz="4" w:space="0"/>
              <w:left w:val="single" w:color="auto" w:sz="4" w:space="0"/>
              <w:bottom w:val="single" w:color="auto" w:sz="4" w:space="0"/>
              <w:right w:val="single" w:color="auto" w:sz="4" w:space="0"/>
            </w:tcBorders>
            <w:noWrap w:val="0"/>
            <w:vAlign w:val="top"/>
          </w:tcPr>
          <w:p w14:paraId="1B741382">
            <w:pPr>
              <w:pStyle w:val="42"/>
              <w:keepNext/>
              <w:keepLines/>
              <w:spacing w:after="0" w:line="240" w:lineRule="auto"/>
              <w:ind w:left="0"/>
              <w:rPr>
                <w:rFonts w:ascii="Times New Roman" w:hAnsi="Times New Roman"/>
                <w:lang w:val="en-US" w:eastAsia="zh-CN"/>
              </w:rPr>
            </w:pPr>
            <w:r>
              <w:rPr>
                <w:rFonts w:ascii="Times New Roman" w:hAnsi="Times New Roman"/>
                <w:lang w:val="en-US" w:eastAsia="zh-CN"/>
              </w:rPr>
              <w:t xml:space="preserve">Designation of Goods, year of manufacturing, model (brand), name of the manufacture Goods </w:t>
            </w:r>
          </w:p>
        </w:tc>
        <w:tc>
          <w:tcPr>
            <w:tcW w:w="851" w:type="dxa"/>
            <w:tcBorders>
              <w:top w:val="single" w:color="auto" w:sz="4" w:space="0"/>
              <w:left w:val="single" w:color="auto" w:sz="4" w:space="0"/>
              <w:bottom w:val="single" w:color="auto" w:sz="4" w:space="0"/>
              <w:right w:val="single" w:color="auto" w:sz="4" w:space="0"/>
            </w:tcBorders>
            <w:noWrap w:val="0"/>
            <w:vAlign w:val="top"/>
          </w:tcPr>
          <w:p w14:paraId="29F3E3EA">
            <w:pPr>
              <w:keepNext/>
              <w:keepLines/>
              <w:jc w:val="center"/>
              <w:rPr>
                <w:rFonts w:ascii="Times New Roman" w:hAnsi="Times New Roman" w:cs="Times New Roman"/>
                <w:sz w:val="22"/>
                <w:szCs w:val="22"/>
                <w:lang w:val="en-US"/>
              </w:rPr>
            </w:pPr>
            <w:r>
              <w:rPr>
                <w:rFonts w:ascii="Times New Roman" w:hAnsi="Times New Roman" w:cs="Times New Roman"/>
                <w:sz w:val="22"/>
                <w:szCs w:val="22"/>
                <w:lang w:val="en-US"/>
              </w:rPr>
              <w:t>Qty, units</w:t>
            </w:r>
          </w:p>
        </w:tc>
        <w:tc>
          <w:tcPr>
            <w:tcW w:w="1139" w:type="dxa"/>
            <w:tcBorders>
              <w:top w:val="single" w:color="auto" w:sz="4" w:space="0"/>
              <w:left w:val="single" w:color="auto" w:sz="4" w:space="0"/>
              <w:bottom w:val="single" w:color="auto" w:sz="4" w:space="0"/>
              <w:right w:val="single" w:color="auto" w:sz="4" w:space="0"/>
            </w:tcBorders>
            <w:noWrap w:val="0"/>
            <w:vAlign w:val="top"/>
          </w:tcPr>
          <w:p w14:paraId="09DC3315">
            <w:pPr>
              <w:keepNext/>
              <w:keepLines/>
              <w:jc w:val="center"/>
              <w:rPr>
                <w:rFonts w:ascii="Times New Roman" w:hAnsi="Times New Roman" w:cs="Times New Roman"/>
                <w:sz w:val="22"/>
                <w:szCs w:val="22"/>
                <w:lang w:val="en-US"/>
              </w:rPr>
            </w:pPr>
            <w:r>
              <w:rPr>
                <w:rFonts w:ascii="Times New Roman" w:hAnsi="Times New Roman" w:cs="Times New Roman"/>
                <w:sz w:val="22"/>
                <w:szCs w:val="22"/>
                <w:lang w:val="en-US"/>
              </w:rPr>
              <w:t>Unit price, (</w:t>
            </w:r>
            <w:r>
              <w:rPr>
                <w:rFonts w:ascii="Times New Roman" w:hAnsi="Times New Roman" w:cs="Times New Roman"/>
                <w:sz w:val="22"/>
                <w:szCs w:val="22"/>
                <w:lang w:val="en-US" w:eastAsia="zh-CN"/>
              </w:rPr>
              <w:t>CNY</w:t>
            </w:r>
            <w:r>
              <w:rPr>
                <w:rFonts w:ascii="Times New Roman" w:hAnsi="Times New Roman" w:cs="Times New Roman"/>
                <w:sz w:val="22"/>
                <w:szCs w:val="22"/>
                <w:lang w:val="en-US"/>
              </w:rPr>
              <w:t>)</w:t>
            </w:r>
          </w:p>
        </w:tc>
        <w:tc>
          <w:tcPr>
            <w:tcW w:w="1272" w:type="dxa"/>
            <w:gridSpan w:val="3"/>
            <w:tcBorders>
              <w:top w:val="single" w:color="auto" w:sz="4" w:space="0"/>
              <w:left w:val="single" w:color="auto" w:sz="4" w:space="0"/>
              <w:bottom w:val="single" w:color="auto" w:sz="4" w:space="0"/>
              <w:right w:val="single" w:color="auto" w:sz="4" w:space="0"/>
            </w:tcBorders>
            <w:noWrap w:val="0"/>
            <w:vAlign w:val="top"/>
          </w:tcPr>
          <w:p w14:paraId="79D5C852">
            <w:pPr>
              <w:keepNext/>
              <w:keepLines/>
              <w:jc w:val="center"/>
              <w:rPr>
                <w:rFonts w:ascii="Times New Roman" w:hAnsi="Times New Roman" w:cs="Times New Roman"/>
                <w:sz w:val="22"/>
                <w:szCs w:val="22"/>
                <w:lang w:val="en-US"/>
              </w:rPr>
            </w:pPr>
            <w:r>
              <w:rPr>
                <w:rFonts w:ascii="Times New Roman" w:hAnsi="Times New Roman" w:cs="Times New Roman"/>
                <w:sz w:val="22"/>
                <w:szCs w:val="22"/>
                <w:lang w:val="en-US"/>
              </w:rPr>
              <w:t>Total (CNY)</w:t>
            </w:r>
          </w:p>
        </w:tc>
      </w:tr>
      <w:tr w14:paraId="4427D633">
        <w:tblPrEx>
          <w:tblCellMar>
            <w:top w:w="0" w:type="dxa"/>
            <w:left w:w="108" w:type="dxa"/>
            <w:bottom w:w="0" w:type="dxa"/>
            <w:right w:w="108" w:type="dxa"/>
          </w:tblCellMar>
        </w:tblPrEx>
        <w:tc>
          <w:tcPr>
            <w:tcW w:w="1849" w:type="dxa"/>
            <w:tcBorders>
              <w:top w:val="single" w:color="auto" w:sz="4" w:space="0"/>
              <w:left w:val="single" w:color="auto" w:sz="4" w:space="0"/>
              <w:bottom w:val="single" w:color="auto" w:sz="4" w:space="0"/>
              <w:right w:val="single" w:color="auto" w:sz="4" w:space="0"/>
            </w:tcBorders>
            <w:noWrap w:val="0"/>
            <w:vAlign w:val="top"/>
          </w:tcPr>
          <w:p w14:paraId="4CE6895C">
            <w:pPr>
              <w:pStyle w:val="42"/>
              <w:keepNext/>
              <w:keepLines/>
              <w:spacing w:after="0" w:line="240" w:lineRule="auto"/>
              <w:ind w:left="0"/>
              <w:rPr>
                <w:rFonts w:ascii="Times New Roman" w:hAnsi="Times New Roman"/>
              </w:rPr>
            </w:pPr>
          </w:p>
        </w:tc>
        <w:tc>
          <w:tcPr>
            <w:tcW w:w="851" w:type="dxa"/>
            <w:tcBorders>
              <w:top w:val="single" w:color="auto" w:sz="4" w:space="0"/>
              <w:left w:val="single" w:color="auto" w:sz="4" w:space="0"/>
              <w:bottom w:val="single" w:color="auto" w:sz="4" w:space="0"/>
              <w:right w:val="single" w:color="auto" w:sz="4" w:space="0"/>
            </w:tcBorders>
            <w:noWrap w:val="0"/>
            <w:vAlign w:val="top"/>
          </w:tcPr>
          <w:p w14:paraId="057B0818">
            <w:pPr>
              <w:pStyle w:val="42"/>
              <w:keepNext/>
              <w:keepLines/>
              <w:spacing w:after="0" w:line="240" w:lineRule="auto"/>
              <w:ind w:left="0"/>
              <w:jc w:val="center"/>
              <w:rPr>
                <w:rFonts w:hint="eastAsia" w:ascii="Times New Roman" w:hAnsi="Times New Roman" w:eastAsia="宋体"/>
                <w:lang w:val="en-US" w:eastAsia="zh-CN"/>
              </w:rPr>
            </w:pPr>
            <w:ins w:id="221" w:author="Felix阿星" w:date="2026-06-17T11:06:39Z">
              <w:r>
                <w:rPr>
                  <w:rFonts w:hint="eastAsia" w:ascii="Times New Roman" w:hAnsi="Times New Roman" w:eastAsia="宋体"/>
                  <w:highlight w:val="yellow"/>
                  <w:lang w:val="en-US" w:eastAsia="zh-CN"/>
                  <w:rPrChange w:id="222" w:author="Felix阿星" w:date="2026-06-17T11:06:48Z">
                    <w:rPr>
                      <w:rFonts w:hint="eastAsia" w:ascii="Times New Roman" w:hAnsi="Times New Roman" w:eastAsia="宋体"/>
                      <w:lang w:val="en-US" w:eastAsia="zh-CN"/>
                    </w:rPr>
                  </w:rPrChange>
                </w:rPr>
                <w:t xml:space="preserve"> </w:t>
              </w:r>
            </w:ins>
          </w:p>
        </w:tc>
        <w:tc>
          <w:tcPr>
            <w:tcW w:w="1224" w:type="dxa"/>
            <w:tcBorders>
              <w:top w:val="single" w:color="auto" w:sz="4" w:space="0"/>
              <w:left w:val="single" w:color="auto" w:sz="4" w:space="0"/>
              <w:bottom w:val="single" w:color="auto" w:sz="4" w:space="0"/>
              <w:right w:val="single" w:color="auto" w:sz="4" w:space="0"/>
            </w:tcBorders>
            <w:noWrap w:val="0"/>
            <w:vAlign w:val="top"/>
          </w:tcPr>
          <w:p w14:paraId="5252B54E">
            <w:pPr>
              <w:keepNext/>
              <w:keepLines/>
              <w:rPr>
                <w:rFonts w:hint="default" w:ascii="Times New Roman" w:hAnsi="Times New Roman" w:eastAsia="宋体" w:cs="Times New Roman"/>
                <w:sz w:val="22"/>
                <w:szCs w:val="22"/>
                <w:lang w:val="en-US" w:eastAsia="zh-CN"/>
              </w:rPr>
            </w:pPr>
            <w:ins w:id="224" w:author="Felix阿星" w:date="2026-06-17T11:06:41Z">
              <w:r>
                <w:rPr>
                  <w:rFonts w:hint="eastAsia" w:ascii="Times New Roman" w:hAnsi="Times New Roman" w:cs="Times New Roman"/>
                  <w:sz w:val="22"/>
                  <w:szCs w:val="22"/>
                  <w:highlight w:val="yellow"/>
                  <w:lang w:val="en-US" w:eastAsia="zh-CN"/>
                  <w:rPrChange w:id="225" w:author="Felix阿星" w:date="2026-06-17T11:06:51Z">
                    <w:rPr>
                      <w:rFonts w:hint="eastAsia" w:ascii="Times New Roman" w:hAnsi="Times New Roman" w:cs="Times New Roman"/>
                      <w:sz w:val="22"/>
                      <w:szCs w:val="22"/>
                      <w:lang w:val="en-US" w:eastAsia="zh-CN"/>
                    </w:rPr>
                  </w:rPrChange>
                </w:rPr>
                <w:t xml:space="preserve">  </w:t>
              </w:r>
            </w:ins>
          </w:p>
        </w:tc>
        <w:tc>
          <w:tcPr>
            <w:tcW w:w="1438" w:type="dxa"/>
            <w:tcBorders>
              <w:top w:val="single" w:color="auto" w:sz="4" w:space="0"/>
              <w:left w:val="single" w:color="auto" w:sz="4" w:space="0"/>
              <w:bottom w:val="single" w:color="auto" w:sz="4" w:space="0"/>
              <w:right w:val="single" w:color="auto" w:sz="4" w:space="0"/>
            </w:tcBorders>
            <w:noWrap w:val="0"/>
            <w:vAlign w:val="top"/>
          </w:tcPr>
          <w:p w14:paraId="4CB401BD">
            <w:pPr>
              <w:keepNext/>
              <w:keepLines/>
              <w:rPr>
                <w:rFonts w:hint="default" w:ascii="Times New Roman" w:hAnsi="Times New Roman" w:eastAsia="宋体" w:cs="Times New Roman"/>
                <w:sz w:val="22"/>
                <w:szCs w:val="22"/>
                <w:lang w:val="en-US" w:eastAsia="zh-CN"/>
              </w:rPr>
            </w:pPr>
            <w:ins w:id="227" w:author="Felix阿星" w:date="2026-06-17T11:06:42Z">
              <w:r>
                <w:rPr>
                  <w:rFonts w:hint="eastAsia" w:ascii="Times New Roman" w:hAnsi="Times New Roman" w:cs="Times New Roman"/>
                  <w:sz w:val="22"/>
                  <w:szCs w:val="22"/>
                  <w:highlight w:val="yellow"/>
                  <w:lang w:val="en-US" w:eastAsia="zh-CN"/>
                  <w:rPrChange w:id="228" w:author="Felix阿星" w:date="2026-06-17T11:06:55Z">
                    <w:rPr>
                      <w:rFonts w:hint="eastAsia" w:ascii="Times New Roman" w:hAnsi="Times New Roman" w:cs="Times New Roman"/>
                      <w:sz w:val="22"/>
                      <w:szCs w:val="22"/>
                      <w:lang w:val="en-US" w:eastAsia="zh-CN"/>
                    </w:rPr>
                  </w:rPrChange>
                </w:rPr>
                <w:t xml:space="preserve">  </w:t>
              </w:r>
            </w:ins>
          </w:p>
        </w:tc>
        <w:tc>
          <w:tcPr>
            <w:tcW w:w="1684" w:type="dxa"/>
            <w:tcBorders>
              <w:top w:val="single" w:color="auto" w:sz="4" w:space="0"/>
              <w:left w:val="single" w:color="auto" w:sz="4" w:space="0"/>
              <w:bottom w:val="single" w:color="auto" w:sz="4" w:space="0"/>
              <w:right w:val="single" w:color="auto" w:sz="4" w:space="0"/>
            </w:tcBorders>
            <w:noWrap w:val="0"/>
            <w:vAlign w:val="top"/>
          </w:tcPr>
          <w:p w14:paraId="7E311E28">
            <w:pPr>
              <w:keepNext/>
              <w:keepLines/>
              <w:autoSpaceDE w:val="0"/>
              <w:autoSpaceDN w:val="0"/>
              <w:adjustRightInd w:val="0"/>
              <w:contextualSpacing/>
              <w:rPr>
                <w:rFonts w:ascii="Times New Roman" w:hAnsi="Times New Roman" w:cs="Times New Roman"/>
                <w:sz w:val="22"/>
                <w:szCs w:val="22"/>
                <w:lang w:val="en-US" w:eastAsia="zh-CN"/>
              </w:rPr>
            </w:pPr>
          </w:p>
        </w:tc>
        <w:tc>
          <w:tcPr>
            <w:tcW w:w="851" w:type="dxa"/>
            <w:tcBorders>
              <w:top w:val="single" w:color="auto" w:sz="4" w:space="0"/>
              <w:left w:val="single" w:color="auto" w:sz="4" w:space="0"/>
              <w:bottom w:val="single" w:color="auto" w:sz="4" w:space="0"/>
              <w:right w:val="single" w:color="auto" w:sz="4" w:space="0"/>
            </w:tcBorders>
            <w:noWrap w:val="0"/>
            <w:vAlign w:val="top"/>
          </w:tcPr>
          <w:p w14:paraId="360A984A">
            <w:pPr>
              <w:pStyle w:val="42"/>
              <w:keepNext/>
              <w:keepLines/>
              <w:spacing w:after="0" w:line="240" w:lineRule="auto"/>
              <w:ind w:left="0"/>
              <w:jc w:val="center"/>
              <w:rPr>
                <w:rFonts w:hint="default" w:ascii="Times New Roman" w:hAnsi="Times New Roman" w:eastAsia="宋体"/>
                <w:lang w:val="en-US" w:eastAsia="zh-CN"/>
              </w:rPr>
            </w:pPr>
            <w:ins w:id="230" w:author="Felix阿星" w:date="2026-06-17T11:06:57Z">
              <w:r>
                <w:rPr>
                  <w:rFonts w:hint="eastAsia" w:ascii="Times New Roman" w:hAnsi="Times New Roman" w:eastAsia="宋体"/>
                  <w:highlight w:val="yellow"/>
                  <w:lang w:val="en-US" w:eastAsia="zh-CN"/>
                  <w:rPrChange w:id="231" w:author="Felix阿星" w:date="2026-06-17T11:07:15Z">
                    <w:rPr>
                      <w:rFonts w:hint="eastAsia" w:ascii="Times New Roman" w:hAnsi="Times New Roman" w:eastAsia="宋体"/>
                      <w:lang w:val="en-US" w:eastAsia="zh-CN"/>
                    </w:rPr>
                  </w:rPrChange>
                </w:rPr>
                <w:t xml:space="preserve"> </w:t>
              </w:r>
            </w:ins>
          </w:p>
        </w:tc>
        <w:tc>
          <w:tcPr>
            <w:tcW w:w="1139" w:type="dxa"/>
            <w:tcBorders>
              <w:top w:val="single" w:color="auto" w:sz="4" w:space="0"/>
              <w:left w:val="single" w:color="auto" w:sz="4" w:space="0"/>
              <w:bottom w:val="single" w:color="auto" w:sz="4" w:space="0"/>
              <w:right w:val="single" w:color="auto" w:sz="4" w:space="0"/>
            </w:tcBorders>
            <w:noWrap w:val="0"/>
            <w:vAlign w:val="top"/>
          </w:tcPr>
          <w:p w14:paraId="1FA09AA4">
            <w:pPr>
              <w:keepNext/>
              <w:keepLines/>
              <w:rPr>
                <w:rFonts w:hint="default" w:ascii="Times New Roman" w:hAnsi="Times New Roman" w:cs="Times New Roman"/>
                <w:sz w:val="22"/>
                <w:szCs w:val="22"/>
                <w:lang w:val="en-US" w:eastAsia="zh-CN"/>
              </w:rPr>
            </w:pPr>
            <w:ins w:id="233" w:author="Felix阿星" w:date="2026-06-17T11:06:58Z">
              <w:r>
                <w:rPr>
                  <w:rFonts w:hint="eastAsia" w:ascii="Times New Roman" w:hAnsi="Times New Roman" w:cs="Times New Roman"/>
                  <w:sz w:val="22"/>
                  <w:szCs w:val="22"/>
                  <w:highlight w:val="yellow"/>
                  <w:lang w:val="en-US" w:eastAsia="zh-CN"/>
                  <w:rPrChange w:id="234" w:author="Felix阿星" w:date="2026-06-17T11:07:12Z">
                    <w:rPr>
                      <w:rFonts w:hint="eastAsia" w:ascii="Times New Roman" w:hAnsi="Times New Roman" w:cs="Times New Roman"/>
                      <w:sz w:val="22"/>
                      <w:szCs w:val="22"/>
                      <w:lang w:val="en-US" w:eastAsia="zh-CN"/>
                    </w:rPr>
                  </w:rPrChange>
                </w:rPr>
                <w:t xml:space="preserve"> </w:t>
              </w:r>
            </w:ins>
          </w:p>
        </w:tc>
        <w:tc>
          <w:tcPr>
            <w:tcW w:w="1272" w:type="dxa"/>
            <w:gridSpan w:val="3"/>
            <w:tcBorders>
              <w:top w:val="single" w:color="auto" w:sz="4" w:space="0"/>
              <w:left w:val="single" w:color="auto" w:sz="4" w:space="0"/>
              <w:bottom w:val="single" w:color="auto" w:sz="4" w:space="0"/>
              <w:right w:val="single" w:color="auto" w:sz="4" w:space="0"/>
            </w:tcBorders>
            <w:noWrap w:val="0"/>
            <w:vAlign w:val="top"/>
          </w:tcPr>
          <w:p w14:paraId="45D816D9">
            <w:pPr>
              <w:keepNext/>
              <w:keepLines/>
              <w:rPr>
                <w:rFonts w:hint="default" w:ascii="Times New Roman" w:hAnsi="Times New Roman" w:cs="Times New Roman"/>
                <w:sz w:val="22"/>
                <w:szCs w:val="22"/>
                <w:lang w:val="en-US" w:eastAsia="zh-CN"/>
              </w:rPr>
            </w:pPr>
            <w:ins w:id="236" w:author="Felix阿星" w:date="2026-06-17T11:07:00Z">
              <w:r>
                <w:rPr>
                  <w:rFonts w:hint="eastAsia" w:ascii="Times New Roman" w:hAnsi="Times New Roman" w:cs="Times New Roman"/>
                  <w:sz w:val="22"/>
                  <w:szCs w:val="22"/>
                  <w:highlight w:val="yellow"/>
                  <w:lang w:val="en-US" w:eastAsia="zh-CN"/>
                  <w:rPrChange w:id="237" w:author="Felix阿星" w:date="2026-06-17T11:07:05Z">
                    <w:rPr>
                      <w:rFonts w:hint="eastAsia" w:ascii="Times New Roman" w:hAnsi="Times New Roman" w:cs="Times New Roman"/>
                      <w:sz w:val="22"/>
                      <w:szCs w:val="22"/>
                      <w:lang w:val="en-US" w:eastAsia="zh-CN"/>
                    </w:rPr>
                  </w:rPrChange>
                </w:rPr>
                <w:t xml:space="preserve"> </w:t>
              </w:r>
            </w:ins>
          </w:p>
        </w:tc>
      </w:tr>
      <w:tr w14:paraId="0BD6E843">
        <w:tblPrEx>
          <w:tblCellMar>
            <w:top w:w="0" w:type="dxa"/>
            <w:left w:w="108" w:type="dxa"/>
            <w:bottom w:w="0" w:type="dxa"/>
            <w:right w:w="108" w:type="dxa"/>
          </w:tblCellMar>
        </w:tblPrEx>
        <w:tc>
          <w:tcPr>
            <w:tcW w:w="1849" w:type="dxa"/>
            <w:tcBorders>
              <w:top w:val="single" w:color="auto" w:sz="4" w:space="0"/>
              <w:left w:val="single" w:color="auto" w:sz="4" w:space="0"/>
              <w:bottom w:val="single" w:color="auto" w:sz="4" w:space="0"/>
              <w:right w:val="single" w:color="auto" w:sz="4" w:space="0"/>
            </w:tcBorders>
            <w:noWrap w:val="0"/>
            <w:vAlign w:val="top"/>
          </w:tcPr>
          <w:p w14:paraId="25C0D440">
            <w:pPr>
              <w:pStyle w:val="42"/>
              <w:keepNext/>
              <w:keepLines/>
              <w:spacing w:after="0" w:line="240" w:lineRule="auto"/>
              <w:ind w:left="0"/>
              <w:rPr>
                <w:rFonts w:ascii="Times New Roman" w:hAnsi="Times New Roman"/>
              </w:rPr>
            </w:pPr>
            <w:r>
              <w:rPr>
                <w:rFonts w:ascii="Times New Roman" w:hAnsi="Times New Roman"/>
              </w:rPr>
              <w:t>Итого:</w:t>
            </w:r>
          </w:p>
        </w:tc>
        <w:tc>
          <w:tcPr>
            <w:tcW w:w="851" w:type="dxa"/>
            <w:tcBorders>
              <w:top w:val="single" w:color="auto" w:sz="4" w:space="0"/>
              <w:left w:val="single" w:color="auto" w:sz="4" w:space="0"/>
              <w:bottom w:val="single" w:color="auto" w:sz="4" w:space="0"/>
              <w:right w:val="single" w:color="auto" w:sz="4" w:space="0"/>
            </w:tcBorders>
            <w:noWrap w:val="0"/>
            <w:vAlign w:val="top"/>
          </w:tcPr>
          <w:p w14:paraId="19F0F09F">
            <w:pPr>
              <w:pStyle w:val="42"/>
              <w:keepNext/>
              <w:keepLines/>
              <w:spacing w:after="0" w:line="240" w:lineRule="auto"/>
              <w:ind w:left="0"/>
              <w:rPr>
                <w:rFonts w:hint="eastAsia" w:ascii="Times New Roman" w:hAnsi="Times New Roman" w:eastAsia="宋体"/>
                <w:lang w:val="en-US" w:eastAsia="zh-CN"/>
              </w:rPr>
            </w:pPr>
            <w:ins w:id="239" w:author="Felix阿星" w:date="2026-06-17T11:07:21Z">
              <w:r>
                <w:rPr>
                  <w:rFonts w:hint="eastAsia" w:ascii="Times New Roman" w:hAnsi="Times New Roman" w:eastAsia="宋体"/>
                  <w:highlight w:val="yellow"/>
                  <w:lang w:val="en-US" w:eastAsia="zh-CN"/>
                  <w:rPrChange w:id="240" w:author="Felix阿星" w:date="2026-06-17T11:07:53Z">
                    <w:rPr>
                      <w:rFonts w:hint="eastAsia" w:ascii="Times New Roman" w:hAnsi="Times New Roman" w:eastAsia="宋体"/>
                      <w:lang w:val="en-US" w:eastAsia="zh-CN"/>
                    </w:rPr>
                  </w:rPrChange>
                </w:rPr>
                <w:t xml:space="preserve"> </w:t>
              </w:r>
            </w:ins>
          </w:p>
        </w:tc>
        <w:tc>
          <w:tcPr>
            <w:tcW w:w="1224" w:type="dxa"/>
            <w:tcBorders>
              <w:top w:val="single" w:color="auto" w:sz="4" w:space="0"/>
              <w:left w:val="single" w:color="auto" w:sz="4" w:space="0"/>
              <w:bottom w:val="single" w:color="auto" w:sz="4" w:space="0"/>
              <w:right w:val="single" w:color="auto" w:sz="4" w:space="0"/>
            </w:tcBorders>
            <w:noWrap w:val="0"/>
            <w:vAlign w:val="top"/>
          </w:tcPr>
          <w:p w14:paraId="10A50291">
            <w:pPr>
              <w:keepNext/>
              <w:keepLines/>
              <w:rPr>
                <w:rFonts w:hint="eastAsia" w:ascii="Times New Roman" w:hAnsi="Times New Roman" w:eastAsia="宋体" w:cs="Times New Roman"/>
                <w:sz w:val="22"/>
                <w:szCs w:val="22"/>
                <w:lang w:val="en-US" w:eastAsia="zh-CN"/>
              </w:rPr>
            </w:pPr>
            <w:ins w:id="242" w:author="Felix阿星" w:date="2026-06-17T11:07:22Z">
              <w:r>
                <w:rPr>
                  <w:rFonts w:hint="eastAsia" w:ascii="Times New Roman" w:hAnsi="Times New Roman" w:cs="Times New Roman"/>
                  <w:sz w:val="22"/>
                  <w:szCs w:val="22"/>
                  <w:highlight w:val="yellow"/>
                  <w:lang w:val="en-US" w:eastAsia="zh-CN"/>
                  <w:rPrChange w:id="243" w:author="Felix阿星" w:date="2026-06-17T11:07:50Z">
                    <w:rPr>
                      <w:rFonts w:hint="eastAsia" w:ascii="Times New Roman" w:hAnsi="Times New Roman" w:cs="Times New Roman"/>
                      <w:sz w:val="22"/>
                      <w:szCs w:val="22"/>
                      <w:lang w:val="en-US" w:eastAsia="zh-CN"/>
                    </w:rPr>
                  </w:rPrChange>
                </w:rPr>
                <w:t xml:space="preserve"> </w:t>
              </w:r>
            </w:ins>
          </w:p>
        </w:tc>
        <w:tc>
          <w:tcPr>
            <w:tcW w:w="1438" w:type="dxa"/>
            <w:tcBorders>
              <w:top w:val="single" w:color="auto" w:sz="4" w:space="0"/>
              <w:left w:val="single" w:color="auto" w:sz="4" w:space="0"/>
              <w:bottom w:val="single" w:color="auto" w:sz="4" w:space="0"/>
              <w:right w:val="single" w:color="auto" w:sz="4" w:space="0"/>
            </w:tcBorders>
            <w:noWrap w:val="0"/>
            <w:vAlign w:val="top"/>
          </w:tcPr>
          <w:p w14:paraId="4BF4CF01">
            <w:pPr>
              <w:keepNext/>
              <w:keepLines/>
              <w:jc w:val="center"/>
              <w:rPr>
                <w:rFonts w:hint="eastAsia" w:ascii="Times New Roman" w:hAnsi="Times New Roman" w:eastAsia="宋体" w:cs="Times New Roman"/>
                <w:sz w:val="22"/>
                <w:szCs w:val="22"/>
                <w:lang w:val="en-US" w:eastAsia="zh-CN"/>
              </w:rPr>
            </w:pPr>
            <w:ins w:id="245" w:author="Felix阿星" w:date="2026-06-17T11:07:23Z">
              <w:r>
                <w:rPr>
                  <w:rFonts w:hint="eastAsia" w:ascii="Times New Roman" w:hAnsi="Times New Roman" w:cs="Times New Roman"/>
                  <w:sz w:val="22"/>
                  <w:szCs w:val="22"/>
                  <w:highlight w:val="yellow"/>
                  <w:lang w:val="en-US" w:eastAsia="zh-CN"/>
                  <w:rPrChange w:id="246" w:author="Felix阿星" w:date="2026-06-17T11:07:45Z">
                    <w:rPr>
                      <w:rFonts w:hint="eastAsia" w:ascii="Times New Roman" w:hAnsi="Times New Roman" w:cs="Times New Roman"/>
                      <w:sz w:val="22"/>
                      <w:szCs w:val="22"/>
                      <w:lang w:val="en-US" w:eastAsia="zh-CN"/>
                    </w:rPr>
                  </w:rPrChange>
                </w:rPr>
                <w:t xml:space="preserve"> </w:t>
              </w:r>
            </w:ins>
          </w:p>
        </w:tc>
        <w:tc>
          <w:tcPr>
            <w:tcW w:w="1684" w:type="dxa"/>
            <w:tcBorders>
              <w:top w:val="single" w:color="auto" w:sz="4" w:space="0"/>
              <w:left w:val="single" w:color="auto" w:sz="4" w:space="0"/>
              <w:bottom w:val="single" w:color="auto" w:sz="4" w:space="0"/>
              <w:right w:val="single" w:color="auto" w:sz="4" w:space="0"/>
            </w:tcBorders>
            <w:noWrap w:val="0"/>
            <w:vAlign w:val="top"/>
          </w:tcPr>
          <w:p w14:paraId="0DEE313D">
            <w:pPr>
              <w:keepNext/>
              <w:keepLines/>
              <w:autoSpaceDE w:val="0"/>
              <w:autoSpaceDN w:val="0"/>
              <w:adjustRightInd w:val="0"/>
              <w:rPr>
                <w:rFonts w:ascii="Times New Roman" w:hAnsi="Times New Roman" w:cs="Times New Roman"/>
                <w:sz w:val="22"/>
                <w:szCs w:val="22"/>
                <w:lang w:val="en-US"/>
              </w:rPr>
            </w:pPr>
            <w:r>
              <w:rPr>
                <w:rFonts w:ascii="Times New Roman" w:hAnsi="Times New Roman" w:cs="Times New Roman"/>
                <w:sz w:val="22"/>
                <w:szCs w:val="22"/>
              </w:rPr>
              <w:t xml:space="preserve"> </w:t>
            </w:r>
            <w:r>
              <w:rPr>
                <w:rFonts w:ascii="Times New Roman" w:hAnsi="Times New Roman" w:cs="Times New Roman"/>
                <w:sz w:val="22"/>
                <w:szCs w:val="22"/>
                <w:lang w:val="en-US"/>
              </w:rPr>
              <w:t>Total:</w:t>
            </w:r>
          </w:p>
        </w:tc>
        <w:tc>
          <w:tcPr>
            <w:tcW w:w="851" w:type="dxa"/>
            <w:tcBorders>
              <w:top w:val="single" w:color="auto" w:sz="4" w:space="0"/>
              <w:left w:val="single" w:color="auto" w:sz="4" w:space="0"/>
              <w:bottom w:val="single" w:color="auto" w:sz="4" w:space="0"/>
              <w:right w:val="single" w:color="auto" w:sz="4" w:space="0"/>
            </w:tcBorders>
            <w:noWrap w:val="0"/>
            <w:vAlign w:val="top"/>
          </w:tcPr>
          <w:p w14:paraId="08EE000E">
            <w:pPr>
              <w:pStyle w:val="42"/>
              <w:keepNext/>
              <w:keepLines/>
              <w:spacing w:after="0" w:line="240" w:lineRule="auto"/>
              <w:ind w:left="0"/>
              <w:rPr>
                <w:rFonts w:hint="eastAsia" w:ascii="Times New Roman" w:hAnsi="Times New Roman" w:eastAsia="宋体"/>
                <w:lang w:val="en-US" w:eastAsia="zh-CN"/>
              </w:rPr>
            </w:pPr>
            <w:ins w:id="248" w:author="Felix阿星" w:date="2026-06-17T11:07:25Z">
              <w:r>
                <w:rPr>
                  <w:rFonts w:hint="eastAsia" w:ascii="Times New Roman" w:hAnsi="Times New Roman" w:eastAsia="宋体"/>
                  <w:highlight w:val="yellow"/>
                  <w:lang w:val="en-US" w:eastAsia="zh-CN"/>
                  <w:rPrChange w:id="249" w:author="Felix阿星" w:date="2026-06-17T11:07:42Z">
                    <w:rPr>
                      <w:rFonts w:hint="eastAsia" w:ascii="Times New Roman" w:hAnsi="Times New Roman" w:eastAsia="宋体"/>
                      <w:lang w:val="en-US" w:eastAsia="zh-CN"/>
                    </w:rPr>
                  </w:rPrChange>
                </w:rPr>
                <w:t xml:space="preserve"> </w:t>
              </w:r>
            </w:ins>
          </w:p>
        </w:tc>
        <w:tc>
          <w:tcPr>
            <w:tcW w:w="1139" w:type="dxa"/>
            <w:tcBorders>
              <w:top w:val="single" w:color="auto" w:sz="4" w:space="0"/>
              <w:left w:val="single" w:color="auto" w:sz="4" w:space="0"/>
              <w:bottom w:val="single" w:color="auto" w:sz="4" w:space="0"/>
              <w:right w:val="single" w:color="auto" w:sz="4" w:space="0"/>
            </w:tcBorders>
            <w:noWrap w:val="0"/>
            <w:vAlign w:val="top"/>
          </w:tcPr>
          <w:p w14:paraId="4F8EFD9E">
            <w:pPr>
              <w:keepNext/>
              <w:keepLines/>
              <w:rPr>
                <w:rFonts w:hint="eastAsia" w:ascii="Times New Roman" w:hAnsi="Times New Roman" w:eastAsia="宋体" w:cs="Times New Roman"/>
                <w:sz w:val="22"/>
                <w:szCs w:val="22"/>
                <w:lang w:val="en-US" w:eastAsia="zh-CN"/>
              </w:rPr>
            </w:pPr>
            <w:ins w:id="251" w:author="Felix阿星" w:date="2026-06-17T11:07:26Z">
              <w:r>
                <w:rPr>
                  <w:rFonts w:hint="eastAsia" w:ascii="Times New Roman" w:hAnsi="Times New Roman" w:cs="Times New Roman"/>
                  <w:sz w:val="22"/>
                  <w:szCs w:val="22"/>
                  <w:highlight w:val="yellow"/>
                  <w:lang w:val="en-US" w:eastAsia="zh-CN"/>
                  <w:rPrChange w:id="252" w:author="Felix阿星" w:date="2026-06-17T11:07:38Z">
                    <w:rPr>
                      <w:rFonts w:hint="eastAsia" w:ascii="Times New Roman" w:hAnsi="Times New Roman" w:cs="Times New Roman"/>
                      <w:sz w:val="22"/>
                      <w:szCs w:val="22"/>
                      <w:lang w:val="en-US" w:eastAsia="zh-CN"/>
                    </w:rPr>
                  </w:rPrChange>
                </w:rPr>
                <w:t xml:space="preserve"> </w:t>
              </w:r>
            </w:ins>
          </w:p>
        </w:tc>
        <w:tc>
          <w:tcPr>
            <w:tcW w:w="1272" w:type="dxa"/>
            <w:gridSpan w:val="3"/>
            <w:tcBorders>
              <w:top w:val="single" w:color="auto" w:sz="4" w:space="0"/>
              <w:left w:val="single" w:color="auto" w:sz="4" w:space="0"/>
              <w:bottom w:val="single" w:color="auto" w:sz="4" w:space="0"/>
              <w:right w:val="single" w:color="auto" w:sz="4" w:space="0"/>
            </w:tcBorders>
            <w:noWrap w:val="0"/>
            <w:vAlign w:val="top"/>
          </w:tcPr>
          <w:p w14:paraId="47077584">
            <w:pPr>
              <w:keepNext/>
              <w:keepLines/>
              <w:rPr>
                <w:rFonts w:hint="eastAsia" w:ascii="Times New Roman" w:hAnsi="Times New Roman" w:eastAsia="宋体" w:cs="Times New Roman"/>
                <w:sz w:val="22"/>
                <w:szCs w:val="22"/>
                <w:lang w:val="en-US" w:eastAsia="zh-CN"/>
              </w:rPr>
            </w:pPr>
            <w:ins w:id="254" w:author="Felix阿星" w:date="2026-06-17T11:07:27Z">
              <w:r>
                <w:rPr>
                  <w:rFonts w:hint="eastAsia" w:ascii="Times New Roman" w:hAnsi="Times New Roman" w:cs="Times New Roman"/>
                  <w:sz w:val="22"/>
                  <w:szCs w:val="22"/>
                  <w:highlight w:val="yellow"/>
                  <w:lang w:val="en-US" w:eastAsia="zh-CN"/>
                  <w:rPrChange w:id="255" w:author="Felix阿星" w:date="2026-06-17T11:07:32Z">
                    <w:rPr>
                      <w:rFonts w:hint="eastAsia" w:ascii="Times New Roman" w:hAnsi="Times New Roman" w:cs="Times New Roman"/>
                      <w:sz w:val="22"/>
                      <w:szCs w:val="22"/>
                      <w:lang w:val="en-US" w:eastAsia="zh-CN"/>
                    </w:rPr>
                  </w:rPrChange>
                </w:rPr>
                <w:t xml:space="preserve"> </w:t>
              </w:r>
            </w:ins>
          </w:p>
        </w:tc>
      </w:tr>
      <w:tr w14:paraId="308E8EFB">
        <w:tblPrEx>
          <w:tblCellMar>
            <w:top w:w="0" w:type="dxa"/>
            <w:left w:w="108" w:type="dxa"/>
            <w:bottom w:w="0" w:type="dxa"/>
            <w:right w:w="108" w:type="dxa"/>
          </w:tblCellMar>
        </w:tblPrEx>
        <w:tc>
          <w:tcPr>
            <w:tcW w:w="5362" w:type="dxa"/>
            <w:gridSpan w:val="4"/>
            <w:tcBorders>
              <w:top w:val="single" w:color="auto" w:sz="4" w:space="0"/>
              <w:left w:val="single" w:color="auto" w:sz="4" w:space="0"/>
              <w:bottom w:val="single" w:color="auto" w:sz="4" w:space="0"/>
              <w:right w:val="single" w:color="auto" w:sz="4" w:space="0"/>
            </w:tcBorders>
            <w:noWrap w:val="0"/>
            <w:vAlign w:val="top"/>
          </w:tcPr>
          <w:p w14:paraId="67B9043D">
            <w:pPr>
              <w:keepNext/>
              <w:keepLines/>
              <w:contextualSpacing/>
              <w:rPr>
                <w:rFonts w:ascii="Times New Roman" w:hAnsi="Times New Roman" w:cs="Times New Roman"/>
                <w:sz w:val="22"/>
                <w:szCs w:val="22"/>
                <w:u w:val="single"/>
              </w:rPr>
            </w:pPr>
            <w:r>
              <w:rPr>
                <w:rFonts w:ascii="Times New Roman" w:hAnsi="Times New Roman" w:cs="Times New Roman"/>
                <w:b/>
                <w:sz w:val="22"/>
                <w:szCs w:val="22"/>
                <w:u w:val="single"/>
              </w:rPr>
              <w:t>2. Комплект поставки (включено в стоимость):</w:t>
            </w:r>
          </w:p>
        </w:tc>
        <w:tc>
          <w:tcPr>
            <w:tcW w:w="4946" w:type="dxa"/>
            <w:gridSpan w:val="6"/>
            <w:tcBorders>
              <w:top w:val="single" w:color="auto" w:sz="4" w:space="0"/>
              <w:left w:val="single" w:color="auto" w:sz="4" w:space="0"/>
              <w:bottom w:val="single" w:color="auto" w:sz="4" w:space="0"/>
              <w:right w:val="single" w:color="auto" w:sz="4" w:space="0"/>
            </w:tcBorders>
            <w:noWrap w:val="0"/>
            <w:vAlign w:val="top"/>
          </w:tcPr>
          <w:p w14:paraId="2DEABB31">
            <w:pPr>
              <w:keepNext/>
              <w:keepLines/>
              <w:ind w:right="96"/>
              <w:contextualSpacing/>
              <w:rPr>
                <w:rFonts w:ascii="Times New Roman" w:hAnsi="Times New Roman" w:cs="Times New Roman"/>
                <w:sz w:val="22"/>
                <w:szCs w:val="22"/>
                <w:u w:val="single"/>
                <w:lang w:val="en-US"/>
              </w:rPr>
            </w:pPr>
            <w:r>
              <w:rPr>
                <w:rFonts w:ascii="Times New Roman" w:hAnsi="Times New Roman" w:eastAsia="MS Mincho" w:cs="Times New Roman"/>
                <w:b/>
                <w:sz w:val="22"/>
                <w:szCs w:val="22"/>
                <w:u w:val="single"/>
                <w:lang w:val="en-US" w:eastAsia="ja-JP"/>
              </w:rPr>
              <w:t>2.Package Includes (included in the amount):</w:t>
            </w:r>
          </w:p>
        </w:tc>
      </w:tr>
      <w:tr w14:paraId="33EAB882">
        <w:tblPrEx>
          <w:tblCellMar>
            <w:top w:w="0" w:type="dxa"/>
            <w:left w:w="108" w:type="dxa"/>
            <w:bottom w:w="0" w:type="dxa"/>
            <w:right w:w="108" w:type="dxa"/>
          </w:tblCellMar>
        </w:tblPrEx>
        <w:tc>
          <w:tcPr>
            <w:tcW w:w="5362" w:type="dxa"/>
            <w:gridSpan w:val="4"/>
            <w:tcBorders>
              <w:top w:val="single" w:color="auto" w:sz="4" w:space="0"/>
              <w:left w:val="single" w:color="auto" w:sz="4" w:space="0"/>
              <w:bottom w:val="single" w:color="auto" w:sz="4" w:space="0"/>
              <w:right w:val="single" w:color="auto" w:sz="4" w:space="0"/>
            </w:tcBorders>
            <w:noWrap w:val="0"/>
            <w:vAlign w:val="top"/>
          </w:tcPr>
          <w:p w14:paraId="398A2C4A">
            <w:pPr>
              <w:keepNext/>
              <w:keepLines/>
              <w:contextualSpacing/>
              <w:rPr>
                <w:rFonts w:hint="default" w:ascii="Times New Roman" w:hAnsi="Times New Roman" w:eastAsia="宋体" w:cs="Times New Roman"/>
                <w:sz w:val="22"/>
                <w:szCs w:val="22"/>
                <w:highlight w:val="yellow"/>
                <w:lang w:val="en-US" w:eastAsia="zh-CN"/>
                <w:rPrChange w:id="257" w:author="Felix阿星" w:date="2026-06-17T11:08:18Z">
                  <w:rPr>
                    <w:rFonts w:hint="default" w:ascii="Times New Roman" w:hAnsi="Times New Roman" w:eastAsia="宋体" w:cs="Times New Roman"/>
                    <w:sz w:val="22"/>
                    <w:szCs w:val="22"/>
                    <w:lang w:val="en-US" w:eastAsia="zh-CN"/>
                  </w:rPr>
                </w:rPrChange>
              </w:rPr>
            </w:pPr>
            <w:r>
              <w:rPr>
                <w:rFonts w:ascii="Times New Roman" w:hAnsi="Times New Roman" w:cs="Times New Roman"/>
                <w:b/>
                <w:sz w:val="22"/>
                <w:szCs w:val="22"/>
                <w:highlight w:val="yellow"/>
                <w:lang w:val="en-US"/>
                <w:rPrChange w:id="258" w:author="Felix阿星" w:date="2026-06-17T11:08:18Z">
                  <w:rPr>
                    <w:rFonts w:ascii="Times New Roman" w:hAnsi="Times New Roman" w:cs="Times New Roman"/>
                    <w:b/>
                    <w:sz w:val="22"/>
                    <w:szCs w:val="22"/>
                    <w:lang w:val="en-US"/>
                  </w:rPr>
                </w:rPrChange>
              </w:rPr>
              <w:t xml:space="preserve"> </w:t>
            </w:r>
            <w:ins w:id="259" w:author="Felix阿星" w:date="2026-06-17T11:08:07Z">
              <w:r>
                <w:rPr>
                  <w:rFonts w:hint="eastAsia" w:ascii="Times New Roman" w:hAnsi="Times New Roman" w:cs="Times New Roman"/>
                  <w:b/>
                  <w:sz w:val="22"/>
                  <w:szCs w:val="22"/>
                  <w:highlight w:val="yellow"/>
                  <w:lang w:val="en-US" w:eastAsia="zh-CN"/>
                  <w:rPrChange w:id="260" w:author="Felix阿星" w:date="2026-06-17T11:08:18Z">
                    <w:rPr>
                      <w:rFonts w:hint="eastAsia" w:ascii="Times New Roman" w:hAnsi="Times New Roman" w:cs="Times New Roman"/>
                      <w:b/>
                      <w:sz w:val="22"/>
                      <w:szCs w:val="22"/>
                      <w:lang w:val="en-US" w:eastAsia="zh-CN"/>
                    </w:rPr>
                  </w:rPrChange>
                </w:rPr>
                <w:t xml:space="preserve">   </w:t>
              </w:r>
            </w:ins>
            <w:ins w:id="262" w:author="Felix阿星" w:date="2026-06-17T11:08:08Z">
              <w:r>
                <w:rPr>
                  <w:rFonts w:hint="eastAsia" w:ascii="Times New Roman" w:hAnsi="Times New Roman" w:cs="Times New Roman"/>
                  <w:b/>
                  <w:sz w:val="22"/>
                  <w:szCs w:val="22"/>
                  <w:highlight w:val="yellow"/>
                  <w:lang w:val="en-US" w:eastAsia="zh-CN"/>
                  <w:rPrChange w:id="263" w:author="Felix阿星" w:date="2026-06-17T11:08:18Z">
                    <w:rPr>
                      <w:rFonts w:hint="eastAsia" w:ascii="Times New Roman" w:hAnsi="Times New Roman" w:cs="Times New Roman"/>
                      <w:b/>
                      <w:sz w:val="22"/>
                      <w:szCs w:val="22"/>
                      <w:lang w:val="en-US" w:eastAsia="zh-CN"/>
                    </w:rPr>
                  </w:rPrChange>
                </w:rPr>
                <w:t xml:space="preserve"> </w:t>
              </w:r>
            </w:ins>
          </w:p>
          <w:p w14:paraId="347040C0">
            <w:pPr>
              <w:keepNext/>
              <w:keepLines/>
              <w:jc w:val="both"/>
              <w:rPr>
                <w:rFonts w:ascii="Times New Roman" w:hAnsi="Times New Roman" w:cs="Times New Roman"/>
                <w:sz w:val="22"/>
                <w:szCs w:val="22"/>
                <w:lang w:val="en-US"/>
              </w:rPr>
            </w:pPr>
          </w:p>
        </w:tc>
        <w:tc>
          <w:tcPr>
            <w:tcW w:w="4946" w:type="dxa"/>
            <w:gridSpan w:val="6"/>
            <w:tcBorders>
              <w:top w:val="single" w:color="auto" w:sz="4" w:space="0"/>
              <w:left w:val="single" w:color="auto" w:sz="4" w:space="0"/>
              <w:bottom w:val="single" w:color="auto" w:sz="4" w:space="0"/>
              <w:right w:val="single" w:color="auto" w:sz="4" w:space="0"/>
            </w:tcBorders>
            <w:noWrap w:val="0"/>
            <w:vAlign w:val="top"/>
          </w:tcPr>
          <w:p w14:paraId="33144AA4">
            <w:pPr>
              <w:keepNext/>
              <w:keepLines/>
              <w:rPr>
                <w:rFonts w:hint="default" w:ascii="Times New Roman" w:hAnsi="Times New Roman" w:eastAsia="宋体" w:cs="Times New Roman"/>
                <w:b/>
                <w:sz w:val="22"/>
                <w:szCs w:val="22"/>
                <w:lang w:val="en-US" w:eastAsia="zh-CN"/>
              </w:rPr>
            </w:pPr>
            <w:ins w:id="265" w:author="Felix阿星" w:date="2026-06-17T11:08:09Z">
              <w:r>
                <w:rPr>
                  <w:rFonts w:hint="eastAsia" w:ascii="Times New Roman" w:hAnsi="Times New Roman" w:cs="Times New Roman"/>
                  <w:b/>
                  <w:sz w:val="22"/>
                  <w:szCs w:val="22"/>
                  <w:highlight w:val="yellow"/>
                  <w:lang w:val="en-US" w:eastAsia="zh-CN"/>
                  <w:rPrChange w:id="266" w:author="Felix阿星" w:date="2026-06-17T11:08:14Z">
                    <w:rPr>
                      <w:rFonts w:hint="eastAsia" w:ascii="Times New Roman" w:hAnsi="Times New Roman" w:cs="Times New Roman"/>
                      <w:b/>
                      <w:sz w:val="22"/>
                      <w:szCs w:val="22"/>
                      <w:lang w:val="en-US" w:eastAsia="zh-CN"/>
                    </w:rPr>
                  </w:rPrChange>
                </w:rPr>
                <w:t xml:space="preserve">     </w:t>
              </w:r>
            </w:ins>
          </w:p>
        </w:tc>
      </w:tr>
      <w:tr w14:paraId="59B43FDA">
        <w:tblPrEx>
          <w:tblCellMar>
            <w:top w:w="0" w:type="dxa"/>
            <w:left w:w="108" w:type="dxa"/>
            <w:bottom w:w="0" w:type="dxa"/>
            <w:right w:w="108" w:type="dxa"/>
          </w:tblCellMar>
        </w:tblPrEx>
        <w:tc>
          <w:tcPr>
            <w:tcW w:w="5362" w:type="dxa"/>
            <w:gridSpan w:val="4"/>
            <w:tcBorders>
              <w:top w:val="single" w:color="auto" w:sz="4" w:space="0"/>
              <w:left w:val="single" w:color="auto" w:sz="4" w:space="0"/>
              <w:bottom w:val="single" w:color="auto" w:sz="4" w:space="0"/>
              <w:right w:val="single" w:color="auto" w:sz="4" w:space="0"/>
            </w:tcBorders>
            <w:noWrap w:val="0"/>
            <w:vAlign w:val="top"/>
          </w:tcPr>
          <w:p w14:paraId="45C9FEC0">
            <w:pPr>
              <w:keepNext/>
              <w:keepLines/>
              <w:contextualSpacing/>
              <w:jc w:val="both"/>
              <w:rPr>
                <w:rFonts w:ascii="Times New Roman" w:hAnsi="Times New Roman" w:cs="Times New Roman"/>
                <w:sz w:val="22"/>
                <w:szCs w:val="22"/>
              </w:rPr>
            </w:pPr>
            <w:r>
              <w:rPr>
                <w:rFonts w:ascii="Times New Roman" w:hAnsi="Times New Roman" w:cs="Times New Roman"/>
                <w:b/>
                <w:sz w:val="22"/>
                <w:szCs w:val="22"/>
                <w:u w:val="single"/>
                <w:lang w:eastAsia="lt-LT"/>
              </w:rPr>
              <w:t>3. Итого общая цена Товара по настоящему Приложению:</w:t>
            </w:r>
          </w:p>
          <w:p w14:paraId="28452F55">
            <w:pPr>
              <w:keepNext/>
              <w:keepLines/>
              <w:contextualSpacing/>
              <w:jc w:val="both"/>
              <w:rPr>
                <w:rFonts w:ascii="Times New Roman" w:hAnsi="Times New Roman" w:cs="Times New Roman"/>
                <w:b/>
                <w:bCs/>
                <w:sz w:val="22"/>
                <w:szCs w:val="22"/>
                <w:lang w:val="en-US"/>
              </w:rPr>
            </w:pPr>
            <w:r>
              <w:rPr>
                <w:rFonts w:ascii="Times New Roman" w:hAnsi="Times New Roman" w:cs="Times New Roman"/>
                <w:sz w:val="22"/>
                <w:szCs w:val="22"/>
                <w:highlight w:val="yellow"/>
                <w:lang w:val="en-US"/>
                <w:rPrChange w:id="268" w:author="Felix阿星" w:date="2026-06-17T11:08:25Z">
                  <w:rPr>
                    <w:rFonts w:ascii="Times New Roman" w:hAnsi="Times New Roman" w:cs="Times New Roman"/>
                    <w:sz w:val="22"/>
                    <w:szCs w:val="22"/>
                    <w:lang w:val="en-US"/>
                  </w:rPr>
                </w:rPrChange>
              </w:rPr>
              <w:t>_____________</w:t>
            </w:r>
            <w:r>
              <w:rPr>
                <w:rFonts w:ascii="Times New Roman" w:hAnsi="Times New Roman" w:cs="Times New Roman"/>
                <w:sz w:val="22"/>
                <w:szCs w:val="22"/>
                <w:lang w:val="en-US"/>
              </w:rPr>
              <w:t xml:space="preserve"> (</w:t>
            </w:r>
            <w:r>
              <w:rPr>
                <w:rFonts w:ascii="Times New Roman" w:hAnsi="Times New Roman" w:cs="Times New Roman"/>
                <w:sz w:val="22"/>
                <w:szCs w:val="22"/>
                <w:highlight w:val="yellow"/>
                <w:lang w:val="en-US"/>
                <w:rPrChange w:id="269" w:author="Felix阿星" w:date="2026-06-17T11:08:29Z">
                  <w:rPr>
                    <w:rFonts w:ascii="Times New Roman" w:hAnsi="Times New Roman" w:cs="Times New Roman"/>
                    <w:sz w:val="22"/>
                    <w:szCs w:val="22"/>
                    <w:lang w:val="en-US"/>
                  </w:rPr>
                </w:rPrChange>
              </w:rPr>
              <w:t>____________</w:t>
            </w:r>
            <w:r>
              <w:rPr>
                <w:rFonts w:ascii="Times New Roman" w:hAnsi="Times New Roman" w:cs="Times New Roman"/>
                <w:sz w:val="22"/>
                <w:szCs w:val="22"/>
                <w:lang w:val="en-US"/>
              </w:rPr>
              <w:t xml:space="preserve">) </w:t>
            </w:r>
            <w:r>
              <w:rPr>
                <w:rFonts w:ascii="Times New Roman" w:hAnsi="Times New Roman" w:cs="Times New Roman"/>
                <w:sz w:val="22"/>
                <w:szCs w:val="22"/>
              </w:rPr>
              <w:t>юаней КНР</w:t>
            </w:r>
            <w:r>
              <w:rPr>
                <w:rFonts w:ascii="Times New Roman" w:hAnsi="Times New Roman" w:cs="Times New Roman"/>
                <w:sz w:val="22"/>
                <w:szCs w:val="22"/>
                <w:lang w:val="en-US"/>
              </w:rPr>
              <w:t xml:space="preserve"> 00 </w:t>
            </w:r>
            <w:r>
              <w:rPr>
                <w:rFonts w:ascii="Times New Roman" w:hAnsi="Times New Roman" w:cs="Times New Roman"/>
                <w:sz w:val="22"/>
                <w:szCs w:val="22"/>
              </w:rPr>
              <w:t>фэней</w:t>
            </w:r>
            <w:r>
              <w:rPr>
                <w:rFonts w:ascii="Times New Roman" w:hAnsi="Times New Roman" w:cs="Times New Roman"/>
                <w:sz w:val="22"/>
                <w:szCs w:val="22"/>
                <w:lang w:val="en-US"/>
              </w:rPr>
              <w:t xml:space="preserve">. </w:t>
            </w:r>
          </w:p>
        </w:tc>
        <w:tc>
          <w:tcPr>
            <w:tcW w:w="4946" w:type="dxa"/>
            <w:gridSpan w:val="6"/>
            <w:tcBorders>
              <w:top w:val="single" w:color="auto" w:sz="4" w:space="0"/>
              <w:left w:val="single" w:color="auto" w:sz="4" w:space="0"/>
              <w:bottom w:val="single" w:color="auto" w:sz="4" w:space="0"/>
              <w:right w:val="single" w:color="auto" w:sz="4" w:space="0"/>
            </w:tcBorders>
            <w:noWrap w:val="0"/>
            <w:vAlign w:val="top"/>
          </w:tcPr>
          <w:p w14:paraId="2DCBFCB6">
            <w:pPr>
              <w:keepNext/>
              <w:keepLines/>
              <w:contextualSpacing/>
              <w:jc w:val="both"/>
              <w:rPr>
                <w:rFonts w:ascii="Times New Roman" w:hAnsi="Times New Roman" w:cs="Times New Roman"/>
                <w:sz w:val="22"/>
                <w:szCs w:val="22"/>
                <w:lang w:val="en-US"/>
              </w:rPr>
            </w:pPr>
            <w:r>
              <w:rPr>
                <w:rFonts w:ascii="Times New Roman" w:hAnsi="Times New Roman" w:cs="Times New Roman"/>
                <w:b/>
                <w:sz w:val="22"/>
                <w:szCs w:val="22"/>
                <w:u w:val="single"/>
                <w:lang w:val="en-US"/>
              </w:rPr>
              <w:t>3. The total price of the Goods under this Appendix:</w:t>
            </w:r>
          </w:p>
          <w:p w14:paraId="4AFD0763">
            <w:pPr>
              <w:keepNext/>
              <w:keepLines/>
              <w:contextualSpacing/>
              <w:jc w:val="both"/>
              <w:rPr>
                <w:rFonts w:ascii="Times New Roman" w:hAnsi="Times New Roman" w:cs="Times New Roman"/>
                <w:bCs/>
                <w:sz w:val="22"/>
                <w:szCs w:val="22"/>
                <w:lang w:val="en-US"/>
              </w:rPr>
            </w:pPr>
            <w:r>
              <w:rPr>
                <w:rFonts w:ascii="Times New Roman" w:hAnsi="Times New Roman" w:cs="Times New Roman"/>
                <w:sz w:val="22"/>
                <w:szCs w:val="22"/>
                <w:highlight w:val="yellow"/>
                <w:lang w:val="en-US"/>
                <w:rPrChange w:id="270" w:author="Felix阿星" w:date="2026-06-17T11:08:33Z">
                  <w:rPr>
                    <w:rFonts w:ascii="Times New Roman" w:hAnsi="Times New Roman" w:cs="Times New Roman"/>
                    <w:sz w:val="22"/>
                    <w:szCs w:val="22"/>
                    <w:lang w:val="en-US"/>
                  </w:rPr>
                </w:rPrChange>
              </w:rPr>
              <w:t xml:space="preserve">___________ </w:t>
            </w:r>
            <w:r>
              <w:rPr>
                <w:rFonts w:ascii="Times New Roman" w:hAnsi="Times New Roman" w:cs="Times New Roman"/>
                <w:sz w:val="22"/>
                <w:szCs w:val="22"/>
                <w:lang w:val="en-US"/>
              </w:rPr>
              <w:t>(</w:t>
            </w:r>
            <w:r>
              <w:rPr>
                <w:rFonts w:ascii="Times New Roman" w:hAnsi="Times New Roman" w:cs="Times New Roman"/>
                <w:sz w:val="22"/>
                <w:szCs w:val="22"/>
                <w:highlight w:val="yellow"/>
                <w:lang w:val="en-US"/>
                <w:rPrChange w:id="271" w:author="Felix阿星" w:date="2026-06-17T11:08:37Z">
                  <w:rPr>
                    <w:rFonts w:ascii="Times New Roman" w:hAnsi="Times New Roman" w:cs="Times New Roman"/>
                    <w:sz w:val="22"/>
                    <w:szCs w:val="22"/>
                    <w:lang w:val="en-US"/>
                  </w:rPr>
                </w:rPrChange>
              </w:rPr>
              <w:t>_________________</w:t>
            </w:r>
            <w:r>
              <w:rPr>
                <w:rFonts w:ascii="Times New Roman" w:hAnsi="Times New Roman" w:cs="Times New Roman"/>
                <w:sz w:val="22"/>
                <w:szCs w:val="22"/>
                <w:lang w:val="en-US"/>
              </w:rPr>
              <w:t>) CNY and 00 fens only.</w:t>
            </w:r>
          </w:p>
        </w:tc>
      </w:tr>
      <w:tr w14:paraId="5E7AB8BB">
        <w:tblPrEx>
          <w:tblCellMar>
            <w:top w:w="0" w:type="dxa"/>
            <w:left w:w="108" w:type="dxa"/>
            <w:bottom w:w="0" w:type="dxa"/>
            <w:right w:w="108" w:type="dxa"/>
          </w:tblCellMar>
        </w:tblPrEx>
        <w:tc>
          <w:tcPr>
            <w:tcW w:w="5362" w:type="dxa"/>
            <w:gridSpan w:val="4"/>
            <w:tcBorders>
              <w:top w:val="single" w:color="auto" w:sz="4" w:space="0"/>
              <w:left w:val="single" w:color="auto" w:sz="4" w:space="0"/>
              <w:bottom w:val="single" w:color="auto" w:sz="4" w:space="0"/>
              <w:right w:val="single" w:color="auto" w:sz="4" w:space="0"/>
            </w:tcBorders>
            <w:noWrap w:val="0"/>
            <w:vAlign w:val="top"/>
          </w:tcPr>
          <w:p w14:paraId="121E498B">
            <w:pPr>
              <w:keepNext/>
              <w:keepLines/>
              <w:contextualSpacing/>
              <w:rPr>
                <w:rFonts w:ascii="Times New Roman" w:hAnsi="Times New Roman" w:cs="Times New Roman"/>
                <w:b/>
                <w:sz w:val="22"/>
                <w:szCs w:val="22"/>
                <w:u w:val="single"/>
                <w:lang w:val="en-US" w:eastAsia="lt-LT"/>
              </w:rPr>
            </w:pPr>
            <w:r>
              <w:rPr>
                <w:rFonts w:ascii="Times New Roman" w:hAnsi="Times New Roman" w:cs="Times New Roman"/>
                <w:b/>
                <w:sz w:val="22"/>
                <w:szCs w:val="22"/>
                <w:u w:val="single"/>
                <w:lang w:val="en-US" w:eastAsia="lt-LT"/>
              </w:rPr>
              <w:t xml:space="preserve">4. </w:t>
            </w:r>
            <w:r>
              <w:rPr>
                <w:rFonts w:ascii="Times New Roman" w:hAnsi="Times New Roman" w:cs="Times New Roman"/>
                <w:b/>
                <w:sz w:val="22"/>
                <w:szCs w:val="22"/>
                <w:u w:val="single"/>
                <w:lang w:eastAsia="lt-LT"/>
              </w:rPr>
              <w:t>Условия</w:t>
            </w:r>
            <w:r>
              <w:rPr>
                <w:rFonts w:ascii="Times New Roman" w:hAnsi="Times New Roman" w:cs="Times New Roman"/>
                <w:b/>
                <w:sz w:val="22"/>
                <w:szCs w:val="22"/>
                <w:u w:val="single"/>
                <w:lang w:val="en-US" w:eastAsia="lt-LT"/>
              </w:rPr>
              <w:t xml:space="preserve"> </w:t>
            </w:r>
            <w:r>
              <w:rPr>
                <w:rFonts w:ascii="Times New Roman" w:hAnsi="Times New Roman" w:cs="Times New Roman"/>
                <w:b/>
                <w:sz w:val="22"/>
                <w:szCs w:val="22"/>
                <w:u w:val="single"/>
                <w:lang w:eastAsia="lt-LT"/>
              </w:rPr>
              <w:t>поставки</w:t>
            </w:r>
            <w:r>
              <w:rPr>
                <w:rFonts w:ascii="Times New Roman" w:hAnsi="Times New Roman" w:cs="Times New Roman"/>
                <w:b/>
                <w:sz w:val="22"/>
                <w:szCs w:val="22"/>
                <w:u w:val="single"/>
                <w:lang w:val="en-US" w:eastAsia="lt-LT"/>
              </w:rPr>
              <w:t xml:space="preserve">: </w:t>
            </w:r>
          </w:p>
          <w:p w14:paraId="1A8AF51A">
            <w:pPr>
              <w:keepNext/>
              <w:keepLines/>
              <w:contextualSpacing/>
              <w:rPr>
                <w:rFonts w:ascii="Times New Roman" w:hAnsi="Times New Roman" w:cs="Times New Roman"/>
                <w:b/>
                <w:sz w:val="22"/>
                <w:szCs w:val="22"/>
                <w:lang w:eastAsia="lt-LT"/>
              </w:rPr>
            </w:pPr>
            <w:r>
              <w:rPr>
                <w:rFonts w:ascii="Times New Roman" w:hAnsi="Times New Roman" w:cs="Times New Roman"/>
                <w:sz w:val="22"/>
                <w:szCs w:val="22"/>
                <w:highlight w:val="yellow"/>
                <w:lang w:val="en-US" w:eastAsia="lt-LT"/>
                <w:rPrChange w:id="272" w:author="Felix阿星" w:date="2026-06-17T11:08:52Z">
                  <w:rPr>
                    <w:rFonts w:ascii="Times New Roman" w:hAnsi="Times New Roman" w:cs="Times New Roman"/>
                    <w:sz w:val="22"/>
                    <w:szCs w:val="22"/>
                    <w:lang w:val="en-US" w:eastAsia="lt-LT"/>
                  </w:rPr>
                </w:rPrChange>
              </w:rPr>
              <w:t>_____</w:t>
            </w:r>
            <w:r>
              <w:rPr>
                <w:rFonts w:ascii="Times New Roman" w:hAnsi="Times New Roman" w:cs="Times New Roman"/>
                <w:sz w:val="22"/>
                <w:szCs w:val="22"/>
                <w:highlight w:val="yellow"/>
                <w:lang w:eastAsia="lt-LT"/>
                <w:rPrChange w:id="273" w:author="Felix阿星" w:date="2026-06-17T11:08:52Z">
                  <w:rPr>
                    <w:rFonts w:ascii="Times New Roman" w:hAnsi="Times New Roman" w:cs="Times New Roman"/>
                    <w:sz w:val="22"/>
                    <w:szCs w:val="22"/>
                    <w:lang w:eastAsia="lt-LT"/>
                  </w:rPr>
                </w:rPrChange>
              </w:rPr>
              <w:t>_____________</w:t>
            </w:r>
            <w:ins w:id="274" w:author="Felix阿星" w:date="2026-06-17T11:08:43Z">
              <w:r>
                <w:rPr>
                  <w:rFonts w:hint="eastAsia" w:ascii="Times New Roman" w:hAnsi="Times New Roman" w:cs="Times New Roman"/>
                  <w:sz w:val="22"/>
                  <w:szCs w:val="22"/>
                  <w:highlight w:val="yellow"/>
                  <w:lang w:val="en-US" w:eastAsia="zh-CN"/>
                  <w:rPrChange w:id="275" w:author="Felix阿星" w:date="2026-06-17T11:08:52Z">
                    <w:rPr>
                      <w:rFonts w:hint="eastAsia" w:ascii="Times New Roman" w:hAnsi="Times New Roman" w:cs="Times New Roman"/>
                      <w:sz w:val="22"/>
                      <w:szCs w:val="22"/>
                      <w:lang w:val="en-US" w:eastAsia="zh-CN"/>
                    </w:rPr>
                  </w:rPrChange>
                </w:rPr>
                <w:t xml:space="preserve"> </w:t>
              </w:r>
            </w:ins>
            <w:ins w:id="277" w:author="Felix阿星" w:date="2026-06-17T11:08:44Z">
              <w:r>
                <w:rPr>
                  <w:rFonts w:hint="eastAsia" w:ascii="Times New Roman" w:hAnsi="Times New Roman" w:cs="Times New Roman"/>
                  <w:sz w:val="22"/>
                  <w:szCs w:val="22"/>
                  <w:highlight w:val="yellow"/>
                  <w:lang w:val="en-US" w:eastAsia="zh-CN"/>
                  <w:rPrChange w:id="278" w:author="Felix阿星" w:date="2026-06-17T11:08:52Z">
                    <w:rPr>
                      <w:rFonts w:hint="eastAsia" w:ascii="Times New Roman" w:hAnsi="Times New Roman" w:cs="Times New Roman"/>
                      <w:sz w:val="22"/>
                      <w:szCs w:val="22"/>
                      <w:lang w:val="en-US" w:eastAsia="zh-CN"/>
                    </w:rPr>
                  </w:rPrChange>
                </w:rPr>
                <w:t xml:space="preserve">  </w:t>
              </w:r>
            </w:ins>
            <w:r>
              <w:rPr>
                <w:rFonts w:ascii="Times New Roman" w:hAnsi="Times New Roman" w:cs="Times New Roman"/>
                <w:sz w:val="22"/>
                <w:szCs w:val="22"/>
                <w:highlight w:val="yellow"/>
                <w:lang w:eastAsia="lt-LT"/>
                <w:rPrChange w:id="280" w:author="Felix阿星" w:date="2026-06-17T11:08:52Z">
                  <w:rPr>
                    <w:rFonts w:ascii="Times New Roman" w:hAnsi="Times New Roman" w:cs="Times New Roman"/>
                    <w:sz w:val="22"/>
                    <w:szCs w:val="22"/>
                    <w:lang w:eastAsia="lt-LT"/>
                  </w:rPr>
                </w:rPrChange>
              </w:rPr>
              <w:t>_____</w:t>
            </w:r>
            <w:r>
              <w:rPr>
                <w:rFonts w:ascii="Times New Roman" w:hAnsi="Times New Roman" w:cs="Times New Roman"/>
                <w:sz w:val="22"/>
                <w:szCs w:val="22"/>
                <w:lang w:eastAsia="lt-LT"/>
              </w:rPr>
              <w:t xml:space="preserve">_ </w:t>
            </w:r>
          </w:p>
        </w:tc>
        <w:tc>
          <w:tcPr>
            <w:tcW w:w="4946" w:type="dxa"/>
            <w:gridSpan w:val="6"/>
            <w:tcBorders>
              <w:top w:val="single" w:color="auto" w:sz="4" w:space="0"/>
              <w:left w:val="single" w:color="auto" w:sz="4" w:space="0"/>
              <w:bottom w:val="single" w:color="auto" w:sz="4" w:space="0"/>
              <w:right w:val="single" w:color="auto" w:sz="4" w:space="0"/>
            </w:tcBorders>
            <w:noWrap w:val="0"/>
            <w:vAlign w:val="top"/>
          </w:tcPr>
          <w:p w14:paraId="3A5B1414">
            <w:pPr>
              <w:keepNext/>
              <w:keepLines/>
              <w:tabs>
                <w:tab w:val="left" w:pos="709"/>
                <w:tab w:val="left" w:pos="3969"/>
                <w:tab w:val="decimal" w:pos="9072"/>
              </w:tabs>
              <w:contextualSpacing/>
              <w:rPr>
                <w:rFonts w:ascii="Times New Roman" w:hAnsi="Times New Roman" w:cs="Times New Roman"/>
                <w:b/>
                <w:sz w:val="22"/>
                <w:szCs w:val="22"/>
                <w:u w:val="single"/>
                <w:lang w:val="en-US"/>
              </w:rPr>
            </w:pPr>
            <w:r>
              <w:rPr>
                <w:rFonts w:ascii="Times New Roman" w:hAnsi="Times New Roman" w:cs="Times New Roman"/>
                <w:b/>
                <w:sz w:val="22"/>
                <w:szCs w:val="22"/>
                <w:u w:val="single"/>
                <w:lang w:val="en-US"/>
              </w:rPr>
              <w:t>4. Conditions of delivery:</w:t>
            </w:r>
          </w:p>
          <w:p w14:paraId="26CBE24F">
            <w:pPr>
              <w:keepNext/>
              <w:keepLines/>
              <w:contextualSpacing/>
              <w:rPr>
                <w:rFonts w:ascii="Times New Roman" w:hAnsi="Times New Roman" w:cs="Times New Roman"/>
                <w:b/>
                <w:sz w:val="22"/>
                <w:szCs w:val="22"/>
              </w:rPr>
            </w:pPr>
            <w:r>
              <w:rPr>
                <w:rFonts w:ascii="Times New Roman" w:hAnsi="Times New Roman" w:cs="Times New Roman"/>
                <w:sz w:val="22"/>
                <w:szCs w:val="22"/>
                <w:lang w:eastAsia="lt-LT"/>
              </w:rPr>
              <w:t>______</w:t>
            </w:r>
            <w:r>
              <w:rPr>
                <w:rFonts w:ascii="Times New Roman" w:hAnsi="Times New Roman" w:cs="Times New Roman"/>
                <w:sz w:val="22"/>
                <w:szCs w:val="22"/>
                <w:highlight w:val="yellow"/>
                <w:lang w:eastAsia="lt-LT"/>
                <w:rPrChange w:id="281" w:author="Felix阿星" w:date="2026-06-17T11:08:48Z">
                  <w:rPr>
                    <w:rFonts w:ascii="Times New Roman" w:hAnsi="Times New Roman" w:cs="Times New Roman"/>
                    <w:sz w:val="22"/>
                    <w:szCs w:val="22"/>
                    <w:lang w:eastAsia="lt-LT"/>
                  </w:rPr>
                </w:rPrChange>
              </w:rPr>
              <w:t>______</w:t>
            </w:r>
            <w:ins w:id="282" w:author="Felix阿星" w:date="2026-06-17T11:08:45Z">
              <w:r>
                <w:rPr>
                  <w:rFonts w:hint="eastAsia" w:ascii="Times New Roman" w:hAnsi="Times New Roman" w:cs="Times New Roman"/>
                  <w:sz w:val="22"/>
                  <w:szCs w:val="22"/>
                  <w:highlight w:val="yellow"/>
                  <w:lang w:val="en-US" w:eastAsia="zh-CN"/>
                  <w:rPrChange w:id="283" w:author="Felix阿星" w:date="2026-06-17T11:08:48Z">
                    <w:rPr>
                      <w:rFonts w:hint="eastAsia" w:ascii="Times New Roman" w:hAnsi="Times New Roman" w:cs="Times New Roman"/>
                      <w:sz w:val="22"/>
                      <w:szCs w:val="22"/>
                      <w:lang w:val="en-US" w:eastAsia="zh-CN"/>
                    </w:rPr>
                  </w:rPrChange>
                </w:rPr>
                <w:t xml:space="preserve">    </w:t>
              </w:r>
            </w:ins>
            <w:ins w:id="285" w:author="Felix阿星" w:date="2026-06-17T11:08:46Z">
              <w:r>
                <w:rPr>
                  <w:rFonts w:hint="eastAsia" w:ascii="Times New Roman" w:hAnsi="Times New Roman" w:cs="Times New Roman"/>
                  <w:sz w:val="22"/>
                  <w:szCs w:val="22"/>
                  <w:highlight w:val="yellow"/>
                  <w:lang w:val="en-US" w:eastAsia="zh-CN"/>
                  <w:rPrChange w:id="286" w:author="Felix阿星" w:date="2026-06-17T11:08:48Z">
                    <w:rPr>
                      <w:rFonts w:hint="eastAsia" w:ascii="Times New Roman" w:hAnsi="Times New Roman" w:cs="Times New Roman"/>
                      <w:sz w:val="22"/>
                      <w:szCs w:val="22"/>
                      <w:lang w:val="en-US" w:eastAsia="zh-CN"/>
                    </w:rPr>
                  </w:rPrChange>
                </w:rPr>
                <w:t xml:space="preserve"> </w:t>
              </w:r>
            </w:ins>
            <w:r>
              <w:rPr>
                <w:rFonts w:ascii="Times New Roman" w:hAnsi="Times New Roman" w:cs="Times New Roman"/>
                <w:sz w:val="22"/>
                <w:szCs w:val="22"/>
                <w:highlight w:val="yellow"/>
                <w:lang w:eastAsia="lt-LT"/>
                <w:rPrChange w:id="288" w:author="Felix阿星" w:date="2026-06-17T11:08:48Z">
                  <w:rPr>
                    <w:rFonts w:ascii="Times New Roman" w:hAnsi="Times New Roman" w:cs="Times New Roman"/>
                    <w:sz w:val="22"/>
                    <w:szCs w:val="22"/>
                    <w:lang w:eastAsia="lt-LT"/>
                  </w:rPr>
                </w:rPrChange>
              </w:rPr>
              <w:t>_______</w:t>
            </w:r>
            <w:r>
              <w:rPr>
                <w:rFonts w:ascii="Times New Roman" w:hAnsi="Times New Roman" w:cs="Times New Roman"/>
                <w:sz w:val="22"/>
                <w:szCs w:val="22"/>
                <w:lang w:eastAsia="lt-LT"/>
              </w:rPr>
              <w:t>_________</w:t>
            </w:r>
          </w:p>
        </w:tc>
      </w:tr>
      <w:tr w14:paraId="12683841">
        <w:tblPrEx>
          <w:tblCellMar>
            <w:top w:w="0" w:type="dxa"/>
            <w:left w:w="108" w:type="dxa"/>
            <w:bottom w:w="0" w:type="dxa"/>
            <w:right w:w="108" w:type="dxa"/>
          </w:tblCellMar>
        </w:tblPrEx>
        <w:trPr>
          <w:trHeight w:val="699" w:hRule="atLeast"/>
        </w:trPr>
        <w:tc>
          <w:tcPr>
            <w:tcW w:w="5362" w:type="dxa"/>
            <w:gridSpan w:val="4"/>
            <w:tcBorders>
              <w:top w:val="single" w:color="auto" w:sz="4" w:space="0"/>
              <w:left w:val="single" w:color="auto" w:sz="4" w:space="0"/>
              <w:bottom w:val="single" w:color="auto" w:sz="4" w:space="0"/>
              <w:right w:val="single" w:color="auto" w:sz="4" w:space="0"/>
            </w:tcBorders>
            <w:noWrap w:val="0"/>
            <w:vAlign w:val="top"/>
          </w:tcPr>
          <w:p w14:paraId="3982A7E2">
            <w:pPr>
              <w:keepNext/>
              <w:keepLines/>
              <w:contextualSpacing/>
              <w:jc w:val="both"/>
              <w:rPr>
                <w:rFonts w:ascii="Times New Roman" w:hAnsi="Times New Roman" w:eastAsia="MS Gothic" w:cs="Times New Roman"/>
                <w:b/>
                <w:sz w:val="22"/>
                <w:szCs w:val="22"/>
                <w:lang w:eastAsia="ja-JP"/>
              </w:rPr>
            </w:pPr>
            <w:r>
              <w:rPr>
                <w:rFonts w:ascii="Times New Roman" w:hAnsi="Times New Roman" w:eastAsia="MS Gothic" w:cs="Times New Roman"/>
                <w:b/>
                <w:sz w:val="22"/>
                <w:szCs w:val="22"/>
                <w:u w:val="single"/>
                <w:lang w:eastAsia="ja-JP"/>
              </w:rPr>
              <w:t>5. Срок поставки Товара</w:t>
            </w:r>
            <w:r>
              <w:rPr>
                <w:rFonts w:ascii="Times New Roman" w:hAnsi="Times New Roman" w:eastAsia="MS Gothic" w:cs="Times New Roman"/>
                <w:b/>
                <w:sz w:val="22"/>
                <w:szCs w:val="22"/>
                <w:lang w:eastAsia="ja-JP"/>
              </w:rPr>
              <w:t xml:space="preserve">: </w:t>
            </w:r>
          </w:p>
          <w:p w14:paraId="7F715E26">
            <w:pPr>
              <w:keepNext/>
              <w:keepLines/>
              <w:contextualSpacing/>
              <w:jc w:val="both"/>
              <w:rPr>
                <w:rFonts w:ascii="Times New Roman" w:hAnsi="Times New Roman" w:eastAsia="MS Gothic" w:cs="Times New Roman"/>
                <w:sz w:val="22"/>
                <w:szCs w:val="22"/>
                <w:lang w:eastAsia="ja-JP"/>
              </w:rPr>
            </w:pPr>
            <w:r>
              <w:rPr>
                <w:rFonts w:ascii="Times New Roman" w:hAnsi="Times New Roman" w:eastAsia="MS Gothic" w:cs="Times New Roman"/>
                <w:sz w:val="22"/>
                <w:szCs w:val="22"/>
                <w:lang w:eastAsia="ja-JP"/>
              </w:rPr>
              <w:t>_</w:t>
            </w:r>
            <w:r>
              <w:rPr>
                <w:rFonts w:ascii="Times New Roman" w:hAnsi="Times New Roman" w:eastAsia="MS Gothic" w:cs="Times New Roman"/>
                <w:sz w:val="22"/>
                <w:szCs w:val="22"/>
                <w:highlight w:val="yellow"/>
                <w:lang w:eastAsia="ja-JP"/>
                <w:rPrChange w:id="289" w:author="Felix阿星" w:date="2026-06-17T11:08:55Z">
                  <w:rPr>
                    <w:rFonts w:ascii="Times New Roman" w:hAnsi="Times New Roman" w:eastAsia="MS Gothic" w:cs="Times New Roman"/>
                    <w:sz w:val="22"/>
                    <w:szCs w:val="22"/>
                    <w:lang w:eastAsia="ja-JP"/>
                  </w:rPr>
                </w:rPrChange>
              </w:rPr>
              <w:t>_______________________</w:t>
            </w:r>
            <w:r>
              <w:rPr>
                <w:rFonts w:ascii="Times New Roman" w:hAnsi="Times New Roman" w:eastAsia="MS Gothic" w:cs="Times New Roman"/>
                <w:sz w:val="22"/>
                <w:szCs w:val="22"/>
                <w:lang w:eastAsia="ja-JP"/>
              </w:rPr>
              <w:t>____</w:t>
            </w:r>
          </w:p>
          <w:p w14:paraId="53FF1B9D">
            <w:pPr>
              <w:keepNext/>
              <w:keepLines/>
              <w:contextualSpacing/>
              <w:jc w:val="both"/>
              <w:rPr>
                <w:rFonts w:ascii="Times New Roman" w:hAnsi="Times New Roman" w:eastAsia="MS Gothic" w:cs="Times New Roman"/>
                <w:b/>
                <w:sz w:val="22"/>
                <w:szCs w:val="22"/>
                <w:lang w:eastAsia="ja-JP"/>
              </w:rPr>
            </w:pPr>
            <w:r>
              <w:rPr>
                <w:rFonts w:ascii="Times New Roman" w:hAnsi="Times New Roman" w:cs="Times New Roman"/>
                <w:sz w:val="22"/>
                <w:szCs w:val="22"/>
              </w:rPr>
              <w:t xml:space="preserve">Продавец извещает Покупателя о готовности Товара к отгрузке посредством факсимильной связи </w:t>
            </w:r>
            <w:r>
              <w:rPr>
                <w:rFonts w:ascii="Times New Roman" w:hAnsi="Times New Roman" w:cs="Times New Roman"/>
                <w:sz w:val="22"/>
                <w:szCs w:val="22"/>
                <w:highlight w:val="yellow"/>
                <w:rPrChange w:id="290" w:author="Felix阿星" w:date="2026-06-17T11:09:15Z">
                  <w:rPr>
                    <w:rFonts w:ascii="Times New Roman" w:hAnsi="Times New Roman" w:cs="Times New Roman"/>
                    <w:sz w:val="22"/>
                    <w:szCs w:val="22"/>
                  </w:rPr>
                </w:rPrChange>
              </w:rPr>
              <w:t>+7 (495) 221-80-26</w:t>
            </w:r>
            <w:r>
              <w:rPr>
                <w:rFonts w:ascii="Times New Roman" w:hAnsi="Times New Roman" w:cs="Times New Roman"/>
                <w:sz w:val="22"/>
                <w:szCs w:val="22"/>
              </w:rPr>
              <w:t xml:space="preserve"> или электронной почты </w:t>
            </w:r>
            <w:r>
              <w:rPr>
                <w:rFonts w:ascii="Times New Roman" w:hAnsi="Times New Roman" w:cs="Times New Roman"/>
                <w:sz w:val="22"/>
                <w:szCs w:val="22"/>
                <w:highlight w:val="yellow"/>
                <w:rPrChange w:id="291" w:author="Felix阿星" w:date="2026-06-17T11:09:19Z">
                  <w:rPr>
                    <w:rFonts w:ascii="Times New Roman" w:hAnsi="Times New Roman" w:cs="Times New Roman"/>
                    <w:sz w:val="22"/>
                    <w:szCs w:val="22"/>
                  </w:rPr>
                </w:rPrChange>
              </w:rPr>
              <w:t>info@aftproject.ru</w:t>
            </w:r>
            <w:r>
              <w:rPr>
                <w:rFonts w:ascii="Times New Roman" w:hAnsi="Times New Roman" w:cs="Times New Roman"/>
                <w:sz w:val="22"/>
                <w:szCs w:val="22"/>
              </w:rPr>
              <w:t>, за 7 календарных дней до начала отгрузки.</w:t>
            </w:r>
          </w:p>
        </w:tc>
        <w:tc>
          <w:tcPr>
            <w:tcW w:w="4946" w:type="dxa"/>
            <w:gridSpan w:val="6"/>
            <w:tcBorders>
              <w:top w:val="single" w:color="auto" w:sz="4" w:space="0"/>
              <w:left w:val="single" w:color="auto" w:sz="4" w:space="0"/>
              <w:bottom w:val="single" w:color="auto" w:sz="4" w:space="0"/>
              <w:right w:val="single" w:color="auto" w:sz="4" w:space="0"/>
            </w:tcBorders>
            <w:noWrap w:val="0"/>
            <w:vAlign w:val="top"/>
          </w:tcPr>
          <w:p w14:paraId="10AB4BDC">
            <w:pPr>
              <w:pStyle w:val="15"/>
              <w:keepNext/>
              <w:keepLines/>
              <w:contextualSpacing/>
              <w:jc w:val="both"/>
              <w:rPr>
                <w:sz w:val="22"/>
                <w:szCs w:val="22"/>
                <w:lang w:val="en-US" w:eastAsia="lt-LT"/>
              </w:rPr>
            </w:pPr>
            <w:r>
              <w:rPr>
                <w:sz w:val="22"/>
                <w:szCs w:val="22"/>
                <w:u w:val="single"/>
                <w:lang w:val="en-US" w:eastAsia="lt-LT"/>
              </w:rPr>
              <w:t>5. Goods delivery time</w:t>
            </w:r>
            <w:r>
              <w:rPr>
                <w:sz w:val="22"/>
                <w:szCs w:val="22"/>
                <w:lang w:val="en-US" w:eastAsia="lt-LT"/>
              </w:rPr>
              <w:t xml:space="preserve">: </w:t>
            </w:r>
          </w:p>
          <w:p w14:paraId="3513AC3A">
            <w:pPr>
              <w:pStyle w:val="15"/>
              <w:keepNext/>
              <w:keepLines/>
              <w:jc w:val="both"/>
              <w:rPr>
                <w:b w:val="0"/>
                <w:bCs/>
                <w:sz w:val="22"/>
                <w:szCs w:val="22"/>
                <w:lang w:val="en-US" w:eastAsia="lt-LT"/>
              </w:rPr>
            </w:pPr>
            <w:r>
              <w:rPr>
                <w:b w:val="0"/>
                <w:bCs/>
                <w:sz w:val="22"/>
                <w:szCs w:val="22"/>
                <w:highlight w:val="yellow"/>
                <w:lang w:val="en-US" w:eastAsia="lt-LT"/>
                <w:rPrChange w:id="292" w:author="Felix阿星" w:date="2026-06-17T11:08:58Z">
                  <w:rPr>
                    <w:b w:val="0"/>
                    <w:bCs/>
                    <w:sz w:val="22"/>
                    <w:szCs w:val="22"/>
                    <w:lang w:val="en-US" w:eastAsia="lt-LT"/>
                  </w:rPr>
                </w:rPrChange>
              </w:rPr>
              <w:t>____________________</w:t>
            </w:r>
            <w:r>
              <w:rPr>
                <w:b w:val="0"/>
                <w:bCs/>
                <w:sz w:val="22"/>
                <w:szCs w:val="22"/>
                <w:lang w:val="en-US" w:eastAsia="lt-LT"/>
              </w:rPr>
              <w:t>____</w:t>
            </w:r>
          </w:p>
          <w:p w14:paraId="55470F5E">
            <w:pPr>
              <w:keepNext/>
              <w:keepLines/>
              <w:contextualSpacing/>
              <w:jc w:val="both"/>
              <w:rPr>
                <w:rFonts w:ascii="Times New Roman" w:hAnsi="Times New Roman" w:cs="Times New Roman"/>
                <w:sz w:val="22"/>
                <w:szCs w:val="22"/>
                <w:lang w:val="en-US"/>
              </w:rPr>
            </w:pPr>
            <w:r>
              <w:rPr>
                <w:rFonts w:ascii="Times New Roman" w:hAnsi="Times New Roman" w:cs="Times New Roman"/>
                <w:bCs/>
                <w:sz w:val="22"/>
                <w:szCs w:val="22"/>
                <w:lang w:val="en-US" w:eastAsia="lt-LT"/>
              </w:rPr>
              <w:t xml:space="preserve">The Seller shall notify the Buyer of the readiness to supply the Goods through facsimile </w:t>
            </w:r>
            <w:r>
              <w:rPr>
                <w:rFonts w:ascii="Times New Roman" w:hAnsi="Times New Roman" w:cs="Times New Roman"/>
                <w:bCs/>
                <w:sz w:val="22"/>
                <w:szCs w:val="22"/>
                <w:highlight w:val="yellow"/>
                <w:lang w:val="en-US" w:eastAsia="lt-LT"/>
                <w:rPrChange w:id="293" w:author="Felix阿星" w:date="2026-06-17T11:09:24Z">
                  <w:rPr>
                    <w:rFonts w:ascii="Times New Roman" w:hAnsi="Times New Roman" w:cs="Times New Roman"/>
                    <w:bCs/>
                    <w:sz w:val="22"/>
                    <w:szCs w:val="22"/>
                    <w:lang w:val="en-US" w:eastAsia="lt-LT"/>
                  </w:rPr>
                </w:rPrChange>
              </w:rPr>
              <w:t>+7 (495) 221-80-26</w:t>
            </w:r>
            <w:r>
              <w:rPr>
                <w:rFonts w:ascii="Times New Roman" w:hAnsi="Times New Roman" w:cs="Times New Roman"/>
                <w:bCs/>
                <w:sz w:val="22"/>
                <w:szCs w:val="22"/>
                <w:lang w:val="en-US" w:eastAsia="lt-LT"/>
              </w:rPr>
              <w:t xml:space="preserve"> or e-mail </w:t>
            </w:r>
            <w:r>
              <w:rPr>
                <w:rFonts w:ascii="Times New Roman" w:hAnsi="Times New Roman" w:cs="Times New Roman"/>
                <w:bCs/>
                <w:sz w:val="22"/>
                <w:szCs w:val="22"/>
                <w:highlight w:val="yellow"/>
                <w:lang w:val="en-US" w:eastAsia="lt-LT"/>
                <w:rPrChange w:id="294" w:author="Felix阿星" w:date="2026-06-17T11:09:29Z">
                  <w:rPr>
                    <w:rFonts w:ascii="Times New Roman" w:hAnsi="Times New Roman" w:cs="Times New Roman"/>
                    <w:bCs/>
                    <w:sz w:val="22"/>
                    <w:szCs w:val="22"/>
                    <w:lang w:val="en-US" w:eastAsia="lt-LT"/>
                  </w:rPr>
                </w:rPrChange>
              </w:rPr>
              <w:t>info@aftproject.ru</w:t>
            </w:r>
            <w:r>
              <w:rPr>
                <w:rFonts w:ascii="Times New Roman" w:hAnsi="Times New Roman" w:cs="Times New Roman"/>
                <w:bCs/>
                <w:sz w:val="22"/>
                <w:szCs w:val="22"/>
                <w:lang w:val="en-US" w:eastAsia="lt-LT"/>
              </w:rPr>
              <w:t>, 7 calendar days before the beginning of the shipment.</w:t>
            </w:r>
          </w:p>
        </w:tc>
      </w:tr>
      <w:tr w14:paraId="67F04CC1">
        <w:tblPrEx>
          <w:tblCellMar>
            <w:top w:w="0" w:type="dxa"/>
            <w:left w:w="108" w:type="dxa"/>
            <w:bottom w:w="0" w:type="dxa"/>
            <w:right w:w="108" w:type="dxa"/>
          </w:tblCellMar>
        </w:tblPrEx>
        <w:trPr>
          <w:trHeight w:val="556" w:hRule="atLeast"/>
        </w:trPr>
        <w:tc>
          <w:tcPr>
            <w:tcW w:w="5362" w:type="dxa"/>
            <w:gridSpan w:val="4"/>
            <w:tcBorders>
              <w:top w:val="single" w:color="auto" w:sz="4" w:space="0"/>
              <w:left w:val="single" w:color="auto" w:sz="4" w:space="0"/>
              <w:bottom w:val="single" w:color="auto" w:sz="4" w:space="0"/>
              <w:right w:val="single" w:color="auto" w:sz="4" w:space="0"/>
            </w:tcBorders>
            <w:noWrap w:val="0"/>
            <w:vAlign w:val="top"/>
          </w:tcPr>
          <w:p w14:paraId="57C735E5">
            <w:pPr>
              <w:keepNext/>
              <w:keepLines/>
              <w:contextualSpacing/>
              <w:rPr>
                <w:rFonts w:ascii="Times New Roman" w:hAnsi="Times New Roman" w:cs="Times New Roman"/>
                <w:b/>
                <w:iCs/>
                <w:sz w:val="22"/>
                <w:szCs w:val="22"/>
                <w:u w:val="single"/>
              </w:rPr>
            </w:pPr>
            <w:r>
              <w:rPr>
                <w:rFonts w:ascii="Times New Roman" w:hAnsi="Times New Roman" w:cs="Times New Roman"/>
                <w:b/>
                <w:iCs/>
                <w:sz w:val="22"/>
                <w:szCs w:val="22"/>
                <w:u w:val="single"/>
              </w:rPr>
              <w:t>6. Условия платежа, срок и порядок оплаты Товара:</w:t>
            </w:r>
          </w:p>
          <w:p w14:paraId="41AD0A28">
            <w:pPr>
              <w:keepNext/>
              <w:keepLines/>
              <w:contextualSpacing/>
              <w:jc w:val="both"/>
              <w:rPr>
                <w:rFonts w:hint="default" w:ascii="Times New Roman" w:hAnsi="Times New Roman" w:eastAsia="宋体" w:cs="Times New Roman"/>
                <w:sz w:val="22"/>
                <w:szCs w:val="22"/>
                <w:lang w:val="en-US" w:eastAsia="zh-CN"/>
              </w:rPr>
            </w:pPr>
            <w:ins w:id="295" w:author="Felix阿星" w:date="2026-06-17T11:09:48Z">
              <w:r>
                <w:rPr>
                  <w:rFonts w:hint="eastAsia" w:ascii="Times New Roman" w:hAnsi="Times New Roman" w:cs="Times New Roman"/>
                  <w:sz w:val="22"/>
                  <w:szCs w:val="22"/>
                  <w:lang w:val="en-US" w:eastAsia="zh-CN"/>
                </w:rPr>
                <w:t xml:space="preserve"> </w:t>
              </w:r>
            </w:ins>
            <w:ins w:id="296" w:author="Felix阿星" w:date="2026-06-17T11:09:48Z">
              <w:r>
                <w:rPr>
                  <w:rFonts w:hint="eastAsia" w:ascii="Times New Roman" w:hAnsi="Times New Roman" w:cs="Times New Roman"/>
                  <w:sz w:val="22"/>
                  <w:szCs w:val="22"/>
                  <w:highlight w:val="yellow"/>
                  <w:lang w:val="en-US" w:eastAsia="zh-CN"/>
                  <w:rPrChange w:id="297" w:author="Felix阿星" w:date="2026-06-17T11:10:02Z">
                    <w:rPr>
                      <w:rFonts w:hint="eastAsia" w:ascii="Times New Roman" w:hAnsi="Times New Roman" w:cs="Times New Roman"/>
                      <w:sz w:val="22"/>
                      <w:szCs w:val="22"/>
                      <w:lang w:val="en-US" w:eastAsia="zh-CN"/>
                    </w:rPr>
                  </w:rPrChange>
                </w:rPr>
                <w:t xml:space="preserve"> </w:t>
              </w:r>
            </w:ins>
            <w:ins w:id="299" w:author="Felix阿星" w:date="2026-06-17T11:09:49Z">
              <w:r>
                <w:rPr>
                  <w:rFonts w:hint="eastAsia" w:ascii="Times New Roman" w:hAnsi="Times New Roman" w:cs="Times New Roman"/>
                  <w:sz w:val="22"/>
                  <w:szCs w:val="22"/>
                  <w:highlight w:val="yellow"/>
                  <w:lang w:val="en-US" w:eastAsia="zh-CN"/>
                  <w:rPrChange w:id="300" w:author="Felix阿星" w:date="2026-06-17T11:10:02Z">
                    <w:rPr>
                      <w:rFonts w:hint="eastAsia" w:ascii="Times New Roman" w:hAnsi="Times New Roman" w:cs="Times New Roman"/>
                      <w:sz w:val="22"/>
                      <w:szCs w:val="22"/>
                      <w:lang w:val="en-US" w:eastAsia="zh-CN"/>
                    </w:rPr>
                  </w:rPrChange>
                </w:rPr>
                <w:t xml:space="preserve">     </w:t>
              </w:r>
            </w:ins>
            <w:ins w:id="302" w:author="Felix阿星" w:date="2026-06-17T11:09:50Z">
              <w:r>
                <w:rPr>
                  <w:rFonts w:hint="eastAsia" w:ascii="Times New Roman" w:hAnsi="Times New Roman" w:cs="Times New Roman"/>
                  <w:sz w:val="22"/>
                  <w:szCs w:val="22"/>
                  <w:highlight w:val="yellow"/>
                  <w:lang w:val="en-US" w:eastAsia="zh-CN"/>
                  <w:rPrChange w:id="303" w:author="Felix阿星" w:date="2026-06-17T11:10:02Z">
                    <w:rPr>
                      <w:rFonts w:hint="eastAsia" w:ascii="Times New Roman" w:hAnsi="Times New Roman" w:cs="Times New Roman"/>
                      <w:sz w:val="22"/>
                      <w:szCs w:val="22"/>
                      <w:lang w:val="en-US" w:eastAsia="zh-CN"/>
                    </w:rPr>
                  </w:rPrChange>
                </w:rPr>
                <w:t xml:space="preserve">     </w:t>
              </w:r>
            </w:ins>
          </w:p>
        </w:tc>
        <w:tc>
          <w:tcPr>
            <w:tcW w:w="4946" w:type="dxa"/>
            <w:gridSpan w:val="6"/>
            <w:tcBorders>
              <w:top w:val="single" w:color="auto" w:sz="4" w:space="0"/>
              <w:left w:val="single" w:color="auto" w:sz="4" w:space="0"/>
              <w:bottom w:val="single" w:color="auto" w:sz="4" w:space="0"/>
              <w:right w:val="single" w:color="auto" w:sz="4" w:space="0"/>
            </w:tcBorders>
            <w:noWrap w:val="0"/>
            <w:vAlign w:val="top"/>
          </w:tcPr>
          <w:p w14:paraId="05249A42">
            <w:pPr>
              <w:pStyle w:val="15"/>
              <w:keepNext/>
              <w:keepLines/>
              <w:contextualSpacing/>
              <w:jc w:val="both"/>
              <w:rPr>
                <w:sz w:val="22"/>
                <w:szCs w:val="22"/>
                <w:u w:val="single"/>
                <w:lang w:val="en-US"/>
              </w:rPr>
            </w:pPr>
            <w:r>
              <w:rPr>
                <w:sz w:val="22"/>
                <w:szCs w:val="22"/>
                <w:u w:val="single"/>
                <w:lang w:val="en-US"/>
              </w:rPr>
              <w:t>6. Terms of payment, time and order of payment of the Goods:</w:t>
            </w:r>
          </w:p>
          <w:p w14:paraId="6D4CD6E0">
            <w:pPr>
              <w:pStyle w:val="15"/>
              <w:keepNext/>
              <w:keepLines/>
              <w:contextualSpacing/>
              <w:jc w:val="both"/>
              <w:rPr>
                <w:rFonts w:hint="default" w:eastAsia="宋体"/>
                <w:b w:val="0"/>
                <w:sz w:val="22"/>
                <w:szCs w:val="22"/>
                <w:u w:val="single"/>
                <w:lang w:val="en-US" w:eastAsia="zh-CN"/>
              </w:rPr>
            </w:pPr>
            <w:ins w:id="305" w:author="Felix阿星" w:date="2026-06-17T11:09:51Z">
              <w:r>
                <w:rPr>
                  <w:rFonts w:hint="eastAsia"/>
                  <w:b w:val="0"/>
                  <w:sz w:val="22"/>
                  <w:szCs w:val="22"/>
                  <w:u w:val="single"/>
                  <w:lang w:val="en-US" w:eastAsia="zh-CN"/>
                </w:rPr>
                <w:t xml:space="preserve"> </w:t>
              </w:r>
            </w:ins>
            <w:ins w:id="306" w:author="Felix阿星" w:date="2026-06-17T11:09:51Z">
              <w:r>
                <w:rPr>
                  <w:rFonts w:hint="eastAsia"/>
                  <w:b w:val="0"/>
                  <w:sz w:val="22"/>
                  <w:szCs w:val="22"/>
                  <w:highlight w:val="yellow"/>
                  <w:u w:val="single"/>
                  <w:lang w:val="en-US" w:eastAsia="zh-CN"/>
                  <w:rPrChange w:id="307" w:author="Felix阿星" w:date="2026-06-17T11:09:59Z">
                    <w:rPr>
                      <w:rFonts w:hint="eastAsia"/>
                      <w:b w:val="0"/>
                      <w:sz w:val="22"/>
                      <w:szCs w:val="22"/>
                      <w:u w:val="single"/>
                      <w:lang w:val="en-US" w:eastAsia="zh-CN"/>
                    </w:rPr>
                  </w:rPrChange>
                </w:rPr>
                <w:t xml:space="preserve">  </w:t>
              </w:r>
            </w:ins>
            <w:ins w:id="309" w:author="Felix阿星" w:date="2026-06-17T11:09:52Z">
              <w:r>
                <w:rPr>
                  <w:rFonts w:hint="eastAsia"/>
                  <w:b w:val="0"/>
                  <w:sz w:val="22"/>
                  <w:szCs w:val="22"/>
                  <w:highlight w:val="yellow"/>
                  <w:u w:val="single"/>
                  <w:lang w:val="en-US" w:eastAsia="zh-CN"/>
                  <w:rPrChange w:id="310" w:author="Felix阿星" w:date="2026-06-17T11:09:59Z">
                    <w:rPr>
                      <w:rFonts w:hint="eastAsia"/>
                      <w:b w:val="0"/>
                      <w:sz w:val="22"/>
                      <w:szCs w:val="22"/>
                      <w:u w:val="single"/>
                      <w:lang w:val="en-US" w:eastAsia="zh-CN"/>
                    </w:rPr>
                  </w:rPrChange>
                </w:rPr>
                <w:t xml:space="preserve">     </w:t>
              </w:r>
            </w:ins>
            <w:ins w:id="312" w:author="Felix阿星" w:date="2026-06-17T11:09:53Z">
              <w:r>
                <w:rPr>
                  <w:rFonts w:hint="eastAsia"/>
                  <w:b w:val="0"/>
                  <w:sz w:val="22"/>
                  <w:szCs w:val="22"/>
                  <w:highlight w:val="yellow"/>
                  <w:u w:val="single"/>
                  <w:lang w:val="en-US" w:eastAsia="zh-CN"/>
                  <w:rPrChange w:id="313" w:author="Felix阿星" w:date="2026-06-17T11:09:59Z">
                    <w:rPr>
                      <w:rFonts w:hint="eastAsia"/>
                      <w:b w:val="0"/>
                      <w:sz w:val="22"/>
                      <w:szCs w:val="22"/>
                      <w:u w:val="single"/>
                      <w:lang w:val="en-US" w:eastAsia="zh-CN"/>
                    </w:rPr>
                  </w:rPrChange>
                </w:rPr>
                <w:t xml:space="preserve">    </w:t>
              </w:r>
            </w:ins>
          </w:p>
        </w:tc>
      </w:tr>
      <w:tr w14:paraId="4128A6A9">
        <w:tblPrEx>
          <w:tblCellMar>
            <w:top w:w="0" w:type="dxa"/>
            <w:left w:w="108" w:type="dxa"/>
            <w:bottom w:w="0" w:type="dxa"/>
            <w:right w:w="108" w:type="dxa"/>
          </w:tblCellMar>
        </w:tblPrEx>
        <w:trPr>
          <w:trHeight w:val="839" w:hRule="atLeast"/>
        </w:trPr>
        <w:tc>
          <w:tcPr>
            <w:tcW w:w="5362" w:type="dxa"/>
            <w:gridSpan w:val="4"/>
            <w:tcBorders>
              <w:top w:val="single" w:color="auto" w:sz="4" w:space="0"/>
              <w:left w:val="single" w:color="auto" w:sz="4" w:space="0"/>
              <w:bottom w:val="single" w:color="auto" w:sz="4" w:space="0"/>
              <w:right w:val="single" w:color="auto" w:sz="4" w:space="0"/>
            </w:tcBorders>
            <w:noWrap w:val="0"/>
            <w:vAlign w:val="top"/>
          </w:tcPr>
          <w:p w14:paraId="17A42856">
            <w:pPr>
              <w:keepNext/>
              <w:keepLines/>
              <w:contextualSpacing/>
              <w:jc w:val="both"/>
              <w:rPr>
                <w:rFonts w:ascii="Times New Roman" w:hAnsi="Times New Roman" w:cs="Times New Roman"/>
                <w:b/>
                <w:sz w:val="22"/>
                <w:szCs w:val="22"/>
                <w:u w:val="single"/>
              </w:rPr>
            </w:pPr>
            <w:r>
              <w:rPr>
                <w:rFonts w:ascii="Times New Roman" w:hAnsi="Times New Roman" w:cs="Times New Roman"/>
                <w:b/>
                <w:sz w:val="22"/>
                <w:szCs w:val="22"/>
                <w:u w:val="single"/>
              </w:rPr>
              <w:t xml:space="preserve">7. Комплект товаросопроводительных документов, необходимых для таможенной очистки Товара </w:t>
            </w:r>
          </w:p>
          <w:p w14:paraId="394F84C7">
            <w:pPr>
              <w:keepNext/>
              <w:keepLines/>
              <w:contextualSpacing/>
              <w:rPr>
                <w:rFonts w:ascii="Times New Roman" w:hAnsi="Times New Roman" w:cs="Times New Roman"/>
                <w:sz w:val="22"/>
                <w:szCs w:val="22"/>
              </w:rPr>
            </w:pPr>
          </w:p>
          <w:p w14:paraId="76C1768C">
            <w:pPr>
              <w:keepNext/>
              <w:keepLines/>
              <w:contextualSpacing/>
              <w:rPr>
                <w:rFonts w:hint="default" w:ascii="Times New Roman" w:hAnsi="Times New Roman" w:eastAsia="宋体" w:cs="Times New Roman"/>
                <w:sz w:val="22"/>
                <w:szCs w:val="22"/>
                <w:lang w:val="en-US" w:eastAsia="zh-CN"/>
              </w:rPr>
            </w:pPr>
            <w:ins w:id="315" w:author="Felix阿星" w:date="2026-06-17T11:10:04Z">
              <w:r>
                <w:rPr>
                  <w:rFonts w:hint="eastAsia" w:ascii="Times New Roman" w:hAnsi="Times New Roman" w:cs="Times New Roman"/>
                  <w:sz w:val="22"/>
                  <w:szCs w:val="22"/>
                  <w:lang w:val="en-US" w:eastAsia="zh-CN"/>
                </w:rPr>
                <w:t xml:space="preserve"> </w:t>
              </w:r>
            </w:ins>
            <w:ins w:id="316" w:author="Felix阿星" w:date="2026-06-17T11:10:05Z">
              <w:r>
                <w:rPr>
                  <w:rFonts w:hint="eastAsia" w:ascii="Times New Roman" w:hAnsi="Times New Roman" w:cs="Times New Roman"/>
                  <w:sz w:val="22"/>
                  <w:szCs w:val="22"/>
                  <w:highlight w:val="yellow"/>
                  <w:lang w:val="en-US" w:eastAsia="zh-CN"/>
                  <w:rPrChange w:id="317" w:author="Felix阿星" w:date="2026-06-17T11:10:15Z">
                    <w:rPr>
                      <w:rFonts w:hint="eastAsia" w:ascii="Times New Roman" w:hAnsi="Times New Roman" w:cs="Times New Roman"/>
                      <w:sz w:val="22"/>
                      <w:szCs w:val="22"/>
                      <w:lang w:val="en-US" w:eastAsia="zh-CN"/>
                    </w:rPr>
                  </w:rPrChange>
                </w:rPr>
                <w:t xml:space="preserve">         </w:t>
              </w:r>
            </w:ins>
            <w:ins w:id="319" w:author="Felix阿星" w:date="2026-06-17T11:10:06Z">
              <w:r>
                <w:rPr>
                  <w:rFonts w:hint="eastAsia" w:ascii="Times New Roman" w:hAnsi="Times New Roman" w:cs="Times New Roman"/>
                  <w:sz w:val="22"/>
                  <w:szCs w:val="22"/>
                  <w:highlight w:val="yellow"/>
                  <w:lang w:val="en-US" w:eastAsia="zh-CN"/>
                  <w:rPrChange w:id="320" w:author="Felix阿星" w:date="2026-06-17T11:10:15Z">
                    <w:rPr>
                      <w:rFonts w:hint="eastAsia" w:ascii="Times New Roman" w:hAnsi="Times New Roman" w:cs="Times New Roman"/>
                      <w:sz w:val="22"/>
                      <w:szCs w:val="22"/>
                      <w:lang w:val="en-US" w:eastAsia="zh-CN"/>
                    </w:rPr>
                  </w:rPrChange>
                </w:rPr>
                <w:t xml:space="preserve">     </w:t>
              </w:r>
            </w:ins>
          </w:p>
        </w:tc>
        <w:tc>
          <w:tcPr>
            <w:tcW w:w="4946" w:type="dxa"/>
            <w:gridSpan w:val="6"/>
            <w:tcBorders>
              <w:top w:val="single" w:color="auto" w:sz="4" w:space="0"/>
              <w:left w:val="single" w:color="auto" w:sz="4" w:space="0"/>
              <w:bottom w:val="single" w:color="auto" w:sz="4" w:space="0"/>
              <w:right w:val="single" w:color="auto" w:sz="4" w:space="0"/>
            </w:tcBorders>
            <w:noWrap w:val="0"/>
            <w:vAlign w:val="top"/>
          </w:tcPr>
          <w:p w14:paraId="62A9C634">
            <w:pPr>
              <w:pStyle w:val="15"/>
              <w:keepNext/>
              <w:keepLines/>
              <w:contextualSpacing/>
              <w:jc w:val="both"/>
              <w:rPr>
                <w:sz w:val="22"/>
                <w:szCs w:val="22"/>
                <w:u w:val="single"/>
                <w:lang w:val="en-US"/>
              </w:rPr>
            </w:pPr>
            <w:r>
              <w:rPr>
                <w:sz w:val="22"/>
                <w:szCs w:val="22"/>
                <w:u w:val="single"/>
                <w:lang w:val="en-US"/>
              </w:rPr>
              <w:t>7. The set of shipping documents required for customs clearance of the Goods:</w:t>
            </w:r>
          </w:p>
          <w:p w14:paraId="080169A0">
            <w:pPr>
              <w:pStyle w:val="15"/>
              <w:keepNext/>
              <w:keepLines/>
              <w:contextualSpacing/>
              <w:jc w:val="both"/>
              <w:rPr>
                <w:sz w:val="22"/>
                <w:szCs w:val="22"/>
                <w:u w:val="single"/>
                <w:lang w:val="en-US"/>
              </w:rPr>
            </w:pPr>
          </w:p>
          <w:p w14:paraId="49F7C8F1">
            <w:pPr>
              <w:keepNext/>
              <w:keepLines/>
              <w:contextualSpacing/>
              <w:jc w:val="both"/>
              <w:rPr>
                <w:rFonts w:hint="default" w:ascii="Times New Roman" w:hAnsi="Times New Roman" w:eastAsia="宋体" w:cs="Times New Roman"/>
                <w:b/>
                <w:sz w:val="22"/>
                <w:szCs w:val="22"/>
                <w:lang w:val="en-US" w:eastAsia="zh-CN"/>
              </w:rPr>
            </w:pPr>
            <w:ins w:id="322" w:author="Felix阿星" w:date="2026-06-17T11:10:07Z">
              <w:r>
                <w:rPr>
                  <w:rFonts w:hint="eastAsia" w:ascii="Times New Roman" w:hAnsi="Times New Roman" w:cs="Times New Roman"/>
                  <w:b/>
                  <w:sz w:val="22"/>
                  <w:szCs w:val="22"/>
                  <w:highlight w:val="yellow"/>
                  <w:lang w:val="en-US" w:eastAsia="zh-CN"/>
                  <w:rPrChange w:id="323" w:author="Felix阿星" w:date="2026-06-17T11:10:12Z">
                    <w:rPr>
                      <w:rFonts w:hint="eastAsia" w:ascii="Times New Roman" w:hAnsi="Times New Roman" w:cs="Times New Roman"/>
                      <w:b/>
                      <w:sz w:val="22"/>
                      <w:szCs w:val="22"/>
                      <w:lang w:val="en-US" w:eastAsia="zh-CN"/>
                    </w:rPr>
                  </w:rPrChange>
                </w:rPr>
                <w:t xml:space="preserve">   </w:t>
              </w:r>
            </w:ins>
            <w:ins w:id="325" w:author="Felix阿星" w:date="2026-06-17T11:10:08Z">
              <w:r>
                <w:rPr>
                  <w:rFonts w:hint="eastAsia" w:ascii="Times New Roman" w:hAnsi="Times New Roman" w:cs="Times New Roman"/>
                  <w:b/>
                  <w:sz w:val="22"/>
                  <w:szCs w:val="22"/>
                  <w:highlight w:val="yellow"/>
                  <w:lang w:val="en-US" w:eastAsia="zh-CN"/>
                  <w:rPrChange w:id="326" w:author="Felix阿星" w:date="2026-06-17T11:10:12Z">
                    <w:rPr>
                      <w:rFonts w:hint="eastAsia" w:ascii="Times New Roman" w:hAnsi="Times New Roman" w:cs="Times New Roman"/>
                      <w:b/>
                      <w:sz w:val="22"/>
                      <w:szCs w:val="22"/>
                      <w:lang w:val="en-US" w:eastAsia="zh-CN"/>
                    </w:rPr>
                  </w:rPrChange>
                </w:rPr>
                <w:t xml:space="preserve">              </w:t>
              </w:r>
            </w:ins>
          </w:p>
        </w:tc>
      </w:tr>
      <w:tr w14:paraId="0165CFAF">
        <w:tblPrEx>
          <w:tblCellMar>
            <w:top w:w="0" w:type="dxa"/>
            <w:left w:w="108" w:type="dxa"/>
            <w:bottom w:w="0" w:type="dxa"/>
            <w:right w:w="108" w:type="dxa"/>
          </w:tblCellMar>
        </w:tblPrEx>
        <w:trPr>
          <w:trHeight w:val="839" w:hRule="atLeast"/>
        </w:trPr>
        <w:tc>
          <w:tcPr>
            <w:tcW w:w="5362" w:type="dxa"/>
            <w:gridSpan w:val="4"/>
            <w:tcBorders>
              <w:top w:val="single" w:color="auto" w:sz="4" w:space="0"/>
              <w:left w:val="single" w:color="auto" w:sz="4" w:space="0"/>
              <w:bottom w:val="single" w:color="auto" w:sz="4" w:space="0"/>
              <w:right w:val="single" w:color="auto" w:sz="4" w:space="0"/>
            </w:tcBorders>
            <w:noWrap w:val="0"/>
            <w:vAlign w:val="top"/>
          </w:tcPr>
          <w:p w14:paraId="05BD58DB">
            <w:pPr>
              <w:keepNext/>
              <w:keepLines/>
              <w:contextualSpacing/>
              <w:jc w:val="both"/>
              <w:rPr>
                <w:rFonts w:ascii="Times New Roman" w:hAnsi="Times New Roman" w:cs="Times New Roman"/>
                <w:b/>
                <w:sz w:val="22"/>
                <w:szCs w:val="22"/>
              </w:rPr>
            </w:pPr>
            <w:r>
              <w:rPr>
                <w:rFonts w:ascii="Times New Roman" w:hAnsi="Times New Roman" w:cs="Times New Roman"/>
                <w:b/>
                <w:sz w:val="22"/>
                <w:szCs w:val="22"/>
                <w:u w:val="single"/>
              </w:rPr>
              <w:t>8. Условия проведения технической приемки:</w:t>
            </w:r>
            <w:r>
              <w:rPr>
                <w:rFonts w:ascii="Times New Roman" w:hAnsi="Times New Roman" w:cs="Times New Roman"/>
                <w:b/>
                <w:sz w:val="22"/>
                <w:szCs w:val="22"/>
              </w:rPr>
              <w:t xml:space="preserve"> </w:t>
            </w:r>
          </w:p>
          <w:p w14:paraId="3DA313C8">
            <w:pPr>
              <w:keepNext/>
              <w:keepLines/>
              <w:contextualSpacing/>
              <w:jc w:val="both"/>
              <w:rPr>
                <w:rFonts w:hint="default" w:ascii="Times New Roman" w:hAnsi="Times New Roman" w:eastAsia="宋体" w:cs="Times New Roman"/>
                <w:sz w:val="22"/>
                <w:szCs w:val="22"/>
                <w:highlight w:val="yellow"/>
                <w:lang w:val="en-US" w:eastAsia="zh-CN"/>
                <w:rPrChange w:id="328" w:author="Felix阿星" w:date="2026-06-17T11:10:29Z">
                  <w:rPr>
                    <w:rFonts w:hint="default" w:ascii="Times New Roman" w:hAnsi="Times New Roman" w:eastAsia="宋体" w:cs="Times New Roman"/>
                    <w:sz w:val="22"/>
                    <w:szCs w:val="22"/>
                    <w:lang w:val="en-US" w:eastAsia="zh-CN"/>
                  </w:rPr>
                </w:rPrChange>
              </w:rPr>
            </w:pPr>
            <w:ins w:id="329" w:author="Felix阿星" w:date="2026-06-17T11:10:21Z">
              <w:r>
                <w:rPr>
                  <w:rFonts w:hint="eastAsia" w:ascii="Times New Roman" w:hAnsi="Times New Roman" w:cs="Times New Roman"/>
                  <w:sz w:val="22"/>
                  <w:szCs w:val="22"/>
                  <w:highlight w:val="yellow"/>
                  <w:lang w:val="en-US" w:eastAsia="zh-CN"/>
                  <w:rPrChange w:id="330" w:author="Felix阿星" w:date="2026-06-17T11:10:29Z">
                    <w:rPr>
                      <w:rFonts w:hint="eastAsia" w:ascii="Times New Roman" w:hAnsi="Times New Roman" w:cs="Times New Roman"/>
                      <w:sz w:val="22"/>
                      <w:szCs w:val="22"/>
                      <w:lang w:val="en-US" w:eastAsia="zh-CN"/>
                    </w:rPr>
                  </w:rPrChange>
                </w:rPr>
                <w:t xml:space="preserve">   </w:t>
              </w:r>
            </w:ins>
            <w:ins w:id="332" w:author="Felix阿星" w:date="2026-06-17T11:10:22Z">
              <w:r>
                <w:rPr>
                  <w:rFonts w:hint="eastAsia" w:ascii="Times New Roman" w:hAnsi="Times New Roman" w:cs="Times New Roman"/>
                  <w:sz w:val="22"/>
                  <w:szCs w:val="22"/>
                  <w:highlight w:val="yellow"/>
                  <w:lang w:val="en-US" w:eastAsia="zh-CN"/>
                  <w:rPrChange w:id="333" w:author="Felix阿星" w:date="2026-06-17T11:10:29Z">
                    <w:rPr>
                      <w:rFonts w:hint="eastAsia" w:ascii="Times New Roman" w:hAnsi="Times New Roman" w:cs="Times New Roman"/>
                      <w:sz w:val="22"/>
                      <w:szCs w:val="22"/>
                      <w:lang w:val="en-US" w:eastAsia="zh-CN"/>
                    </w:rPr>
                  </w:rPrChange>
                </w:rPr>
                <w:t xml:space="preserve">     </w:t>
              </w:r>
            </w:ins>
          </w:p>
          <w:p w14:paraId="4B5AD8FB">
            <w:pPr>
              <w:keepNext/>
              <w:keepLines/>
              <w:contextualSpacing/>
              <w:jc w:val="both"/>
              <w:rPr>
                <w:rFonts w:ascii="Times New Roman" w:hAnsi="Times New Roman" w:cs="Times New Roman"/>
                <w:sz w:val="22"/>
                <w:szCs w:val="22"/>
                <w:lang w:eastAsia="lt-LT"/>
              </w:rPr>
            </w:pPr>
            <w:r>
              <w:rPr>
                <w:rFonts w:ascii="Times New Roman" w:hAnsi="Times New Roman" w:cs="Times New Roman"/>
                <w:sz w:val="22"/>
                <w:szCs w:val="22"/>
                <w:lang w:eastAsia="lt-LT"/>
              </w:rPr>
              <w:t>Техническая приемка Товара производится в порядке, предусмотренном в п.7.2.1-7.2.2 Контракта.</w:t>
            </w:r>
          </w:p>
          <w:p w14:paraId="39DEC20B">
            <w:pPr>
              <w:keepNext/>
              <w:keepLines/>
              <w:contextualSpacing/>
              <w:jc w:val="both"/>
              <w:rPr>
                <w:rFonts w:ascii="Times New Roman" w:hAnsi="Times New Roman" w:cs="Times New Roman"/>
                <w:i/>
                <w:color w:val="FF0000"/>
                <w:sz w:val="22"/>
                <w:szCs w:val="22"/>
                <w:lang w:eastAsia="lt-LT"/>
              </w:rPr>
            </w:pPr>
            <w:r>
              <w:rPr>
                <w:rFonts w:ascii="Times New Roman" w:hAnsi="Times New Roman" w:cs="Times New Roman"/>
                <w:i/>
                <w:color w:val="FF0000"/>
                <w:sz w:val="22"/>
                <w:szCs w:val="22"/>
                <w:lang w:eastAsia="lt-LT"/>
              </w:rPr>
              <w:t>либо</w:t>
            </w:r>
          </w:p>
          <w:p w14:paraId="257E46A2">
            <w:pPr>
              <w:keepNext/>
              <w:keepLines/>
              <w:contextualSpacing/>
              <w:jc w:val="both"/>
              <w:rPr>
                <w:rFonts w:ascii="Times New Roman" w:hAnsi="Times New Roman" w:cs="Times New Roman"/>
                <w:b/>
                <w:sz w:val="22"/>
                <w:szCs w:val="22"/>
                <w:u w:val="single"/>
              </w:rPr>
            </w:pPr>
            <w:r>
              <w:rPr>
                <w:rFonts w:ascii="Times New Roman" w:hAnsi="Times New Roman" w:cs="Times New Roman"/>
                <w:sz w:val="22"/>
                <w:szCs w:val="22"/>
                <w:lang w:eastAsia="lt-LT"/>
              </w:rPr>
              <w:t>Техническая приемка Товара не производится.</w:t>
            </w:r>
          </w:p>
        </w:tc>
        <w:tc>
          <w:tcPr>
            <w:tcW w:w="4946" w:type="dxa"/>
            <w:gridSpan w:val="6"/>
            <w:tcBorders>
              <w:top w:val="single" w:color="auto" w:sz="4" w:space="0"/>
              <w:left w:val="single" w:color="auto" w:sz="4" w:space="0"/>
              <w:bottom w:val="single" w:color="auto" w:sz="4" w:space="0"/>
              <w:right w:val="single" w:color="auto" w:sz="4" w:space="0"/>
            </w:tcBorders>
            <w:noWrap w:val="0"/>
            <w:vAlign w:val="top"/>
          </w:tcPr>
          <w:p w14:paraId="4946BAE0">
            <w:pPr>
              <w:pStyle w:val="15"/>
              <w:keepNext/>
              <w:keepLines/>
              <w:contextualSpacing/>
              <w:jc w:val="both"/>
              <w:rPr>
                <w:sz w:val="22"/>
                <w:szCs w:val="22"/>
                <w:u w:val="single"/>
                <w:lang w:val="en-US" w:eastAsia="zh-CN"/>
              </w:rPr>
            </w:pPr>
            <w:r>
              <w:rPr>
                <w:sz w:val="22"/>
                <w:szCs w:val="22"/>
                <w:u w:val="single"/>
                <w:lang w:val="en-US"/>
              </w:rPr>
              <w:t>8. The terms of carrying out technical acceptance:</w:t>
            </w:r>
          </w:p>
          <w:p w14:paraId="6BF199D1">
            <w:pPr>
              <w:pStyle w:val="15"/>
              <w:keepNext/>
              <w:keepLines/>
              <w:contextualSpacing/>
              <w:jc w:val="both"/>
              <w:rPr>
                <w:ins w:id="335" w:author="Felix阿星" w:date="2026-06-17T11:10:32Z"/>
                <w:rFonts w:hint="default"/>
                <w:b w:val="0"/>
                <w:sz w:val="22"/>
                <w:szCs w:val="22"/>
                <w:highlight w:val="yellow"/>
                <w:lang w:val="en-US" w:eastAsia="zh-CN"/>
                <w:rPrChange w:id="336" w:author="Felix阿星" w:date="2026-06-17T11:10:40Z">
                  <w:rPr>
                    <w:ins w:id="337" w:author="Felix阿星" w:date="2026-06-17T11:10:32Z"/>
                    <w:rFonts w:hint="default"/>
                    <w:b w:val="0"/>
                    <w:sz w:val="22"/>
                    <w:szCs w:val="22"/>
                    <w:lang w:val="en-US" w:eastAsia="zh-CN"/>
                  </w:rPr>
                </w:rPrChange>
              </w:rPr>
            </w:pPr>
            <w:ins w:id="338" w:author="Felix阿星" w:date="2026-06-17T11:10:36Z">
              <w:r>
                <w:rPr>
                  <w:rFonts w:hint="eastAsia"/>
                  <w:b w:val="0"/>
                  <w:sz w:val="22"/>
                  <w:szCs w:val="22"/>
                  <w:highlight w:val="yellow"/>
                  <w:lang w:val="en-US" w:eastAsia="zh-CN"/>
                  <w:rPrChange w:id="339" w:author="Felix阿星" w:date="2026-06-17T11:10:40Z">
                    <w:rPr>
                      <w:rFonts w:hint="eastAsia"/>
                      <w:b w:val="0"/>
                      <w:sz w:val="22"/>
                      <w:szCs w:val="22"/>
                      <w:lang w:val="en-US" w:eastAsia="zh-CN"/>
                    </w:rPr>
                  </w:rPrChange>
                </w:rPr>
                <w:t xml:space="preserve">     </w:t>
              </w:r>
            </w:ins>
            <w:ins w:id="341" w:author="Felix阿星" w:date="2026-06-17T11:10:37Z">
              <w:r>
                <w:rPr>
                  <w:rFonts w:hint="eastAsia"/>
                  <w:b w:val="0"/>
                  <w:sz w:val="22"/>
                  <w:szCs w:val="22"/>
                  <w:highlight w:val="yellow"/>
                  <w:lang w:val="en-US" w:eastAsia="zh-CN"/>
                  <w:rPrChange w:id="342" w:author="Felix阿星" w:date="2026-06-17T11:10:40Z">
                    <w:rPr>
                      <w:rFonts w:hint="eastAsia"/>
                      <w:b w:val="0"/>
                      <w:sz w:val="22"/>
                      <w:szCs w:val="22"/>
                      <w:lang w:val="en-US" w:eastAsia="zh-CN"/>
                    </w:rPr>
                  </w:rPrChange>
                </w:rPr>
                <w:t xml:space="preserve">               </w:t>
              </w:r>
            </w:ins>
          </w:p>
          <w:p w14:paraId="58139617">
            <w:pPr>
              <w:pStyle w:val="15"/>
              <w:keepNext/>
              <w:keepLines/>
              <w:contextualSpacing/>
              <w:jc w:val="both"/>
              <w:rPr>
                <w:b w:val="0"/>
                <w:sz w:val="22"/>
                <w:szCs w:val="22"/>
                <w:lang w:val="en-US" w:eastAsia="zh-CN"/>
              </w:rPr>
            </w:pPr>
            <w:r>
              <w:rPr>
                <w:b w:val="0"/>
                <w:sz w:val="22"/>
                <w:szCs w:val="22"/>
                <w:lang w:val="en-US" w:eastAsia="zh-CN"/>
              </w:rPr>
              <w:t>Technical acceptance of the Goods shall be carried out according to the paragraphs 7.2.1 – 7.2.2. of the Contract.</w:t>
            </w:r>
          </w:p>
          <w:p w14:paraId="2BC09207">
            <w:pPr>
              <w:pStyle w:val="15"/>
              <w:keepNext/>
              <w:keepLines/>
              <w:spacing w:line="264" w:lineRule="auto"/>
              <w:jc w:val="both"/>
              <w:rPr>
                <w:b w:val="0"/>
                <w:sz w:val="22"/>
                <w:szCs w:val="22"/>
                <w:lang w:val="en-US" w:eastAsia="zh-CN"/>
              </w:rPr>
            </w:pPr>
            <w:r>
              <w:rPr>
                <w:b w:val="0"/>
                <w:i/>
                <w:color w:val="FF0000"/>
                <w:sz w:val="22"/>
                <w:szCs w:val="22"/>
                <w:lang w:val="en-US" w:eastAsia="zh-CN"/>
              </w:rPr>
              <w:t>or</w:t>
            </w:r>
            <w:r>
              <w:rPr>
                <w:b w:val="0"/>
                <w:sz w:val="22"/>
                <w:szCs w:val="22"/>
                <w:lang w:val="en-US" w:eastAsia="zh-CN"/>
              </w:rPr>
              <w:t xml:space="preserve"> </w:t>
            </w:r>
          </w:p>
          <w:p w14:paraId="47650E66">
            <w:pPr>
              <w:pStyle w:val="15"/>
              <w:keepNext/>
              <w:keepLines/>
              <w:contextualSpacing/>
              <w:jc w:val="both"/>
              <w:rPr>
                <w:b w:val="0"/>
                <w:sz w:val="22"/>
                <w:szCs w:val="22"/>
                <w:u w:val="single"/>
                <w:lang w:val="en-US"/>
              </w:rPr>
            </w:pPr>
            <w:r>
              <w:rPr>
                <w:b w:val="0"/>
                <w:sz w:val="22"/>
                <w:szCs w:val="22"/>
                <w:lang w:val="en-US" w:eastAsia="zh-CN"/>
              </w:rPr>
              <w:t>The technical acceptance is not carried out.</w:t>
            </w:r>
          </w:p>
        </w:tc>
      </w:tr>
      <w:tr w14:paraId="2F951D5E">
        <w:tblPrEx>
          <w:tblCellMar>
            <w:top w:w="0" w:type="dxa"/>
            <w:left w:w="108" w:type="dxa"/>
            <w:bottom w:w="0" w:type="dxa"/>
            <w:right w:w="108" w:type="dxa"/>
          </w:tblCellMar>
        </w:tblPrEx>
        <w:trPr>
          <w:gridAfter w:val="1"/>
          <w:wAfter w:w="7" w:type="dxa"/>
          <w:trHeight w:val="1182" w:hRule="atLeast"/>
        </w:trPr>
        <w:tc>
          <w:tcPr>
            <w:tcW w:w="5362" w:type="dxa"/>
            <w:gridSpan w:val="4"/>
            <w:tcBorders>
              <w:top w:val="single" w:color="auto" w:sz="4" w:space="0"/>
              <w:left w:val="single" w:color="auto" w:sz="4" w:space="0"/>
              <w:bottom w:val="single" w:color="auto" w:sz="4" w:space="0"/>
              <w:right w:val="single" w:color="auto" w:sz="4" w:space="0"/>
            </w:tcBorders>
            <w:noWrap w:val="0"/>
            <w:vAlign w:val="top"/>
          </w:tcPr>
          <w:p w14:paraId="2FCA1FFF">
            <w:pPr>
              <w:keepNext/>
              <w:keepLines/>
              <w:jc w:val="both"/>
              <w:rPr>
                <w:rFonts w:ascii="Times New Roman" w:hAnsi="Times New Roman" w:cs="Times New Roman"/>
                <w:b/>
                <w:sz w:val="22"/>
                <w:szCs w:val="22"/>
                <w:lang w:val="en-US" w:eastAsia="zh-CN"/>
              </w:rPr>
            </w:pPr>
            <w:r>
              <w:rPr>
                <w:rFonts w:ascii="Times New Roman" w:hAnsi="Times New Roman" w:cs="Times New Roman"/>
                <w:b/>
                <w:sz w:val="22"/>
                <w:szCs w:val="22"/>
                <w:lang w:val="en-GB" w:eastAsia="zh-CN"/>
              </w:rPr>
              <w:t>For and on behalf of the BUYER</w:t>
            </w:r>
            <w:r>
              <w:rPr>
                <w:rFonts w:ascii="Times New Roman" w:hAnsi="Times New Roman" w:cs="Times New Roman"/>
                <w:b/>
                <w:sz w:val="22"/>
                <w:szCs w:val="22"/>
                <w:lang w:val="en-US" w:eastAsia="zh-CN"/>
              </w:rPr>
              <w:t>/</w:t>
            </w:r>
            <w:r>
              <w:rPr>
                <w:rFonts w:ascii="Times New Roman" w:hAnsi="Times New Roman" w:cs="Times New Roman"/>
                <w:b/>
                <w:sz w:val="22"/>
                <w:szCs w:val="22"/>
                <w:lang w:val="en-US" w:eastAsia="zh-CN"/>
              </w:rPr>
              <w:br w:type="textWrapping"/>
            </w:r>
            <w:r>
              <w:rPr>
                <w:rFonts w:ascii="Times New Roman" w:hAnsi="Times New Roman" w:cs="Times New Roman"/>
                <w:b/>
                <w:sz w:val="22"/>
                <w:szCs w:val="22"/>
                <w:lang w:eastAsia="zh-CN"/>
              </w:rPr>
              <w:t>за</w:t>
            </w:r>
            <w:r>
              <w:rPr>
                <w:rFonts w:ascii="Times New Roman" w:hAnsi="Times New Roman" w:cs="Times New Roman"/>
                <w:b/>
                <w:sz w:val="22"/>
                <w:szCs w:val="22"/>
                <w:lang w:val="en-US" w:eastAsia="zh-CN"/>
              </w:rPr>
              <w:t xml:space="preserve"> </w:t>
            </w:r>
            <w:r>
              <w:rPr>
                <w:rFonts w:ascii="Times New Roman" w:hAnsi="Times New Roman" w:cs="Times New Roman"/>
                <w:b/>
                <w:caps/>
                <w:sz w:val="22"/>
                <w:szCs w:val="22"/>
                <w:lang w:eastAsia="zh-CN"/>
              </w:rPr>
              <w:t>ПокупателЯ</w:t>
            </w:r>
          </w:p>
          <w:p w14:paraId="502D1279">
            <w:pPr>
              <w:keepNext/>
              <w:keepLines/>
              <w:jc w:val="both"/>
              <w:rPr>
                <w:rFonts w:ascii="Times New Roman" w:hAnsi="Times New Roman" w:cs="Times New Roman"/>
                <w:b/>
                <w:sz w:val="22"/>
                <w:szCs w:val="22"/>
                <w:lang w:val="en-US" w:eastAsia="zh-CN"/>
              </w:rPr>
            </w:pPr>
          </w:p>
          <w:p w14:paraId="6BB7446A">
            <w:pPr>
              <w:keepNext/>
              <w:keepLines/>
              <w:jc w:val="both"/>
              <w:rPr>
                <w:rFonts w:ascii="Times New Roman" w:hAnsi="Times New Roman" w:cs="Times New Roman"/>
                <w:b/>
                <w:sz w:val="22"/>
                <w:szCs w:val="22"/>
                <w:lang w:eastAsia="zh-CN"/>
              </w:rPr>
            </w:pPr>
            <w:r>
              <w:rPr>
                <w:rFonts w:ascii="Times New Roman" w:hAnsi="Times New Roman" w:cs="Times New Roman"/>
                <w:b/>
                <w:sz w:val="22"/>
                <w:szCs w:val="22"/>
                <w:lang w:eastAsia="zh-CN"/>
              </w:rPr>
              <w:t>_______________________/_________________/</w:t>
            </w:r>
          </w:p>
          <w:p w14:paraId="4618E4F4">
            <w:pPr>
              <w:keepNext/>
              <w:keepLines/>
              <w:jc w:val="both"/>
              <w:rPr>
                <w:rFonts w:ascii="Times New Roman" w:hAnsi="Times New Roman" w:cs="Times New Roman"/>
                <w:b/>
                <w:sz w:val="22"/>
                <w:szCs w:val="22"/>
                <w:u w:val="single"/>
                <w:lang w:eastAsia="zh-CN"/>
              </w:rPr>
            </w:pPr>
          </w:p>
        </w:tc>
        <w:tc>
          <w:tcPr>
            <w:tcW w:w="4939" w:type="dxa"/>
            <w:gridSpan w:val="5"/>
            <w:tcBorders>
              <w:top w:val="single" w:color="auto" w:sz="4" w:space="0"/>
              <w:left w:val="single" w:color="auto" w:sz="4" w:space="0"/>
              <w:bottom w:val="single" w:color="auto" w:sz="4" w:space="0"/>
              <w:right w:val="single" w:color="auto" w:sz="4" w:space="0"/>
            </w:tcBorders>
            <w:noWrap w:val="0"/>
            <w:vAlign w:val="top"/>
          </w:tcPr>
          <w:p w14:paraId="407AD189">
            <w:pPr>
              <w:keepNext/>
              <w:keepLines/>
              <w:jc w:val="both"/>
              <w:rPr>
                <w:rFonts w:ascii="Times New Roman" w:hAnsi="Times New Roman" w:cs="Times New Roman"/>
                <w:b/>
                <w:sz w:val="22"/>
                <w:szCs w:val="22"/>
                <w:lang w:val="en-US" w:eastAsia="zh-CN"/>
              </w:rPr>
            </w:pPr>
            <w:r>
              <w:rPr>
                <w:rFonts w:ascii="Times New Roman" w:hAnsi="Times New Roman" w:cs="Times New Roman"/>
                <w:b/>
                <w:sz w:val="22"/>
                <w:szCs w:val="22"/>
                <w:lang w:val="en-GB" w:eastAsia="zh-CN"/>
              </w:rPr>
              <w:t>For and on behalf of the SELLER</w:t>
            </w:r>
            <w:r>
              <w:rPr>
                <w:rFonts w:ascii="Times New Roman" w:hAnsi="Times New Roman" w:cs="Times New Roman"/>
                <w:b/>
                <w:sz w:val="22"/>
                <w:szCs w:val="22"/>
                <w:lang w:val="en-US" w:eastAsia="zh-CN"/>
              </w:rPr>
              <w:t xml:space="preserve">/ </w:t>
            </w:r>
            <w:r>
              <w:rPr>
                <w:rFonts w:ascii="Times New Roman" w:hAnsi="Times New Roman" w:cs="Times New Roman"/>
                <w:b/>
                <w:sz w:val="22"/>
                <w:szCs w:val="22"/>
                <w:lang w:val="en-US" w:eastAsia="zh-CN"/>
              </w:rPr>
              <w:br w:type="textWrapping"/>
            </w:r>
            <w:r>
              <w:rPr>
                <w:rFonts w:ascii="Times New Roman" w:hAnsi="Times New Roman" w:cs="Times New Roman"/>
                <w:b/>
                <w:sz w:val="22"/>
                <w:szCs w:val="22"/>
                <w:lang w:eastAsia="zh-CN"/>
              </w:rPr>
              <w:t>за</w:t>
            </w:r>
            <w:r>
              <w:rPr>
                <w:rFonts w:ascii="Times New Roman" w:hAnsi="Times New Roman" w:cs="Times New Roman"/>
                <w:b/>
                <w:sz w:val="22"/>
                <w:szCs w:val="22"/>
                <w:lang w:val="en-US" w:eastAsia="zh-CN"/>
              </w:rPr>
              <w:t xml:space="preserve"> </w:t>
            </w:r>
            <w:r>
              <w:rPr>
                <w:rFonts w:ascii="Times New Roman" w:hAnsi="Times New Roman" w:cs="Times New Roman"/>
                <w:b/>
                <w:sz w:val="22"/>
                <w:szCs w:val="22"/>
                <w:lang w:eastAsia="zh-CN"/>
              </w:rPr>
              <w:t>ПРОДАВЦА</w:t>
            </w:r>
          </w:p>
          <w:p w14:paraId="73680D87">
            <w:pPr>
              <w:keepNext/>
              <w:keepLines/>
              <w:jc w:val="both"/>
              <w:rPr>
                <w:rFonts w:ascii="Times New Roman" w:hAnsi="Times New Roman" w:cs="Times New Roman"/>
                <w:b/>
                <w:sz w:val="22"/>
                <w:szCs w:val="22"/>
                <w:lang w:val="en-US" w:eastAsia="zh-CN"/>
              </w:rPr>
            </w:pPr>
          </w:p>
          <w:p w14:paraId="1C9F79A2">
            <w:pPr>
              <w:keepNext/>
              <w:keepLines/>
              <w:jc w:val="both"/>
              <w:rPr>
                <w:rFonts w:ascii="Times New Roman" w:hAnsi="Times New Roman" w:cs="Times New Roman"/>
                <w:b/>
                <w:sz w:val="22"/>
                <w:szCs w:val="22"/>
                <w:lang w:eastAsia="zh-CN"/>
              </w:rPr>
            </w:pPr>
            <w:r>
              <w:rPr>
                <w:rFonts w:ascii="Times New Roman" w:hAnsi="Times New Roman" w:cs="Times New Roman"/>
                <w:b/>
                <w:sz w:val="22"/>
                <w:szCs w:val="22"/>
                <w:lang w:eastAsia="zh-CN"/>
              </w:rPr>
              <w:t>_____________________/</w:t>
            </w:r>
            <w:r>
              <w:rPr>
                <w:rStyle w:val="37"/>
                <w:rFonts w:ascii="Times New Roman" w:hAnsi="Times New Roman" w:cs="Times New Roman"/>
                <w:b/>
                <w:sz w:val="22"/>
                <w:szCs w:val="22"/>
                <w:shd w:val="clear" w:color="auto" w:fill="FFFFFF"/>
                <w:lang w:eastAsia="zh-CN"/>
              </w:rPr>
              <w:t>_______________</w:t>
            </w:r>
            <w:r>
              <w:rPr>
                <w:rFonts w:ascii="Times New Roman" w:hAnsi="Times New Roman" w:cs="Times New Roman"/>
                <w:b/>
                <w:sz w:val="22"/>
                <w:szCs w:val="22"/>
                <w:lang w:eastAsia="zh-CN"/>
              </w:rPr>
              <w:t>/</w:t>
            </w:r>
          </w:p>
        </w:tc>
      </w:tr>
      <w:tr w14:paraId="53C633F9">
        <w:tblPrEx>
          <w:tblCellMar>
            <w:top w:w="0" w:type="dxa"/>
            <w:left w:w="85" w:type="dxa"/>
            <w:bottom w:w="0" w:type="dxa"/>
            <w:right w:w="85" w:type="dxa"/>
          </w:tblCellMar>
        </w:tblPrEx>
        <w:trPr>
          <w:gridAfter w:val="2"/>
          <w:wAfter w:w="86" w:type="dxa"/>
          <w:cantSplit/>
          <w:trHeight w:val="5661" w:hRule="atLeast"/>
        </w:trPr>
        <w:tc>
          <w:tcPr>
            <w:tcW w:w="5362" w:type="dxa"/>
            <w:gridSpan w:val="4"/>
            <w:noWrap w:val="0"/>
            <w:vAlign w:val="top"/>
          </w:tcPr>
          <w:p w14:paraId="73F19185">
            <w:pPr>
              <w:keepNext/>
              <w:keepLines/>
              <w:spacing w:after="120"/>
              <w:ind w:right="95"/>
              <w:jc w:val="both"/>
              <w:rPr>
                <w:rFonts w:ascii="Times New Roman" w:hAnsi="Times New Roman" w:cs="Times New Roman"/>
                <w:b/>
                <w:i/>
                <w:sz w:val="22"/>
                <w:szCs w:val="22"/>
                <w:lang w:val="en-US"/>
              </w:rPr>
            </w:pPr>
            <w:r>
              <w:rPr>
                <w:rFonts w:ascii="Times New Roman" w:hAnsi="Times New Roman" w:cs="Times New Roman"/>
                <w:b/>
                <w:i/>
                <w:sz w:val="22"/>
                <w:szCs w:val="22"/>
                <w:lang w:val="en-US"/>
              </w:rPr>
              <w:t xml:space="preserve">--------------------- </w:t>
            </w:r>
            <w:r>
              <w:rPr>
                <w:rFonts w:ascii="Times New Roman" w:hAnsi="Times New Roman" w:cs="Times New Roman"/>
                <w:b/>
                <w:i/>
                <w:sz w:val="22"/>
                <w:szCs w:val="22"/>
              </w:rPr>
              <w:t>Конец</w:t>
            </w:r>
            <w:r>
              <w:rPr>
                <w:rFonts w:ascii="Times New Roman" w:hAnsi="Times New Roman" w:cs="Times New Roman"/>
                <w:b/>
                <w:i/>
                <w:sz w:val="22"/>
                <w:szCs w:val="22"/>
                <w:lang w:val="en-US"/>
              </w:rPr>
              <w:t xml:space="preserve"> </w:t>
            </w:r>
            <w:r>
              <w:rPr>
                <w:rFonts w:ascii="Times New Roman" w:hAnsi="Times New Roman" w:cs="Times New Roman"/>
                <w:b/>
                <w:i/>
                <w:sz w:val="22"/>
                <w:szCs w:val="22"/>
              </w:rPr>
              <w:t>формы</w:t>
            </w:r>
            <w:r>
              <w:rPr>
                <w:rFonts w:ascii="Times New Roman" w:hAnsi="Times New Roman" w:cs="Times New Roman"/>
                <w:b/>
                <w:i/>
                <w:sz w:val="22"/>
                <w:szCs w:val="22"/>
                <w:lang w:val="en-US"/>
              </w:rPr>
              <w:t xml:space="preserve"> ---------------------</w:t>
            </w:r>
          </w:p>
          <w:p w14:paraId="064A5D8E">
            <w:pPr>
              <w:keepNext/>
              <w:keepLines/>
              <w:spacing w:after="120"/>
              <w:ind w:right="95"/>
              <w:jc w:val="both"/>
              <w:rPr>
                <w:rFonts w:ascii="Times New Roman" w:hAnsi="Times New Roman" w:cs="Times New Roman"/>
                <w:b/>
                <w:caps/>
                <w:sz w:val="22"/>
                <w:szCs w:val="22"/>
                <w:lang w:val="en-US"/>
              </w:rPr>
            </w:pPr>
            <w:r>
              <w:rPr>
                <w:rFonts w:ascii="Times New Roman" w:hAnsi="Times New Roman" w:cs="Times New Roman"/>
                <w:b/>
                <w:sz w:val="22"/>
                <w:szCs w:val="22"/>
                <w:lang w:val="en-GB"/>
              </w:rPr>
              <w:t>For and on behalf of the BUYER</w:t>
            </w:r>
            <w:r>
              <w:rPr>
                <w:rFonts w:ascii="Times New Roman" w:hAnsi="Times New Roman" w:cs="Times New Roman"/>
                <w:b/>
                <w:sz w:val="22"/>
                <w:szCs w:val="22"/>
                <w:lang w:val="en-US"/>
              </w:rPr>
              <w:t xml:space="preserve"> /</w:t>
            </w:r>
            <w:r>
              <w:rPr>
                <w:rFonts w:ascii="Times New Roman" w:hAnsi="Times New Roman" w:cs="Times New Roman"/>
                <w:b/>
                <w:sz w:val="22"/>
                <w:szCs w:val="22"/>
                <w:lang w:val="en-US"/>
              </w:rPr>
              <w:br w:type="textWrapping"/>
            </w:r>
            <w:r>
              <w:rPr>
                <w:rFonts w:ascii="Times New Roman" w:hAnsi="Times New Roman" w:cs="Times New Roman"/>
                <w:b/>
                <w:sz w:val="22"/>
                <w:szCs w:val="22"/>
              </w:rPr>
              <w:t>За</w:t>
            </w:r>
            <w:r>
              <w:rPr>
                <w:rFonts w:ascii="Times New Roman" w:hAnsi="Times New Roman" w:cs="Times New Roman"/>
                <w:b/>
                <w:sz w:val="22"/>
                <w:szCs w:val="22"/>
                <w:lang w:val="en-US"/>
              </w:rPr>
              <w:t xml:space="preserve"> </w:t>
            </w:r>
            <w:r>
              <w:rPr>
                <w:rFonts w:ascii="Times New Roman" w:hAnsi="Times New Roman" w:cs="Times New Roman"/>
                <w:b/>
                <w:caps/>
                <w:sz w:val="22"/>
                <w:szCs w:val="22"/>
              </w:rPr>
              <w:t>ПокупателЯ</w:t>
            </w:r>
          </w:p>
          <w:p w14:paraId="17FE8F90">
            <w:pPr>
              <w:keepNext/>
              <w:keepLines/>
              <w:spacing w:after="120"/>
              <w:ind w:right="95"/>
              <w:jc w:val="both"/>
              <w:rPr>
                <w:rFonts w:ascii="Times New Roman" w:hAnsi="Times New Roman" w:cs="Times New Roman"/>
                <w:b/>
                <w:caps/>
                <w:sz w:val="22"/>
                <w:szCs w:val="22"/>
                <w:lang w:val="en-US"/>
              </w:rPr>
            </w:pPr>
          </w:p>
          <w:p w14:paraId="1B41C323">
            <w:pPr>
              <w:keepNext/>
              <w:keepLines/>
              <w:tabs>
                <w:tab w:val="left" w:pos="3888"/>
              </w:tabs>
              <w:jc w:val="both"/>
              <w:rPr>
                <w:rFonts w:ascii="Times New Roman" w:hAnsi="Times New Roman" w:cs="Times New Roman"/>
                <w:b/>
                <w:caps/>
                <w:sz w:val="22"/>
                <w:szCs w:val="22"/>
                <w:lang w:val="en-US"/>
              </w:rPr>
            </w:pPr>
            <w:r>
              <w:rPr>
                <w:rFonts w:ascii="Times New Roman" w:hAnsi="Times New Roman" w:cs="Times New Roman"/>
                <w:b/>
                <w:caps/>
                <w:sz w:val="22"/>
                <w:szCs w:val="22"/>
                <w:lang w:val="en-US"/>
              </w:rPr>
              <w:t>________________________</w:t>
            </w:r>
            <w:r>
              <w:rPr>
                <w:rFonts w:ascii="Times New Roman" w:hAnsi="Times New Roman" w:cs="Times New Roman"/>
                <w:b/>
                <w:sz w:val="22"/>
                <w:szCs w:val="22"/>
                <w:lang w:val="en-US"/>
              </w:rPr>
              <w:t>/</w:t>
            </w:r>
            <w:r>
              <w:rPr>
                <w:rFonts w:ascii="Times New Roman" w:hAnsi="Times New Roman" w:cs="Times New Roman"/>
                <w:b/>
                <w:sz w:val="22"/>
                <w:szCs w:val="22"/>
                <w:highlight w:val="yellow"/>
                <w:lang w:val="en-US"/>
                <w:rPrChange w:id="344" w:author="Felix阿星" w:date="2026-06-17T11:11:00Z">
                  <w:rPr>
                    <w:rFonts w:ascii="Times New Roman" w:hAnsi="Times New Roman" w:cs="Times New Roman"/>
                    <w:b/>
                    <w:sz w:val="22"/>
                    <w:szCs w:val="22"/>
                    <w:lang w:val="en-US"/>
                  </w:rPr>
                </w:rPrChange>
              </w:rPr>
              <w:t>Sergey Zhuravlev</w:t>
            </w:r>
            <w:r>
              <w:rPr>
                <w:rFonts w:ascii="Times New Roman" w:hAnsi="Times New Roman" w:cs="Times New Roman"/>
                <w:b/>
                <w:sz w:val="22"/>
                <w:szCs w:val="22"/>
                <w:lang w:val="en-US"/>
              </w:rPr>
              <w:t xml:space="preserve">/ </w:t>
            </w:r>
          </w:p>
          <w:p w14:paraId="3087CEAD">
            <w:pPr>
              <w:keepNext/>
              <w:keepLines/>
              <w:tabs>
                <w:tab w:val="left" w:pos="3888"/>
              </w:tabs>
              <w:ind w:left="2832"/>
              <w:jc w:val="both"/>
              <w:rPr>
                <w:sz w:val="22"/>
                <w:szCs w:val="22"/>
                <w:lang w:val="en-US"/>
              </w:rPr>
            </w:pPr>
            <w:r>
              <w:rPr>
                <w:rFonts w:ascii="Times New Roman" w:hAnsi="Times New Roman" w:cs="Times New Roman"/>
                <w:b/>
                <w:sz w:val="22"/>
                <w:szCs w:val="22"/>
                <w:highlight w:val="yellow"/>
                <w:lang w:val="en-US"/>
                <w:rPrChange w:id="345" w:author="Felix阿星" w:date="2026-06-17T11:11:04Z">
                  <w:rPr>
                    <w:rFonts w:ascii="Times New Roman" w:hAnsi="Times New Roman" w:cs="Times New Roman"/>
                    <w:b/>
                    <w:sz w:val="22"/>
                    <w:szCs w:val="22"/>
                    <w:lang w:val="en-US"/>
                  </w:rPr>
                </w:rPrChange>
              </w:rPr>
              <w:t>Журавлёв С.В.</w:t>
            </w:r>
            <w:r>
              <w:rPr>
                <w:rFonts w:ascii="Times New Roman" w:hAnsi="Times New Roman" w:cs="Times New Roman"/>
                <w:b/>
                <w:sz w:val="22"/>
                <w:szCs w:val="22"/>
                <w:lang w:val="en-US"/>
              </w:rPr>
              <w:t>/</w:t>
            </w:r>
          </w:p>
          <w:p w14:paraId="589159F7">
            <w:pPr>
              <w:rPr>
                <w:sz w:val="22"/>
                <w:szCs w:val="22"/>
                <w:lang w:val="en-US"/>
              </w:rPr>
            </w:pPr>
          </w:p>
          <w:p w14:paraId="553C1D78">
            <w:pPr>
              <w:rPr>
                <w:sz w:val="22"/>
                <w:szCs w:val="22"/>
                <w:lang w:val="en-US"/>
              </w:rPr>
            </w:pPr>
          </w:p>
          <w:p w14:paraId="1176EB2E">
            <w:pPr>
              <w:rPr>
                <w:sz w:val="22"/>
                <w:szCs w:val="22"/>
                <w:lang w:val="en-US"/>
              </w:rPr>
            </w:pPr>
          </w:p>
          <w:p w14:paraId="6FD59D05">
            <w:pPr>
              <w:rPr>
                <w:sz w:val="22"/>
                <w:szCs w:val="22"/>
                <w:lang w:val="en-US"/>
              </w:rPr>
            </w:pPr>
          </w:p>
          <w:p w14:paraId="0715E6DA">
            <w:pPr>
              <w:rPr>
                <w:sz w:val="22"/>
                <w:szCs w:val="22"/>
                <w:lang w:val="en-US"/>
              </w:rPr>
            </w:pPr>
          </w:p>
          <w:p w14:paraId="7623A429">
            <w:pPr>
              <w:rPr>
                <w:sz w:val="22"/>
                <w:szCs w:val="22"/>
                <w:lang w:val="en-US"/>
              </w:rPr>
            </w:pPr>
          </w:p>
          <w:p w14:paraId="32161377">
            <w:pPr>
              <w:rPr>
                <w:sz w:val="22"/>
                <w:szCs w:val="22"/>
                <w:lang w:val="en-US"/>
              </w:rPr>
            </w:pPr>
          </w:p>
          <w:p w14:paraId="3CC6F37C">
            <w:pPr>
              <w:rPr>
                <w:sz w:val="22"/>
                <w:szCs w:val="22"/>
                <w:lang w:val="en-US"/>
              </w:rPr>
            </w:pPr>
          </w:p>
          <w:p w14:paraId="4BBF5757">
            <w:pPr>
              <w:rPr>
                <w:sz w:val="22"/>
                <w:szCs w:val="22"/>
                <w:lang w:val="en-US"/>
              </w:rPr>
            </w:pPr>
          </w:p>
          <w:p w14:paraId="2F928DC6">
            <w:pPr>
              <w:rPr>
                <w:sz w:val="22"/>
                <w:szCs w:val="22"/>
                <w:lang w:val="en-US"/>
              </w:rPr>
            </w:pPr>
          </w:p>
          <w:p w14:paraId="289568DF">
            <w:pPr>
              <w:rPr>
                <w:sz w:val="22"/>
                <w:szCs w:val="22"/>
                <w:lang w:val="en-US"/>
              </w:rPr>
            </w:pPr>
          </w:p>
          <w:p w14:paraId="06589803">
            <w:pPr>
              <w:rPr>
                <w:sz w:val="22"/>
                <w:szCs w:val="22"/>
                <w:lang w:val="en-US"/>
              </w:rPr>
            </w:pPr>
          </w:p>
          <w:p w14:paraId="5FF224DA">
            <w:pPr>
              <w:jc w:val="right"/>
              <w:rPr>
                <w:sz w:val="22"/>
                <w:szCs w:val="22"/>
                <w:lang w:val="en-US"/>
              </w:rPr>
            </w:pPr>
          </w:p>
        </w:tc>
        <w:tc>
          <w:tcPr>
            <w:tcW w:w="4860" w:type="dxa"/>
            <w:gridSpan w:val="4"/>
            <w:noWrap w:val="0"/>
            <w:vAlign w:val="top"/>
          </w:tcPr>
          <w:p w14:paraId="02A0B225">
            <w:pPr>
              <w:pStyle w:val="12"/>
              <w:keepNext/>
              <w:keepLines/>
              <w:tabs>
                <w:tab w:val="clear" w:pos="4153"/>
                <w:tab w:val="clear" w:pos="8306"/>
              </w:tabs>
              <w:spacing w:after="120"/>
              <w:ind w:left="95"/>
              <w:jc w:val="both"/>
              <w:rPr>
                <w:rFonts w:ascii="Times New Roman" w:hAnsi="Times New Roman"/>
                <w:b/>
                <w:sz w:val="22"/>
                <w:szCs w:val="22"/>
                <w:lang w:val="en-GB"/>
              </w:rPr>
            </w:pPr>
            <w:r>
              <w:rPr>
                <w:rFonts w:ascii="Times New Roman" w:hAnsi="Times New Roman"/>
                <w:b/>
                <w:i/>
                <w:sz w:val="22"/>
                <w:szCs w:val="22"/>
                <w:lang w:val="en-US"/>
              </w:rPr>
              <w:t>--------------------- End of form ---------------</w:t>
            </w:r>
          </w:p>
          <w:p w14:paraId="217B703F">
            <w:pPr>
              <w:pStyle w:val="12"/>
              <w:keepNext/>
              <w:keepLines/>
              <w:tabs>
                <w:tab w:val="clear" w:pos="4153"/>
                <w:tab w:val="clear" w:pos="8306"/>
              </w:tabs>
              <w:spacing w:after="120"/>
              <w:ind w:left="95"/>
              <w:jc w:val="both"/>
              <w:rPr>
                <w:rFonts w:ascii="Times New Roman" w:hAnsi="Times New Roman"/>
                <w:b/>
                <w:sz w:val="22"/>
                <w:szCs w:val="22"/>
                <w:lang w:val="en-US"/>
              </w:rPr>
            </w:pPr>
            <w:r>
              <w:rPr>
                <w:rFonts w:ascii="Times New Roman" w:hAnsi="Times New Roman"/>
                <w:b/>
                <w:sz w:val="22"/>
                <w:szCs w:val="22"/>
                <w:lang w:val="en-GB"/>
              </w:rPr>
              <w:t>For and on behalf of the SELLER</w:t>
            </w:r>
            <w:r>
              <w:rPr>
                <w:rFonts w:ascii="Times New Roman" w:hAnsi="Times New Roman"/>
                <w:b/>
                <w:sz w:val="22"/>
                <w:szCs w:val="22"/>
                <w:lang w:val="en-US"/>
              </w:rPr>
              <w:t xml:space="preserve"> / </w:t>
            </w:r>
            <w:r>
              <w:rPr>
                <w:rFonts w:ascii="Times New Roman" w:hAnsi="Times New Roman"/>
                <w:b/>
                <w:sz w:val="22"/>
                <w:szCs w:val="22"/>
                <w:lang w:val="en-US"/>
              </w:rPr>
              <w:br w:type="textWrapping"/>
            </w:r>
            <w:r>
              <w:rPr>
                <w:rFonts w:ascii="Times New Roman" w:hAnsi="Times New Roman"/>
                <w:b/>
                <w:sz w:val="22"/>
                <w:szCs w:val="22"/>
              </w:rPr>
              <w:t>За</w:t>
            </w:r>
            <w:r>
              <w:rPr>
                <w:rFonts w:ascii="Times New Roman" w:hAnsi="Times New Roman"/>
                <w:b/>
                <w:sz w:val="22"/>
                <w:szCs w:val="22"/>
                <w:lang w:val="en-US"/>
              </w:rPr>
              <w:t xml:space="preserve"> </w:t>
            </w:r>
            <w:r>
              <w:rPr>
                <w:rFonts w:ascii="Times New Roman" w:hAnsi="Times New Roman"/>
                <w:b/>
                <w:sz w:val="22"/>
                <w:szCs w:val="22"/>
              </w:rPr>
              <w:t>ПРОДАВЦА</w:t>
            </w:r>
          </w:p>
          <w:p w14:paraId="2F85A504">
            <w:pPr>
              <w:pStyle w:val="12"/>
              <w:keepNext/>
              <w:keepLines/>
              <w:tabs>
                <w:tab w:val="clear" w:pos="4153"/>
                <w:tab w:val="clear" w:pos="8306"/>
              </w:tabs>
              <w:spacing w:after="120"/>
              <w:ind w:left="95"/>
              <w:jc w:val="both"/>
              <w:rPr>
                <w:rFonts w:ascii="Times New Roman" w:hAnsi="Times New Roman"/>
                <w:b/>
                <w:sz w:val="22"/>
                <w:szCs w:val="22"/>
                <w:lang w:val="en-US"/>
              </w:rPr>
            </w:pPr>
          </w:p>
          <w:p w14:paraId="1E368C19">
            <w:pPr>
              <w:keepNext/>
              <w:keepLines/>
              <w:ind w:left="96"/>
              <w:jc w:val="right"/>
              <w:rPr>
                <w:rFonts w:ascii="Times New Roman" w:hAnsi="Times New Roman" w:cs="Times New Roman"/>
                <w:b/>
                <w:sz w:val="22"/>
                <w:szCs w:val="22"/>
                <w:highlight w:val="yellow"/>
              </w:rPr>
            </w:pPr>
            <w:r>
              <w:rPr>
                <w:rFonts w:ascii="Times New Roman" w:hAnsi="Times New Roman" w:cs="Times New Roman"/>
                <w:b/>
                <w:sz w:val="22"/>
                <w:szCs w:val="22"/>
                <w:u w:val="single"/>
                <w:lang w:val="en-US"/>
              </w:rPr>
              <w:t>______________________________</w:t>
            </w:r>
            <w:r>
              <w:rPr>
                <w:rFonts w:ascii="Times New Roman" w:hAnsi="Times New Roman" w:cs="Times New Roman"/>
                <w:b/>
                <w:sz w:val="22"/>
                <w:szCs w:val="22"/>
                <w:lang w:val="en-US"/>
              </w:rPr>
              <w:t>/</w:t>
            </w:r>
            <w:r>
              <w:rPr>
                <w:rFonts w:ascii="Times New Roman" w:hAnsi="Times New Roman" w:cs="Times New Roman"/>
                <w:b/>
                <w:sz w:val="22"/>
                <w:szCs w:val="22"/>
                <w:lang w:val="en-US" w:eastAsia="zh-CN"/>
              </w:rPr>
              <w:t xml:space="preserve"> </w:t>
            </w:r>
            <w:r>
              <w:rPr>
                <w:rFonts w:hint="eastAsia" w:ascii="Times New Roman" w:hAnsi="Times New Roman" w:cs="Times New Roman"/>
                <w:b/>
                <w:sz w:val="22"/>
                <w:szCs w:val="22"/>
                <w:highlight w:val="yellow"/>
                <w:lang w:val="en-US" w:eastAsia="zh-CN"/>
                <w:rPrChange w:id="346" w:author="Felix阿星" w:date="2026-06-17T11:11:10Z">
                  <w:rPr>
                    <w:rFonts w:hint="eastAsia" w:ascii="Times New Roman" w:hAnsi="Times New Roman" w:cs="Times New Roman"/>
                    <w:b/>
                    <w:sz w:val="22"/>
                    <w:szCs w:val="22"/>
                    <w:lang w:val="en-US" w:eastAsia="zh-CN"/>
                  </w:rPr>
                </w:rPrChange>
              </w:rPr>
              <w:t>Xu</w:t>
            </w:r>
            <w:r>
              <w:rPr>
                <w:rFonts w:ascii="Times New Roman" w:hAnsi="Times New Roman" w:cs="Times New Roman"/>
                <w:b/>
                <w:sz w:val="22"/>
                <w:szCs w:val="22"/>
                <w:highlight w:val="yellow"/>
                <w:lang w:eastAsia="zh-CN"/>
                <w:rPrChange w:id="347" w:author="Felix阿星" w:date="2026-06-17T11:11:10Z">
                  <w:rPr>
                    <w:rFonts w:ascii="Times New Roman" w:hAnsi="Times New Roman" w:cs="Times New Roman"/>
                    <w:b/>
                    <w:sz w:val="22"/>
                    <w:szCs w:val="22"/>
                    <w:lang w:eastAsia="zh-CN"/>
                  </w:rPr>
                </w:rPrChange>
              </w:rPr>
              <w:t xml:space="preserve"> </w:t>
            </w:r>
            <w:r>
              <w:rPr>
                <w:rFonts w:ascii="Times New Roman" w:hAnsi="Times New Roman" w:cs="Times New Roman"/>
                <w:b/>
                <w:sz w:val="22"/>
                <w:szCs w:val="22"/>
                <w:highlight w:val="yellow"/>
                <w:lang w:val="en-US" w:eastAsia="zh-CN"/>
                <w:rPrChange w:id="348" w:author="Felix阿星" w:date="2026-06-17T11:11:10Z">
                  <w:rPr>
                    <w:rFonts w:ascii="Times New Roman" w:hAnsi="Times New Roman" w:cs="Times New Roman"/>
                    <w:b/>
                    <w:sz w:val="22"/>
                    <w:szCs w:val="22"/>
                    <w:lang w:val="en-US" w:eastAsia="zh-CN"/>
                  </w:rPr>
                </w:rPrChange>
              </w:rPr>
              <w:t>Y</w:t>
            </w:r>
            <w:r>
              <w:rPr>
                <w:rFonts w:hint="eastAsia" w:ascii="Times New Roman" w:hAnsi="Times New Roman" w:cs="Times New Roman"/>
                <w:b/>
                <w:sz w:val="22"/>
                <w:szCs w:val="22"/>
                <w:highlight w:val="yellow"/>
                <w:lang w:val="en-US" w:eastAsia="zh-CN"/>
                <w:rPrChange w:id="349" w:author="Felix阿星" w:date="2026-06-17T11:11:10Z">
                  <w:rPr>
                    <w:rFonts w:hint="eastAsia" w:ascii="Times New Roman" w:hAnsi="Times New Roman" w:cs="Times New Roman"/>
                    <w:b/>
                    <w:sz w:val="22"/>
                    <w:szCs w:val="22"/>
                    <w:lang w:val="en-US" w:eastAsia="zh-CN"/>
                  </w:rPr>
                </w:rPrChange>
              </w:rPr>
              <w:t>uan</w:t>
            </w:r>
            <w:r>
              <w:rPr>
                <w:rFonts w:ascii="Times New Roman" w:hAnsi="Times New Roman" w:cs="Times New Roman"/>
                <w:b/>
                <w:sz w:val="22"/>
                <w:szCs w:val="22"/>
                <w:lang w:val="en-US"/>
              </w:rPr>
              <w:t>/</w:t>
            </w:r>
            <w:r>
              <w:rPr>
                <w:rFonts w:ascii="Times New Roman" w:hAnsi="Times New Roman" w:cs="Times New Roman"/>
                <w:b/>
                <w:sz w:val="22"/>
                <w:szCs w:val="22"/>
              </w:rPr>
              <w:t xml:space="preserve"> </w:t>
            </w:r>
            <w:bookmarkStart w:id="1" w:name="_GoBack"/>
            <w:r>
              <w:rPr>
                <w:rFonts w:ascii="Times New Roman" w:hAnsi="Times New Roman" w:cs="Times New Roman"/>
                <w:b/>
                <w:sz w:val="22"/>
                <w:szCs w:val="22"/>
                <w:highlight w:val="yellow"/>
                <w:rPrChange w:id="350" w:author="Felix阿星" w:date="2026-06-17T11:11:15Z">
                  <w:rPr>
                    <w:rFonts w:ascii="Times New Roman" w:hAnsi="Times New Roman" w:cs="Times New Roman"/>
                    <w:b/>
                    <w:sz w:val="22"/>
                    <w:szCs w:val="22"/>
                  </w:rPr>
                </w:rPrChange>
              </w:rPr>
              <w:t>Сюй Юань</w:t>
            </w:r>
            <w:bookmarkEnd w:id="1"/>
            <w:r>
              <w:rPr>
                <w:rFonts w:ascii="Times New Roman" w:hAnsi="Times New Roman" w:cs="Times New Roman"/>
                <w:b/>
                <w:sz w:val="22"/>
                <w:szCs w:val="22"/>
                <w:lang w:val="en-US"/>
              </w:rPr>
              <w:t>/</w:t>
            </w:r>
          </w:p>
        </w:tc>
      </w:tr>
    </w:tbl>
    <w:p w14:paraId="723447A4">
      <w:pPr>
        <w:keepNext/>
        <w:keepLines/>
        <w:tabs>
          <w:tab w:val="left" w:pos="7125"/>
        </w:tabs>
        <w:rPr>
          <w:rFonts w:ascii="Times New Roman" w:hAnsi="Times New Roman" w:cs="Times New Roman"/>
          <w:sz w:val="22"/>
          <w:szCs w:val="22"/>
          <w:lang w:val="en-US"/>
        </w:rPr>
      </w:pPr>
    </w:p>
    <w:p w14:paraId="384DDC5D">
      <w:pPr>
        <w:keepNext/>
        <w:keepLines/>
        <w:tabs>
          <w:tab w:val="left" w:pos="7125"/>
        </w:tabs>
        <w:rPr>
          <w:rFonts w:ascii="Times New Roman" w:hAnsi="Times New Roman" w:cs="Times New Roman"/>
          <w:sz w:val="22"/>
          <w:szCs w:val="22"/>
        </w:rPr>
      </w:pPr>
    </w:p>
    <w:sectPr>
      <w:footerReference r:id="rId3" w:type="default"/>
      <w:pgSz w:w="11906" w:h="16838"/>
      <w:pgMar w:top="1134" w:right="850" w:bottom="1134" w:left="1701"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mbria">
    <w:panose1 w:val="02040503050406030204"/>
    <w:charset w:val="CC"/>
    <w:family w:val="roman"/>
    <w:pitch w:val="default"/>
    <w:sig w:usb0="E00006FF" w:usb1="420024FF" w:usb2="02000000" w:usb3="00000000" w:csb0="2000019F" w:csb1="00000000"/>
  </w:font>
  <w:font w:name="Verdana">
    <w:panose1 w:val="020B0604030504040204"/>
    <w:charset w:val="CC"/>
    <w:family w:val="swiss"/>
    <w:pitch w:val="default"/>
    <w:sig w:usb0="A00006FF" w:usb1="4000205B" w:usb2="00000010" w:usb3="00000000" w:csb0="2000019F"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MS Gothic">
    <w:panose1 w:val="020B0609070205080204"/>
    <w:charset w:val="80"/>
    <w:family w:val="modern"/>
    <w:pitch w:val="default"/>
    <w:sig w:usb0="E00002FF" w:usb1="6AC7FDFB" w:usb2="08000012" w:usb3="00000000" w:csb0="4002009F" w:csb1="DFD7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25F4A4">
    <w:pPr>
      <w:pStyle w:val="12"/>
      <w:ind w:right="440"/>
      <w:rPr>
        <w:rFonts w:ascii="Times New Roman" w:hAnsi="Times New Roman"/>
        <w:sz w:val="20"/>
        <w:szCs w:val="20"/>
        <w:lang w:val="en-US"/>
      </w:rPr>
    </w:pPr>
    <w:r>
      <w:rPr>
        <w:rFonts w:ascii="Times New Roman" w:hAnsi="Times New Roman"/>
        <w:b/>
        <w:sz w:val="22"/>
        <w:szCs w:val="22"/>
        <w:lang w:val="en-US"/>
      </w:rPr>
      <w:t xml:space="preserve">                                      </w:t>
    </w:r>
  </w:p>
  <w:p w14:paraId="2B0FAACA">
    <w:pPr>
      <w:pStyle w:val="12"/>
      <w:rPr>
        <w:rFonts w:ascii="Times New Roman" w:hAnsi="Times New Roman"/>
        <w:sz w:val="20"/>
        <w:szCs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A503537"/>
    <w:multiLevelType w:val="multilevel"/>
    <w:tmpl w:val="4A503537"/>
    <w:lvl w:ilvl="0" w:tentative="0">
      <w:start w:val="1"/>
      <w:numFmt w:val="decimal"/>
      <w:lvlText w:val="%1."/>
      <w:lvlJc w:val="left"/>
      <w:pPr>
        <w:ind w:left="420" w:hanging="420"/>
      </w:pPr>
      <w:rPr>
        <w:rFonts w:hint="default"/>
      </w:rPr>
    </w:lvl>
    <w:lvl w:ilvl="1" w:tentative="0">
      <w:start w:val="1"/>
      <w:numFmt w:val="decimal"/>
      <w:lvlText w:val="%1.%2."/>
      <w:lvlJc w:val="left"/>
      <w:pPr>
        <w:ind w:left="515" w:hanging="420"/>
      </w:pPr>
      <w:rPr>
        <w:rFonts w:hint="default"/>
        <w:b w:val="0"/>
      </w:rPr>
    </w:lvl>
    <w:lvl w:ilvl="2" w:tentative="0">
      <w:start w:val="1"/>
      <w:numFmt w:val="decimal"/>
      <w:lvlText w:val="%1.%2.%3."/>
      <w:lvlJc w:val="left"/>
      <w:pPr>
        <w:ind w:left="910" w:hanging="720"/>
      </w:pPr>
      <w:rPr>
        <w:rFonts w:hint="default"/>
      </w:rPr>
    </w:lvl>
    <w:lvl w:ilvl="3" w:tentative="0">
      <w:start w:val="1"/>
      <w:numFmt w:val="decimal"/>
      <w:lvlText w:val="%1.%2.%3.%4."/>
      <w:lvlJc w:val="left"/>
      <w:pPr>
        <w:ind w:left="1005" w:hanging="720"/>
      </w:pPr>
      <w:rPr>
        <w:rFonts w:hint="default"/>
      </w:rPr>
    </w:lvl>
    <w:lvl w:ilvl="4" w:tentative="0">
      <w:start w:val="1"/>
      <w:numFmt w:val="decimal"/>
      <w:lvlText w:val="%1.%2.%3.%4.%5."/>
      <w:lvlJc w:val="left"/>
      <w:pPr>
        <w:ind w:left="1460" w:hanging="1080"/>
      </w:pPr>
      <w:rPr>
        <w:rFonts w:hint="default"/>
      </w:rPr>
    </w:lvl>
    <w:lvl w:ilvl="5" w:tentative="0">
      <w:start w:val="1"/>
      <w:numFmt w:val="decimal"/>
      <w:lvlText w:val="%1.%2.%3.%4.%5.%6."/>
      <w:lvlJc w:val="left"/>
      <w:pPr>
        <w:ind w:left="1555" w:hanging="1080"/>
      </w:pPr>
      <w:rPr>
        <w:rFonts w:hint="default"/>
      </w:rPr>
    </w:lvl>
    <w:lvl w:ilvl="6" w:tentative="0">
      <w:start w:val="1"/>
      <w:numFmt w:val="decimal"/>
      <w:lvlText w:val="%1.%2.%3.%4.%5.%6.%7."/>
      <w:lvlJc w:val="left"/>
      <w:pPr>
        <w:ind w:left="2010" w:hanging="1440"/>
      </w:pPr>
      <w:rPr>
        <w:rFonts w:hint="default"/>
      </w:rPr>
    </w:lvl>
    <w:lvl w:ilvl="7" w:tentative="0">
      <w:start w:val="1"/>
      <w:numFmt w:val="decimal"/>
      <w:lvlText w:val="%1.%2.%3.%4.%5.%6.%7.%8."/>
      <w:lvlJc w:val="left"/>
      <w:pPr>
        <w:ind w:left="2105" w:hanging="1440"/>
      </w:pPr>
      <w:rPr>
        <w:rFonts w:hint="default"/>
      </w:rPr>
    </w:lvl>
    <w:lvl w:ilvl="8" w:tentative="0">
      <w:start w:val="1"/>
      <w:numFmt w:val="decimal"/>
      <w:lvlText w:val="%1.%2.%3.%4.%5.%6.%7.%8.%9."/>
      <w:lvlJc w:val="left"/>
      <w:pPr>
        <w:ind w:left="2560" w:hanging="1800"/>
      </w:pPr>
      <w:rPr>
        <w:rFonts w:hint="default"/>
      </w:rPr>
    </w:lvl>
  </w:abstractNum>
  <w:abstractNum w:abstractNumId="1">
    <w:nsid w:val="68C354DB"/>
    <w:multiLevelType w:val="singleLevel"/>
    <w:tmpl w:val="68C354DB"/>
    <w:lvl w:ilvl="0" w:tentative="0">
      <w:start w:val="1"/>
      <w:numFmt w:val="decimal"/>
      <w:lvlText w:val="%1) "/>
      <w:legacy w:legacy="1" w:legacySpace="0" w:legacyIndent="283"/>
      <w:lvlJc w:val="left"/>
      <w:pPr>
        <w:ind w:left="283" w:hanging="283"/>
      </w:pPr>
      <w:rPr>
        <w:rFonts w:hint="default" w:ascii="Times New Roman" w:hAnsi="Times New Roman" w:cs="Times New Roman"/>
        <w:b w:val="0"/>
        <w:i w:val="0"/>
        <w:sz w:val="24"/>
        <w:szCs w:val="24"/>
      </w:r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Felix阿星">
    <w15:presenceInfo w15:providerId="WPS Office" w15:userId="1040748891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isplayBackgroundShape w:val="1"/>
  <w:bordersDoNotSurroundHeader w:val="1"/>
  <w:bordersDoNotSurroundFooter w:val="1"/>
  <w:trackRevisions w:val="1"/>
  <w:documentProtection w:enforcement="0"/>
  <w:defaultTabStop w:val="708"/>
  <w:hyphenationZone w:val="425"/>
  <w:displayHorizontalDrawingGridEvery w:val="1"/>
  <w:displayVerticalDrawingGridEvery w:val="1"/>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mYwNzBkZGU3Y2ZhMmIxMjQ0OTQ0MGNjODQ0YjUyYzcifQ=="/>
  </w:docVars>
  <w:rsids>
    <w:rsidRoot w:val="00CF4ED4"/>
    <w:rsid w:val="000009BC"/>
    <w:rsid w:val="00001D6C"/>
    <w:rsid w:val="000021C9"/>
    <w:rsid w:val="00002D52"/>
    <w:rsid w:val="0000317C"/>
    <w:rsid w:val="00004243"/>
    <w:rsid w:val="00005E9B"/>
    <w:rsid w:val="00006D27"/>
    <w:rsid w:val="000070CE"/>
    <w:rsid w:val="00007FC7"/>
    <w:rsid w:val="00010DAD"/>
    <w:rsid w:val="0001144E"/>
    <w:rsid w:val="000143F0"/>
    <w:rsid w:val="00015EF6"/>
    <w:rsid w:val="00016F27"/>
    <w:rsid w:val="00017A25"/>
    <w:rsid w:val="00017C82"/>
    <w:rsid w:val="000212BB"/>
    <w:rsid w:val="00021D19"/>
    <w:rsid w:val="00022227"/>
    <w:rsid w:val="00024214"/>
    <w:rsid w:val="00024946"/>
    <w:rsid w:val="000251D5"/>
    <w:rsid w:val="00026516"/>
    <w:rsid w:val="00027592"/>
    <w:rsid w:val="00027CB5"/>
    <w:rsid w:val="00027E4A"/>
    <w:rsid w:val="000301FC"/>
    <w:rsid w:val="00030331"/>
    <w:rsid w:val="0003033D"/>
    <w:rsid w:val="000303B7"/>
    <w:rsid w:val="00031972"/>
    <w:rsid w:val="00031F86"/>
    <w:rsid w:val="0003371F"/>
    <w:rsid w:val="00035797"/>
    <w:rsid w:val="00036026"/>
    <w:rsid w:val="000404A3"/>
    <w:rsid w:val="00040679"/>
    <w:rsid w:val="000409AA"/>
    <w:rsid w:val="000414AC"/>
    <w:rsid w:val="00045A66"/>
    <w:rsid w:val="00047356"/>
    <w:rsid w:val="00047B49"/>
    <w:rsid w:val="0005026B"/>
    <w:rsid w:val="00050BAB"/>
    <w:rsid w:val="000516C3"/>
    <w:rsid w:val="00051788"/>
    <w:rsid w:val="00053868"/>
    <w:rsid w:val="00053AC5"/>
    <w:rsid w:val="00053AD9"/>
    <w:rsid w:val="00054FC8"/>
    <w:rsid w:val="00055919"/>
    <w:rsid w:val="00056371"/>
    <w:rsid w:val="000575DC"/>
    <w:rsid w:val="00057CCD"/>
    <w:rsid w:val="0006027E"/>
    <w:rsid w:val="0006033E"/>
    <w:rsid w:val="000614A1"/>
    <w:rsid w:val="000625F3"/>
    <w:rsid w:val="0006363F"/>
    <w:rsid w:val="00067680"/>
    <w:rsid w:val="000709DB"/>
    <w:rsid w:val="00071459"/>
    <w:rsid w:val="00073066"/>
    <w:rsid w:val="000752FF"/>
    <w:rsid w:val="00075E90"/>
    <w:rsid w:val="00076609"/>
    <w:rsid w:val="000812B3"/>
    <w:rsid w:val="0008209F"/>
    <w:rsid w:val="00082B4E"/>
    <w:rsid w:val="00082D39"/>
    <w:rsid w:val="000837AC"/>
    <w:rsid w:val="00083F1F"/>
    <w:rsid w:val="00084689"/>
    <w:rsid w:val="00084B04"/>
    <w:rsid w:val="00085FCE"/>
    <w:rsid w:val="0008651E"/>
    <w:rsid w:val="00090FA5"/>
    <w:rsid w:val="000913AF"/>
    <w:rsid w:val="00091FF5"/>
    <w:rsid w:val="00092A3C"/>
    <w:rsid w:val="00092DF6"/>
    <w:rsid w:val="0009401E"/>
    <w:rsid w:val="0009411B"/>
    <w:rsid w:val="00094816"/>
    <w:rsid w:val="00095411"/>
    <w:rsid w:val="0009546B"/>
    <w:rsid w:val="00096016"/>
    <w:rsid w:val="0009764E"/>
    <w:rsid w:val="000A013E"/>
    <w:rsid w:val="000A042A"/>
    <w:rsid w:val="000A077F"/>
    <w:rsid w:val="000A0C63"/>
    <w:rsid w:val="000A0D27"/>
    <w:rsid w:val="000A2A4A"/>
    <w:rsid w:val="000A2FD0"/>
    <w:rsid w:val="000A5AC3"/>
    <w:rsid w:val="000A5EDB"/>
    <w:rsid w:val="000A61D5"/>
    <w:rsid w:val="000B041D"/>
    <w:rsid w:val="000B08EF"/>
    <w:rsid w:val="000B2D5A"/>
    <w:rsid w:val="000B3D7C"/>
    <w:rsid w:val="000B5CF5"/>
    <w:rsid w:val="000B6085"/>
    <w:rsid w:val="000B7DD5"/>
    <w:rsid w:val="000C17A5"/>
    <w:rsid w:val="000C1873"/>
    <w:rsid w:val="000C220D"/>
    <w:rsid w:val="000C309E"/>
    <w:rsid w:val="000C338A"/>
    <w:rsid w:val="000C43FE"/>
    <w:rsid w:val="000C46E6"/>
    <w:rsid w:val="000C5E35"/>
    <w:rsid w:val="000C5FB2"/>
    <w:rsid w:val="000C6724"/>
    <w:rsid w:val="000C6C37"/>
    <w:rsid w:val="000C704A"/>
    <w:rsid w:val="000C71DC"/>
    <w:rsid w:val="000C738E"/>
    <w:rsid w:val="000D1296"/>
    <w:rsid w:val="000D1846"/>
    <w:rsid w:val="000D1BC8"/>
    <w:rsid w:val="000D2A94"/>
    <w:rsid w:val="000D4241"/>
    <w:rsid w:val="000D4B0A"/>
    <w:rsid w:val="000D5C3A"/>
    <w:rsid w:val="000D5CB7"/>
    <w:rsid w:val="000D60D0"/>
    <w:rsid w:val="000D64E2"/>
    <w:rsid w:val="000D6E2A"/>
    <w:rsid w:val="000D6E4B"/>
    <w:rsid w:val="000D7C3A"/>
    <w:rsid w:val="000D7CD1"/>
    <w:rsid w:val="000E0B06"/>
    <w:rsid w:val="000E1096"/>
    <w:rsid w:val="000E17AA"/>
    <w:rsid w:val="000E202D"/>
    <w:rsid w:val="000E20D7"/>
    <w:rsid w:val="000E2527"/>
    <w:rsid w:val="000E2F27"/>
    <w:rsid w:val="000E307D"/>
    <w:rsid w:val="000E3121"/>
    <w:rsid w:val="000E5755"/>
    <w:rsid w:val="000E63BD"/>
    <w:rsid w:val="000E69C2"/>
    <w:rsid w:val="000E6AAE"/>
    <w:rsid w:val="000E6E87"/>
    <w:rsid w:val="000E7776"/>
    <w:rsid w:val="000E7F5A"/>
    <w:rsid w:val="000F02E3"/>
    <w:rsid w:val="000F29FE"/>
    <w:rsid w:val="000F2E67"/>
    <w:rsid w:val="000F3072"/>
    <w:rsid w:val="000F4561"/>
    <w:rsid w:val="000F53B1"/>
    <w:rsid w:val="000F7E1D"/>
    <w:rsid w:val="00101689"/>
    <w:rsid w:val="00102187"/>
    <w:rsid w:val="001026AA"/>
    <w:rsid w:val="00102D39"/>
    <w:rsid w:val="0010315C"/>
    <w:rsid w:val="00103161"/>
    <w:rsid w:val="0010344D"/>
    <w:rsid w:val="00103BFD"/>
    <w:rsid w:val="00104BF8"/>
    <w:rsid w:val="0010569B"/>
    <w:rsid w:val="001105E0"/>
    <w:rsid w:val="00110B00"/>
    <w:rsid w:val="00111F44"/>
    <w:rsid w:val="00113206"/>
    <w:rsid w:val="00113C65"/>
    <w:rsid w:val="001140B0"/>
    <w:rsid w:val="00114A9A"/>
    <w:rsid w:val="001152C3"/>
    <w:rsid w:val="001154A1"/>
    <w:rsid w:val="00117EF3"/>
    <w:rsid w:val="00120373"/>
    <w:rsid w:val="001205B6"/>
    <w:rsid w:val="0012096C"/>
    <w:rsid w:val="00121ECD"/>
    <w:rsid w:val="00124013"/>
    <w:rsid w:val="001246A7"/>
    <w:rsid w:val="00125396"/>
    <w:rsid w:val="00126F21"/>
    <w:rsid w:val="00127B2B"/>
    <w:rsid w:val="00127F66"/>
    <w:rsid w:val="00130DB7"/>
    <w:rsid w:val="001313AD"/>
    <w:rsid w:val="00132DD6"/>
    <w:rsid w:val="00134070"/>
    <w:rsid w:val="001347D5"/>
    <w:rsid w:val="001356D4"/>
    <w:rsid w:val="001373DA"/>
    <w:rsid w:val="00141282"/>
    <w:rsid w:val="0014145B"/>
    <w:rsid w:val="001424D4"/>
    <w:rsid w:val="001425A7"/>
    <w:rsid w:val="00144338"/>
    <w:rsid w:val="001449F7"/>
    <w:rsid w:val="00145176"/>
    <w:rsid w:val="00145BC1"/>
    <w:rsid w:val="00145F6A"/>
    <w:rsid w:val="00146210"/>
    <w:rsid w:val="00146D53"/>
    <w:rsid w:val="00147601"/>
    <w:rsid w:val="001500F6"/>
    <w:rsid w:val="001504F1"/>
    <w:rsid w:val="00151003"/>
    <w:rsid w:val="0015181E"/>
    <w:rsid w:val="001519AD"/>
    <w:rsid w:val="00153674"/>
    <w:rsid w:val="00154656"/>
    <w:rsid w:val="0015495E"/>
    <w:rsid w:val="00154B57"/>
    <w:rsid w:val="001551BA"/>
    <w:rsid w:val="0015790E"/>
    <w:rsid w:val="0015799B"/>
    <w:rsid w:val="00160780"/>
    <w:rsid w:val="00162200"/>
    <w:rsid w:val="00162C50"/>
    <w:rsid w:val="001649C0"/>
    <w:rsid w:val="00165050"/>
    <w:rsid w:val="0016582E"/>
    <w:rsid w:val="001667B0"/>
    <w:rsid w:val="00171CFA"/>
    <w:rsid w:val="001721A7"/>
    <w:rsid w:val="00172222"/>
    <w:rsid w:val="00172668"/>
    <w:rsid w:val="001745AE"/>
    <w:rsid w:val="00176292"/>
    <w:rsid w:val="00176A79"/>
    <w:rsid w:val="00176CC5"/>
    <w:rsid w:val="00176E8C"/>
    <w:rsid w:val="001774CB"/>
    <w:rsid w:val="00177CE9"/>
    <w:rsid w:val="0018102E"/>
    <w:rsid w:val="001820FD"/>
    <w:rsid w:val="00182855"/>
    <w:rsid w:val="00182F69"/>
    <w:rsid w:val="00183927"/>
    <w:rsid w:val="001850BC"/>
    <w:rsid w:val="00185592"/>
    <w:rsid w:val="001867F6"/>
    <w:rsid w:val="0018694A"/>
    <w:rsid w:val="00186B48"/>
    <w:rsid w:val="00186F37"/>
    <w:rsid w:val="00192252"/>
    <w:rsid w:val="001935C6"/>
    <w:rsid w:val="00193915"/>
    <w:rsid w:val="001943A6"/>
    <w:rsid w:val="001961FB"/>
    <w:rsid w:val="00196783"/>
    <w:rsid w:val="00197FF9"/>
    <w:rsid w:val="001A2927"/>
    <w:rsid w:val="001A2C10"/>
    <w:rsid w:val="001A2CCF"/>
    <w:rsid w:val="001A4688"/>
    <w:rsid w:val="001A4694"/>
    <w:rsid w:val="001A4C75"/>
    <w:rsid w:val="001A4DC2"/>
    <w:rsid w:val="001A5031"/>
    <w:rsid w:val="001A59F9"/>
    <w:rsid w:val="001A7307"/>
    <w:rsid w:val="001B08A8"/>
    <w:rsid w:val="001B09C2"/>
    <w:rsid w:val="001B2437"/>
    <w:rsid w:val="001B25C1"/>
    <w:rsid w:val="001B2DD9"/>
    <w:rsid w:val="001B34C0"/>
    <w:rsid w:val="001B6174"/>
    <w:rsid w:val="001B67DD"/>
    <w:rsid w:val="001B6A9F"/>
    <w:rsid w:val="001B6EA9"/>
    <w:rsid w:val="001C0EC8"/>
    <w:rsid w:val="001C1596"/>
    <w:rsid w:val="001C2FED"/>
    <w:rsid w:val="001C396D"/>
    <w:rsid w:val="001C39D1"/>
    <w:rsid w:val="001C3B42"/>
    <w:rsid w:val="001C638F"/>
    <w:rsid w:val="001C7F82"/>
    <w:rsid w:val="001D056B"/>
    <w:rsid w:val="001D14BB"/>
    <w:rsid w:val="001D2613"/>
    <w:rsid w:val="001D36FE"/>
    <w:rsid w:val="001D3FC6"/>
    <w:rsid w:val="001D42EC"/>
    <w:rsid w:val="001D60C8"/>
    <w:rsid w:val="001E32B0"/>
    <w:rsid w:val="001E33F7"/>
    <w:rsid w:val="001E5BF0"/>
    <w:rsid w:val="001E70E1"/>
    <w:rsid w:val="001F0FBE"/>
    <w:rsid w:val="001F2724"/>
    <w:rsid w:val="001F2C78"/>
    <w:rsid w:val="001F3D71"/>
    <w:rsid w:val="001F664E"/>
    <w:rsid w:val="001F6D3F"/>
    <w:rsid w:val="001F7A70"/>
    <w:rsid w:val="0020137E"/>
    <w:rsid w:val="00202686"/>
    <w:rsid w:val="00204B82"/>
    <w:rsid w:val="00204D96"/>
    <w:rsid w:val="002058D4"/>
    <w:rsid w:val="00205A0C"/>
    <w:rsid w:val="00205B77"/>
    <w:rsid w:val="0020654E"/>
    <w:rsid w:val="00207040"/>
    <w:rsid w:val="002073D1"/>
    <w:rsid w:val="002103E4"/>
    <w:rsid w:val="0021085B"/>
    <w:rsid w:val="002108C8"/>
    <w:rsid w:val="00210BF2"/>
    <w:rsid w:val="00212242"/>
    <w:rsid w:val="00212584"/>
    <w:rsid w:val="00212CAD"/>
    <w:rsid w:val="00212FF7"/>
    <w:rsid w:val="00213398"/>
    <w:rsid w:val="002136C1"/>
    <w:rsid w:val="00214254"/>
    <w:rsid w:val="002145D5"/>
    <w:rsid w:val="002154BD"/>
    <w:rsid w:val="002174F2"/>
    <w:rsid w:val="00217620"/>
    <w:rsid w:val="0021765B"/>
    <w:rsid w:val="0021775E"/>
    <w:rsid w:val="002212B3"/>
    <w:rsid w:val="00221303"/>
    <w:rsid w:val="0022137F"/>
    <w:rsid w:val="0022165C"/>
    <w:rsid w:val="00222667"/>
    <w:rsid w:val="00222BEE"/>
    <w:rsid w:val="00223ABF"/>
    <w:rsid w:val="00224285"/>
    <w:rsid w:val="00227CD1"/>
    <w:rsid w:val="0023013D"/>
    <w:rsid w:val="00231AC3"/>
    <w:rsid w:val="00231DDE"/>
    <w:rsid w:val="002346B7"/>
    <w:rsid w:val="00237B53"/>
    <w:rsid w:val="00241CF5"/>
    <w:rsid w:val="00242390"/>
    <w:rsid w:val="002427C7"/>
    <w:rsid w:val="00243A81"/>
    <w:rsid w:val="00244F2C"/>
    <w:rsid w:val="002469F6"/>
    <w:rsid w:val="002473D2"/>
    <w:rsid w:val="00247D11"/>
    <w:rsid w:val="002508B4"/>
    <w:rsid w:val="00250E9E"/>
    <w:rsid w:val="00252879"/>
    <w:rsid w:val="00253172"/>
    <w:rsid w:val="00254846"/>
    <w:rsid w:val="0025613A"/>
    <w:rsid w:val="0025616F"/>
    <w:rsid w:val="002565FE"/>
    <w:rsid w:val="00257430"/>
    <w:rsid w:val="00257EEB"/>
    <w:rsid w:val="002619E2"/>
    <w:rsid w:val="00262FAD"/>
    <w:rsid w:val="00262FC8"/>
    <w:rsid w:val="002641D1"/>
    <w:rsid w:val="00264683"/>
    <w:rsid w:val="002646CB"/>
    <w:rsid w:val="00264F29"/>
    <w:rsid w:val="00266466"/>
    <w:rsid w:val="00270980"/>
    <w:rsid w:val="002712CA"/>
    <w:rsid w:val="002712DE"/>
    <w:rsid w:val="00271D15"/>
    <w:rsid w:val="00274961"/>
    <w:rsid w:val="0027562F"/>
    <w:rsid w:val="00275DE3"/>
    <w:rsid w:val="002776CC"/>
    <w:rsid w:val="0028023E"/>
    <w:rsid w:val="00281A37"/>
    <w:rsid w:val="00283256"/>
    <w:rsid w:val="00283766"/>
    <w:rsid w:val="0028412B"/>
    <w:rsid w:val="00284D5E"/>
    <w:rsid w:val="00284EA4"/>
    <w:rsid w:val="00286EED"/>
    <w:rsid w:val="00287153"/>
    <w:rsid w:val="00287F88"/>
    <w:rsid w:val="002911C6"/>
    <w:rsid w:val="0029123E"/>
    <w:rsid w:val="00294F54"/>
    <w:rsid w:val="0029643C"/>
    <w:rsid w:val="002971AB"/>
    <w:rsid w:val="00297932"/>
    <w:rsid w:val="002A0A39"/>
    <w:rsid w:val="002A0CF7"/>
    <w:rsid w:val="002A1158"/>
    <w:rsid w:val="002A27E1"/>
    <w:rsid w:val="002A2EF5"/>
    <w:rsid w:val="002A3CC8"/>
    <w:rsid w:val="002A3F90"/>
    <w:rsid w:val="002A508A"/>
    <w:rsid w:val="002A55EF"/>
    <w:rsid w:val="002A5721"/>
    <w:rsid w:val="002A5AC3"/>
    <w:rsid w:val="002A6AD8"/>
    <w:rsid w:val="002A7584"/>
    <w:rsid w:val="002A76BD"/>
    <w:rsid w:val="002B023F"/>
    <w:rsid w:val="002B16E9"/>
    <w:rsid w:val="002B3700"/>
    <w:rsid w:val="002B38FD"/>
    <w:rsid w:val="002B4A4C"/>
    <w:rsid w:val="002B5245"/>
    <w:rsid w:val="002B5936"/>
    <w:rsid w:val="002B62C8"/>
    <w:rsid w:val="002B78FD"/>
    <w:rsid w:val="002B7E33"/>
    <w:rsid w:val="002C050C"/>
    <w:rsid w:val="002C08EF"/>
    <w:rsid w:val="002C10BE"/>
    <w:rsid w:val="002C250D"/>
    <w:rsid w:val="002C2BE2"/>
    <w:rsid w:val="002C311C"/>
    <w:rsid w:val="002C486C"/>
    <w:rsid w:val="002C6AA6"/>
    <w:rsid w:val="002C6B6F"/>
    <w:rsid w:val="002C73F1"/>
    <w:rsid w:val="002D1EBB"/>
    <w:rsid w:val="002D6A9A"/>
    <w:rsid w:val="002D70F3"/>
    <w:rsid w:val="002D76E3"/>
    <w:rsid w:val="002E043A"/>
    <w:rsid w:val="002E0755"/>
    <w:rsid w:val="002E1DB5"/>
    <w:rsid w:val="002E2473"/>
    <w:rsid w:val="002E2C48"/>
    <w:rsid w:val="002E3EE5"/>
    <w:rsid w:val="002E4403"/>
    <w:rsid w:val="002E4CA0"/>
    <w:rsid w:val="002E7584"/>
    <w:rsid w:val="002E7ABB"/>
    <w:rsid w:val="002F040F"/>
    <w:rsid w:val="002F1D2A"/>
    <w:rsid w:val="002F2BBE"/>
    <w:rsid w:val="002F43F3"/>
    <w:rsid w:val="002F4A2B"/>
    <w:rsid w:val="002F4B51"/>
    <w:rsid w:val="002F6502"/>
    <w:rsid w:val="002F6952"/>
    <w:rsid w:val="002F6A74"/>
    <w:rsid w:val="002F6ECA"/>
    <w:rsid w:val="002F7622"/>
    <w:rsid w:val="00301F50"/>
    <w:rsid w:val="003025B4"/>
    <w:rsid w:val="00303321"/>
    <w:rsid w:val="00303AA4"/>
    <w:rsid w:val="00303E35"/>
    <w:rsid w:val="003066CB"/>
    <w:rsid w:val="00311724"/>
    <w:rsid w:val="00313114"/>
    <w:rsid w:val="003150FA"/>
    <w:rsid w:val="003151EC"/>
    <w:rsid w:val="003152B1"/>
    <w:rsid w:val="00317872"/>
    <w:rsid w:val="0032026E"/>
    <w:rsid w:val="0032050B"/>
    <w:rsid w:val="00320BDA"/>
    <w:rsid w:val="0032187C"/>
    <w:rsid w:val="00321B85"/>
    <w:rsid w:val="00322B84"/>
    <w:rsid w:val="00322C4F"/>
    <w:rsid w:val="00322CCD"/>
    <w:rsid w:val="00323B6C"/>
    <w:rsid w:val="00323ED2"/>
    <w:rsid w:val="0032460A"/>
    <w:rsid w:val="00324736"/>
    <w:rsid w:val="00325525"/>
    <w:rsid w:val="00330FD3"/>
    <w:rsid w:val="0033122E"/>
    <w:rsid w:val="003332AC"/>
    <w:rsid w:val="00334180"/>
    <w:rsid w:val="00335140"/>
    <w:rsid w:val="00335DB2"/>
    <w:rsid w:val="00335DC7"/>
    <w:rsid w:val="003361FC"/>
    <w:rsid w:val="00336613"/>
    <w:rsid w:val="00336D78"/>
    <w:rsid w:val="00336E0E"/>
    <w:rsid w:val="00336FD9"/>
    <w:rsid w:val="003370EA"/>
    <w:rsid w:val="003406F2"/>
    <w:rsid w:val="003409E7"/>
    <w:rsid w:val="00341030"/>
    <w:rsid w:val="00341879"/>
    <w:rsid w:val="003419FF"/>
    <w:rsid w:val="00341EC2"/>
    <w:rsid w:val="00347AC4"/>
    <w:rsid w:val="00352D90"/>
    <w:rsid w:val="0035453C"/>
    <w:rsid w:val="003558D3"/>
    <w:rsid w:val="003565CE"/>
    <w:rsid w:val="00356740"/>
    <w:rsid w:val="00357351"/>
    <w:rsid w:val="00357AE6"/>
    <w:rsid w:val="003608FE"/>
    <w:rsid w:val="00360B0C"/>
    <w:rsid w:val="00360DCF"/>
    <w:rsid w:val="003610C9"/>
    <w:rsid w:val="003613BB"/>
    <w:rsid w:val="0036188E"/>
    <w:rsid w:val="00363313"/>
    <w:rsid w:val="003637D6"/>
    <w:rsid w:val="00365605"/>
    <w:rsid w:val="0036677C"/>
    <w:rsid w:val="0037017C"/>
    <w:rsid w:val="00370A63"/>
    <w:rsid w:val="00371BFB"/>
    <w:rsid w:val="00371DEA"/>
    <w:rsid w:val="003728DE"/>
    <w:rsid w:val="003730EA"/>
    <w:rsid w:val="00373E52"/>
    <w:rsid w:val="003742D5"/>
    <w:rsid w:val="003745D5"/>
    <w:rsid w:val="0037692F"/>
    <w:rsid w:val="00377460"/>
    <w:rsid w:val="0037799E"/>
    <w:rsid w:val="0038001E"/>
    <w:rsid w:val="003807E3"/>
    <w:rsid w:val="00380DB4"/>
    <w:rsid w:val="00382833"/>
    <w:rsid w:val="003828BC"/>
    <w:rsid w:val="00383282"/>
    <w:rsid w:val="00384ED9"/>
    <w:rsid w:val="003856DA"/>
    <w:rsid w:val="00385AA7"/>
    <w:rsid w:val="0038611E"/>
    <w:rsid w:val="00386306"/>
    <w:rsid w:val="00391D52"/>
    <w:rsid w:val="003921D1"/>
    <w:rsid w:val="0039237D"/>
    <w:rsid w:val="00392D8E"/>
    <w:rsid w:val="0039316D"/>
    <w:rsid w:val="00393278"/>
    <w:rsid w:val="003949BF"/>
    <w:rsid w:val="00394FFD"/>
    <w:rsid w:val="00395179"/>
    <w:rsid w:val="003958ED"/>
    <w:rsid w:val="003962D5"/>
    <w:rsid w:val="0039678A"/>
    <w:rsid w:val="00396883"/>
    <w:rsid w:val="00396897"/>
    <w:rsid w:val="00397463"/>
    <w:rsid w:val="003A0DD2"/>
    <w:rsid w:val="003A1A51"/>
    <w:rsid w:val="003A1D68"/>
    <w:rsid w:val="003A290D"/>
    <w:rsid w:val="003A2BF7"/>
    <w:rsid w:val="003A4713"/>
    <w:rsid w:val="003A53B1"/>
    <w:rsid w:val="003A61AB"/>
    <w:rsid w:val="003A7285"/>
    <w:rsid w:val="003A7F45"/>
    <w:rsid w:val="003B2551"/>
    <w:rsid w:val="003B393F"/>
    <w:rsid w:val="003B5886"/>
    <w:rsid w:val="003B5A39"/>
    <w:rsid w:val="003B61DA"/>
    <w:rsid w:val="003C1640"/>
    <w:rsid w:val="003C1BE4"/>
    <w:rsid w:val="003C1E5E"/>
    <w:rsid w:val="003C2396"/>
    <w:rsid w:val="003C331B"/>
    <w:rsid w:val="003C33E5"/>
    <w:rsid w:val="003C44E9"/>
    <w:rsid w:val="003C566C"/>
    <w:rsid w:val="003C6D2B"/>
    <w:rsid w:val="003D0354"/>
    <w:rsid w:val="003D0968"/>
    <w:rsid w:val="003D0C79"/>
    <w:rsid w:val="003D1AD9"/>
    <w:rsid w:val="003D2154"/>
    <w:rsid w:val="003D23B3"/>
    <w:rsid w:val="003D2CB0"/>
    <w:rsid w:val="003D4EE0"/>
    <w:rsid w:val="003D6CDD"/>
    <w:rsid w:val="003D6E8D"/>
    <w:rsid w:val="003E04DC"/>
    <w:rsid w:val="003E15D2"/>
    <w:rsid w:val="003E1BFB"/>
    <w:rsid w:val="003E21CB"/>
    <w:rsid w:val="003E2687"/>
    <w:rsid w:val="003E5F18"/>
    <w:rsid w:val="003E7CB9"/>
    <w:rsid w:val="003F0EEE"/>
    <w:rsid w:val="003F4BF4"/>
    <w:rsid w:val="003F5597"/>
    <w:rsid w:val="00400169"/>
    <w:rsid w:val="004010D5"/>
    <w:rsid w:val="00401884"/>
    <w:rsid w:val="00401946"/>
    <w:rsid w:val="00401E24"/>
    <w:rsid w:val="004023C0"/>
    <w:rsid w:val="004039F9"/>
    <w:rsid w:val="00405255"/>
    <w:rsid w:val="004057BC"/>
    <w:rsid w:val="00405863"/>
    <w:rsid w:val="0040615B"/>
    <w:rsid w:val="00406D05"/>
    <w:rsid w:val="00410A00"/>
    <w:rsid w:val="004120D8"/>
    <w:rsid w:val="004125C1"/>
    <w:rsid w:val="00412A65"/>
    <w:rsid w:val="00413065"/>
    <w:rsid w:val="0041340A"/>
    <w:rsid w:val="00413674"/>
    <w:rsid w:val="00413962"/>
    <w:rsid w:val="004150BC"/>
    <w:rsid w:val="0042070F"/>
    <w:rsid w:val="00420C6F"/>
    <w:rsid w:val="00420CE2"/>
    <w:rsid w:val="00420DEA"/>
    <w:rsid w:val="00421D0C"/>
    <w:rsid w:val="004226DD"/>
    <w:rsid w:val="004248CD"/>
    <w:rsid w:val="004250A2"/>
    <w:rsid w:val="004262F2"/>
    <w:rsid w:val="00427399"/>
    <w:rsid w:val="004306C3"/>
    <w:rsid w:val="004323D4"/>
    <w:rsid w:val="00432963"/>
    <w:rsid w:val="0043400A"/>
    <w:rsid w:val="00434E4B"/>
    <w:rsid w:val="00436758"/>
    <w:rsid w:val="00436D15"/>
    <w:rsid w:val="004371BB"/>
    <w:rsid w:val="00440345"/>
    <w:rsid w:val="004448B4"/>
    <w:rsid w:val="0044557F"/>
    <w:rsid w:val="004468F8"/>
    <w:rsid w:val="004470F9"/>
    <w:rsid w:val="00447550"/>
    <w:rsid w:val="0045126F"/>
    <w:rsid w:val="00453F07"/>
    <w:rsid w:val="0045524A"/>
    <w:rsid w:val="00455AAB"/>
    <w:rsid w:val="00455AC1"/>
    <w:rsid w:val="00457BC3"/>
    <w:rsid w:val="00460C18"/>
    <w:rsid w:val="00461312"/>
    <w:rsid w:val="00461DD3"/>
    <w:rsid w:val="00461EBF"/>
    <w:rsid w:val="0046237F"/>
    <w:rsid w:val="004630DA"/>
    <w:rsid w:val="00463876"/>
    <w:rsid w:val="004639AC"/>
    <w:rsid w:val="004642C9"/>
    <w:rsid w:val="00464E56"/>
    <w:rsid w:val="0046583D"/>
    <w:rsid w:val="00465FF3"/>
    <w:rsid w:val="004662C5"/>
    <w:rsid w:val="004662CE"/>
    <w:rsid w:val="004675EA"/>
    <w:rsid w:val="004679BA"/>
    <w:rsid w:val="004701DE"/>
    <w:rsid w:val="004710DC"/>
    <w:rsid w:val="00471A11"/>
    <w:rsid w:val="00474FCA"/>
    <w:rsid w:val="004768AC"/>
    <w:rsid w:val="004801B5"/>
    <w:rsid w:val="0048023D"/>
    <w:rsid w:val="00480366"/>
    <w:rsid w:val="0048049F"/>
    <w:rsid w:val="004811DF"/>
    <w:rsid w:val="00481FB2"/>
    <w:rsid w:val="0048372B"/>
    <w:rsid w:val="00484CF4"/>
    <w:rsid w:val="00484DCA"/>
    <w:rsid w:val="004850A8"/>
    <w:rsid w:val="004861DA"/>
    <w:rsid w:val="004865F5"/>
    <w:rsid w:val="00486D66"/>
    <w:rsid w:val="00487929"/>
    <w:rsid w:val="004906B1"/>
    <w:rsid w:val="00490E65"/>
    <w:rsid w:val="00491642"/>
    <w:rsid w:val="00493811"/>
    <w:rsid w:val="00493966"/>
    <w:rsid w:val="00493D64"/>
    <w:rsid w:val="00493DC0"/>
    <w:rsid w:val="0049576C"/>
    <w:rsid w:val="0049694F"/>
    <w:rsid w:val="004A2C93"/>
    <w:rsid w:val="004A33C3"/>
    <w:rsid w:val="004A3716"/>
    <w:rsid w:val="004A45C0"/>
    <w:rsid w:val="004A6CCD"/>
    <w:rsid w:val="004A70AD"/>
    <w:rsid w:val="004A74C8"/>
    <w:rsid w:val="004A7670"/>
    <w:rsid w:val="004A795B"/>
    <w:rsid w:val="004B0CF0"/>
    <w:rsid w:val="004B0E04"/>
    <w:rsid w:val="004B1C9B"/>
    <w:rsid w:val="004B22B5"/>
    <w:rsid w:val="004B2A67"/>
    <w:rsid w:val="004B321A"/>
    <w:rsid w:val="004B3232"/>
    <w:rsid w:val="004B3857"/>
    <w:rsid w:val="004C0B05"/>
    <w:rsid w:val="004C1793"/>
    <w:rsid w:val="004C1E49"/>
    <w:rsid w:val="004C36DF"/>
    <w:rsid w:val="004C4117"/>
    <w:rsid w:val="004C5BC2"/>
    <w:rsid w:val="004C607C"/>
    <w:rsid w:val="004C6B1D"/>
    <w:rsid w:val="004D0155"/>
    <w:rsid w:val="004D0D7C"/>
    <w:rsid w:val="004D149D"/>
    <w:rsid w:val="004D1D0D"/>
    <w:rsid w:val="004D2AB0"/>
    <w:rsid w:val="004D47A9"/>
    <w:rsid w:val="004D4FD6"/>
    <w:rsid w:val="004D669A"/>
    <w:rsid w:val="004D66C2"/>
    <w:rsid w:val="004D6A4D"/>
    <w:rsid w:val="004D75AF"/>
    <w:rsid w:val="004E0F86"/>
    <w:rsid w:val="004E1361"/>
    <w:rsid w:val="004E16DB"/>
    <w:rsid w:val="004E1A91"/>
    <w:rsid w:val="004E2019"/>
    <w:rsid w:val="004E23EC"/>
    <w:rsid w:val="004E3410"/>
    <w:rsid w:val="004E343F"/>
    <w:rsid w:val="004E5224"/>
    <w:rsid w:val="004E5401"/>
    <w:rsid w:val="004E5477"/>
    <w:rsid w:val="004E6B64"/>
    <w:rsid w:val="004E6C0F"/>
    <w:rsid w:val="004E74A7"/>
    <w:rsid w:val="004E7F81"/>
    <w:rsid w:val="004F162B"/>
    <w:rsid w:val="004F2175"/>
    <w:rsid w:val="004F21E5"/>
    <w:rsid w:val="004F21FF"/>
    <w:rsid w:val="004F38FF"/>
    <w:rsid w:val="004F59CA"/>
    <w:rsid w:val="004F6D57"/>
    <w:rsid w:val="004F75CF"/>
    <w:rsid w:val="0050033E"/>
    <w:rsid w:val="00501C97"/>
    <w:rsid w:val="00502B4B"/>
    <w:rsid w:val="00503331"/>
    <w:rsid w:val="005041E6"/>
    <w:rsid w:val="0050517B"/>
    <w:rsid w:val="005052B4"/>
    <w:rsid w:val="00506450"/>
    <w:rsid w:val="00506988"/>
    <w:rsid w:val="00506E11"/>
    <w:rsid w:val="00510504"/>
    <w:rsid w:val="00510DC5"/>
    <w:rsid w:val="00510F83"/>
    <w:rsid w:val="00511ABC"/>
    <w:rsid w:val="005125BD"/>
    <w:rsid w:val="00513A26"/>
    <w:rsid w:val="00513B98"/>
    <w:rsid w:val="005143BD"/>
    <w:rsid w:val="00515AE3"/>
    <w:rsid w:val="00516945"/>
    <w:rsid w:val="0051749B"/>
    <w:rsid w:val="005200B9"/>
    <w:rsid w:val="0052012D"/>
    <w:rsid w:val="00521968"/>
    <w:rsid w:val="0052397A"/>
    <w:rsid w:val="005239A6"/>
    <w:rsid w:val="005242E0"/>
    <w:rsid w:val="0052506E"/>
    <w:rsid w:val="0052510B"/>
    <w:rsid w:val="00525625"/>
    <w:rsid w:val="00525A38"/>
    <w:rsid w:val="00525D99"/>
    <w:rsid w:val="005264AF"/>
    <w:rsid w:val="00526A03"/>
    <w:rsid w:val="0052796A"/>
    <w:rsid w:val="00527C2E"/>
    <w:rsid w:val="00530457"/>
    <w:rsid w:val="0053050A"/>
    <w:rsid w:val="00530F1C"/>
    <w:rsid w:val="00531393"/>
    <w:rsid w:val="0053242A"/>
    <w:rsid w:val="0053302A"/>
    <w:rsid w:val="0053304E"/>
    <w:rsid w:val="00534749"/>
    <w:rsid w:val="00535382"/>
    <w:rsid w:val="00535B70"/>
    <w:rsid w:val="00536609"/>
    <w:rsid w:val="0053735B"/>
    <w:rsid w:val="005379B2"/>
    <w:rsid w:val="005402CE"/>
    <w:rsid w:val="005419CA"/>
    <w:rsid w:val="00544F21"/>
    <w:rsid w:val="005452D9"/>
    <w:rsid w:val="00545A7D"/>
    <w:rsid w:val="00547E58"/>
    <w:rsid w:val="00547F3C"/>
    <w:rsid w:val="00552181"/>
    <w:rsid w:val="00553A82"/>
    <w:rsid w:val="00554BD6"/>
    <w:rsid w:val="00555816"/>
    <w:rsid w:val="005563B8"/>
    <w:rsid w:val="00556591"/>
    <w:rsid w:val="00557CFA"/>
    <w:rsid w:val="0056056E"/>
    <w:rsid w:val="00560864"/>
    <w:rsid w:val="00560C32"/>
    <w:rsid w:val="00561DF1"/>
    <w:rsid w:val="005627E3"/>
    <w:rsid w:val="00563025"/>
    <w:rsid w:val="00563E36"/>
    <w:rsid w:val="00565F84"/>
    <w:rsid w:val="005661E9"/>
    <w:rsid w:val="00566B73"/>
    <w:rsid w:val="00566F84"/>
    <w:rsid w:val="005671E4"/>
    <w:rsid w:val="00567AAC"/>
    <w:rsid w:val="00571A72"/>
    <w:rsid w:val="0057262A"/>
    <w:rsid w:val="00573F31"/>
    <w:rsid w:val="00575FAD"/>
    <w:rsid w:val="00576CAF"/>
    <w:rsid w:val="00577766"/>
    <w:rsid w:val="00577D39"/>
    <w:rsid w:val="00577DD8"/>
    <w:rsid w:val="005800AB"/>
    <w:rsid w:val="00580375"/>
    <w:rsid w:val="00582D9A"/>
    <w:rsid w:val="005855AB"/>
    <w:rsid w:val="0058647B"/>
    <w:rsid w:val="00586844"/>
    <w:rsid w:val="005869B0"/>
    <w:rsid w:val="00587AE9"/>
    <w:rsid w:val="00587F2E"/>
    <w:rsid w:val="00590C1C"/>
    <w:rsid w:val="0059255F"/>
    <w:rsid w:val="00592CE0"/>
    <w:rsid w:val="00593500"/>
    <w:rsid w:val="00593831"/>
    <w:rsid w:val="005942F8"/>
    <w:rsid w:val="00595CB0"/>
    <w:rsid w:val="0059631E"/>
    <w:rsid w:val="005971F7"/>
    <w:rsid w:val="005A19A5"/>
    <w:rsid w:val="005A27D2"/>
    <w:rsid w:val="005A27FA"/>
    <w:rsid w:val="005A3856"/>
    <w:rsid w:val="005A517E"/>
    <w:rsid w:val="005B08AC"/>
    <w:rsid w:val="005B12C5"/>
    <w:rsid w:val="005B1BD1"/>
    <w:rsid w:val="005B29D5"/>
    <w:rsid w:val="005B2DDF"/>
    <w:rsid w:val="005B3456"/>
    <w:rsid w:val="005B35B3"/>
    <w:rsid w:val="005B3F6B"/>
    <w:rsid w:val="005B4159"/>
    <w:rsid w:val="005B4682"/>
    <w:rsid w:val="005B4A11"/>
    <w:rsid w:val="005B597A"/>
    <w:rsid w:val="005B73B4"/>
    <w:rsid w:val="005B7D62"/>
    <w:rsid w:val="005C14DA"/>
    <w:rsid w:val="005C1BD9"/>
    <w:rsid w:val="005C205A"/>
    <w:rsid w:val="005C2BCD"/>
    <w:rsid w:val="005C3044"/>
    <w:rsid w:val="005C4374"/>
    <w:rsid w:val="005C440C"/>
    <w:rsid w:val="005C4DA8"/>
    <w:rsid w:val="005C5317"/>
    <w:rsid w:val="005C5E61"/>
    <w:rsid w:val="005C7642"/>
    <w:rsid w:val="005D20A8"/>
    <w:rsid w:val="005D3ECE"/>
    <w:rsid w:val="005D4B47"/>
    <w:rsid w:val="005D5FF8"/>
    <w:rsid w:val="005D6873"/>
    <w:rsid w:val="005D69B6"/>
    <w:rsid w:val="005E05B6"/>
    <w:rsid w:val="005E1697"/>
    <w:rsid w:val="005E282E"/>
    <w:rsid w:val="005E4B6E"/>
    <w:rsid w:val="005E4F97"/>
    <w:rsid w:val="005E5CB0"/>
    <w:rsid w:val="005E692D"/>
    <w:rsid w:val="005E78D9"/>
    <w:rsid w:val="005E7FC5"/>
    <w:rsid w:val="005F1697"/>
    <w:rsid w:val="005F1995"/>
    <w:rsid w:val="005F234F"/>
    <w:rsid w:val="005F2A6A"/>
    <w:rsid w:val="005F5B97"/>
    <w:rsid w:val="005F5BC1"/>
    <w:rsid w:val="005F77CA"/>
    <w:rsid w:val="00600C5D"/>
    <w:rsid w:val="00600E2E"/>
    <w:rsid w:val="00600F46"/>
    <w:rsid w:val="006012C4"/>
    <w:rsid w:val="00601785"/>
    <w:rsid w:val="006018F0"/>
    <w:rsid w:val="0060288E"/>
    <w:rsid w:val="00602D0E"/>
    <w:rsid w:val="0060348D"/>
    <w:rsid w:val="00603EC6"/>
    <w:rsid w:val="006045E3"/>
    <w:rsid w:val="006047B6"/>
    <w:rsid w:val="006049F2"/>
    <w:rsid w:val="00605224"/>
    <w:rsid w:val="006053E0"/>
    <w:rsid w:val="00605805"/>
    <w:rsid w:val="00605B49"/>
    <w:rsid w:val="0061027B"/>
    <w:rsid w:val="00611275"/>
    <w:rsid w:val="00611609"/>
    <w:rsid w:val="0061191C"/>
    <w:rsid w:val="00612177"/>
    <w:rsid w:val="00613466"/>
    <w:rsid w:val="00613620"/>
    <w:rsid w:val="00614F3F"/>
    <w:rsid w:val="0061631E"/>
    <w:rsid w:val="0062099E"/>
    <w:rsid w:val="006229A3"/>
    <w:rsid w:val="00623AD2"/>
    <w:rsid w:val="00623C7F"/>
    <w:rsid w:val="00625198"/>
    <w:rsid w:val="00626269"/>
    <w:rsid w:val="006263EF"/>
    <w:rsid w:val="00626555"/>
    <w:rsid w:val="0062709C"/>
    <w:rsid w:val="00627376"/>
    <w:rsid w:val="00627980"/>
    <w:rsid w:val="00631BB5"/>
    <w:rsid w:val="0063214B"/>
    <w:rsid w:val="00632CE4"/>
    <w:rsid w:val="00632CE7"/>
    <w:rsid w:val="006337F1"/>
    <w:rsid w:val="00634FF9"/>
    <w:rsid w:val="00636FAD"/>
    <w:rsid w:val="00637675"/>
    <w:rsid w:val="00637815"/>
    <w:rsid w:val="00637F68"/>
    <w:rsid w:val="00641525"/>
    <w:rsid w:val="006416F9"/>
    <w:rsid w:val="006417C6"/>
    <w:rsid w:val="00641AF5"/>
    <w:rsid w:val="00642811"/>
    <w:rsid w:val="00642CB6"/>
    <w:rsid w:val="00642D37"/>
    <w:rsid w:val="0064495B"/>
    <w:rsid w:val="00644BB8"/>
    <w:rsid w:val="00644E4F"/>
    <w:rsid w:val="00645A56"/>
    <w:rsid w:val="006472AC"/>
    <w:rsid w:val="00647AA6"/>
    <w:rsid w:val="00647F42"/>
    <w:rsid w:val="00650601"/>
    <w:rsid w:val="00650D58"/>
    <w:rsid w:val="00651022"/>
    <w:rsid w:val="00651A72"/>
    <w:rsid w:val="00651B3B"/>
    <w:rsid w:val="00651EF8"/>
    <w:rsid w:val="006527BA"/>
    <w:rsid w:val="00652D11"/>
    <w:rsid w:val="006537DF"/>
    <w:rsid w:val="006550AD"/>
    <w:rsid w:val="006551EF"/>
    <w:rsid w:val="00655812"/>
    <w:rsid w:val="00656A2E"/>
    <w:rsid w:val="006575B5"/>
    <w:rsid w:val="0066016A"/>
    <w:rsid w:val="006609D9"/>
    <w:rsid w:val="0066106F"/>
    <w:rsid w:val="00661B8D"/>
    <w:rsid w:val="006623C7"/>
    <w:rsid w:val="00662612"/>
    <w:rsid w:val="006632CF"/>
    <w:rsid w:val="006655A1"/>
    <w:rsid w:val="0066630E"/>
    <w:rsid w:val="00666BDE"/>
    <w:rsid w:val="00666E7D"/>
    <w:rsid w:val="00671C66"/>
    <w:rsid w:val="0067209B"/>
    <w:rsid w:val="00672280"/>
    <w:rsid w:val="00672833"/>
    <w:rsid w:val="00672C5F"/>
    <w:rsid w:val="006746DE"/>
    <w:rsid w:val="006754A4"/>
    <w:rsid w:val="0067552F"/>
    <w:rsid w:val="00675980"/>
    <w:rsid w:val="0067668A"/>
    <w:rsid w:val="00676A16"/>
    <w:rsid w:val="00677976"/>
    <w:rsid w:val="00677F35"/>
    <w:rsid w:val="00680041"/>
    <w:rsid w:val="0068100A"/>
    <w:rsid w:val="0068102A"/>
    <w:rsid w:val="00681A07"/>
    <w:rsid w:val="00681A0D"/>
    <w:rsid w:val="006822CF"/>
    <w:rsid w:val="00684733"/>
    <w:rsid w:val="0068516F"/>
    <w:rsid w:val="00685913"/>
    <w:rsid w:val="00686279"/>
    <w:rsid w:val="00686A37"/>
    <w:rsid w:val="00687055"/>
    <w:rsid w:val="006877FE"/>
    <w:rsid w:val="00687AE3"/>
    <w:rsid w:val="00691463"/>
    <w:rsid w:val="00691CCB"/>
    <w:rsid w:val="00692304"/>
    <w:rsid w:val="006925A4"/>
    <w:rsid w:val="006927CD"/>
    <w:rsid w:val="00692E6A"/>
    <w:rsid w:val="006934C5"/>
    <w:rsid w:val="006936DD"/>
    <w:rsid w:val="00693C48"/>
    <w:rsid w:val="0069478D"/>
    <w:rsid w:val="0069490D"/>
    <w:rsid w:val="006959FD"/>
    <w:rsid w:val="006966B0"/>
    <w:rsid w:val="006972E2"/>
    <w:rsid w:val="006A07E9"/>
    <w:rsid w:val="006A14C7"/>
    <w:rsid w:val="006A1C56"/>
    <w:rsid w:val="006A23F2"/>
    <w:rsid w:val="006A4742"/>
    <w:rsid w:val="006A4835"/>
    <w:rsid w:val="006A51EC"/>
    <w:rsid w:val="006A5C1D"/>
    <w:rsid w:val="006A6C1C"/>
    <w:rsid w:val="006A7CD3"/>
    <w:rsid w:val="006A7FFD"/>
    <w:rsid w:val="006B0324"/>
    <w:rsid w:val="006B07B6"/>
    <w:rsid w:val="006B0AB9"/>
    <w:rsid w:val="006B0EA6"/>
    <w:rsid w:val="006B1BC3"/>
    <w:rsid w:val="006B2372"/>
    <w:rsid w:val="006B3877"/>
    <w:rsid w:val="006B41B7"/>
    <w:rsid w:val="006B4A3F"/>
    <w:rsid w:val="006B4CBA"/>
    <w:rsid w:val="006B696E"/>
    <w:rsid w:val="006B697B"/>
    <w:rsid w:val="006B6E5F"/>
    <w:rsid w:val="006B7A52"/>
    <w:rsid w:val="006C0142"/>
    <w:rsid w:val="006C2CAC"/>
    <w:rsid w:val="006C2DD8"/>
    <w:rsid w:val="006C3905"/>
    <w:rsid w:val="006C4BDE"/>
    <w:rsid w:val="006C51B8"/>
    <w:rsid w:val="006C5317"/>
    <w:rsid w:val="006C63FD"/>
    <w:rsid w:val="006C6A61"/>
    <w:rsid w:val="006C6D3B"/>
    <w:rsid w:val="006C79CC"/>
    <w:rsid w:val="006D26C3"/>
    <w:rsid w:val="006D296A"/>
    <w:rsid w:val="006D4226"/>
    <w:rsid w:val="006D45AA"/>
    <w:rsid w:val="006D68F2"/>
    <w:rsid w:val="006D72FF"/>
    <w:rsid w:val="006E001A"/>
    <w:rsid w:val="006E0DD0"/>
    <w:rsid w:val="006E3738"/>
    <w:rsid w:val="006E3A68"/>
    <w:rsid w:val="006E44B2"/>
    <w:rsid w:val="006E4F92"/>
    <w:rsid w:val="006E511B"/>
    <w:rsid w:val="006E52D9"/>
    <w:rsid w:val="006E5B65"/>
    <w:rsid w:val="006E6787"/>
    <w:rsid w:val="006E67E6"/>
    <w:rsid w:val="006E6F0D"/>
    <w:rsid w:val="006E732A"/>
    <w:rsid w:val="006E7500"/>
    <w:rsid w:val="006E7A2E"/>
    <w:rsid w:val="006E7C27"/>
    <w:rsid w:val="006F128D"/>
    <w:rsid w:val="006F282B"/>
    <w:rsid w:val="006F314E"/>
    <w:rsid w:val="006F3769"/>
    <w:rsid w:val="006F4D58"/>
    <w:rsid w:val="006F54F7"/>
    <w:rsid w:val="006F6727"/>
    <w:rsid w:val="006F75CC"/>
    <w:rsid w:val="006F7E48"/>
    <w:rsid w:val="007038B1"/>
    <w:rsid w:val="007047A8"/>
    <w:rsid w:val="007050C6"/>
    <w:rsid w:val="00705A27"/>
    <w:rsid w:val="00705D2B"/>
    <w:rsid w:val="00705E00"/>
    <w:rsid w:val="00707528"/>
    <w:rsid w:val="007075E3"/>
    <w:rsid w:val="00710A62"/>
    <w:rsid w:val="0071103E"/>
    <w:rsid w:val="00711689"/>
    <w:rsid w:val="0071238A"/>
    <w:rsid w:val="00712F4B"/>
    <w:rsid w:val="0071304A"/>
    <w:rsid w:val="007156A1"/>
    <w:rsid w:val="007169AD"/>
    <w:rsid w:val="00717253"/>
    <w:rsid w:val="007172A8"/>
    <w:rsid w:val="00720A36"/>
    <w:rsid w:val="007210C8"/>
    <w:rsid w:val="00721E22"/>
    <w:rsid w:val="00723412"/>
    <w:rsid w:val="00725C49"/>
    <w:rsid w:val="00725D60"/>
    <w:rsid w:val="00725E4F"/>
    <w:rsid w:val="00726582"/>
    <w:rsid w:val="00726933"/>
    <w:rsid w:val="00726D42"/>
    <w:rsid w:val="00727630"/>
    <w:rsid w:val="0072795A"/>
    <w:rsid w:val="007302BB"/>
    <w:rsid w:val="00730D35"/>
    <w:rsid w:val="00731D25"/>
    <w:rsid w:val="007324ED"/>
    <w:rsid w:val="0073321E"/>
    <w:rsid w:val="007338CC"/>
    <w:rsid w:val="00733BAD"/>
    <w:rsid w:val="00733BC8"/>
    <w:rsid w:val="0073469A"/>
    <w:rsid w:val="007347F6"/>
    <w:rsid w:val="00734E7E"/>
    <w:rsid w:val="00734FCC"/>
    <w:rsid w:val="00735699"/>
    <w:rsid w:val="0073586C"/>
    <w:rsid w:val="0073588C"/>
    <w:rsid w:val="007367E4"/>
    <w:rsid w:val="00737B98"/>
    <w:rsid w:val="0074086D"/>
    <w:rsid w:val="007411AE"/>
    <w:rsid w:val="007411CF"/>
    <w:rsid w:val="00741A44"/>
    <w:rsid w:val="00743B62"/>
    <w:rsid w:val="0074499E"/>
    <w:rsid w:val="007452DF"/>
    <w:rsid w:val="00745D77"/>
    <w:rsid w:val="007474F2"/>
    <w:rsid w:val="00747EF8"/>
    <w:rsid w:val="00747FEC"/>
    <w:rsid w:val="007507D1"/>
    <w:rsid w:val="00754593"/>
    <w:rsid w:val="00756FF7"/>
    <w:rsid w:val="00757167"/>
    <w:rsid w:val="00761C01"/>
    <w:rsid w:val="00761F09"/>
    <w:rsid w:val="0076226F"/>
    <w:rsid w:val="00762601"/>
    <w:rsid w:val="007628B4"/>
    <w:rsid w:val="0076379C"/>
    <w:rsid w:val="00763C90"/>
    <w:rsid w:val="00764910"/>
    <w:rsid w:val="00766410"/>
    <w:rsid w:val="00766783"/>
    <w:rsid w:val="0076686B"/>
    <w:rsid w:val="00766EAB"/>
    <w:rsid w:val="00766F3C"/>
    <w:rsid w:val="00770353"/>
    <w:rsid w:val="007709A7"/>
    <w:rsid w:val="00770D41"/>
    <w:rsid w:val="00770E66"/>
    <w:rsid w:val="007718AF"/>
    <w:rsid w:val="00771DAC"/>
    <w:rsid w:val="00771DDE"/>
    <w:rsid w:val="00773175"/>
    <w:rsid w:val="007735A2"/>
    <w:rsid w:val="007760AD"/>
    <w:rsid w:val="00780679"/>
    <w:rsid w:val="00780AEF"/>
    <w:rsid w:val="00781080"/>
    <w:rsid w:val="0078226C"/>
    <w:rsid w:val="00783CEB"/>
    <w:rsid w:val="0078483C"/>
    <w:rsid w:val="007848C9"/>
    <w:rsid w:val="00784996"/>
    <w:rsid w:val="007853CB"/>
    <w:rsid w:val="00785542"/>
    <w:rsid w:val="00790E86"/>
    <w:rsid w:val="0079111D"/>
    <w:rsid w:val="00791433"/>
    <w:rsid w:val="00793554"/>
    <w:rsid w:val="00793B62"/>
    <w:rsid w:val="00793C89"/>
    <w:rsid w:val="00793DAE"/>
    <w:rsid w:val="00793EC6"/>
    <w:rsid w:val="00794BC6"/>
    <w:rsid w:val="00794D32"/>
    <w:rsid w:val="00794E9C"/>
    <w:rsid w:val="00795ED5"/>
    <w:rsid w:val="007962FC"/>
    <w:rsid w:val="00796339"/>
    <w:rsid w:val="0079782E"/>
    <w:rsid w:val="00797C56"/>
    <w:rsid w:val="007A143B"/>
    <w:rsid w:val="007A159B"/>
    <w:rsid w:val="007A23B7"/>
    <w:rsid w:val="007A2493"/>
    <w:rsid w:val="007A2AF5"/>
    <w:rsid w:val="007A30CA"/>
    <w:rsid w:val="007A3233"/>
    <w:rsid w:val="007A40CA"/>
    <w:rsid w:val="007A4892"/>
    <w:rsid w:val="007A5616"/>
    <w:rsid w:val="007A644C"/>
    <w:rsid w:val="007A6BF7"/>
    <w:rsid w:val="007A7287"/>
    <w:rsid w:val="007A797D"/>
    <w:rsid w:val="007A7BD3"/>
    <w:rsid w:val="007A7E94"/>
    <w:rsid w:val="007B0918"/>
    <w:rsid w:val="007B2153"/>
    <w:rsid w:val="007B289B"/>
    <w:rsid w:val="007B3313"/>
    <w:rsid w:val="007B5067"/>
    <w:rsid w:val="007B5CD3"/>
    <w:rsid w:val="007B626C"/>
    <w:rsid w:val="007B6456"/>
    <w:rsid w:val="007B7C66"/>
    <w:rsid w:val="007B7E39"/>
    <w:rsid w:val="007C1615"/>
    <w:rsid w:val="007C1B6F"/>
    <w:rsid w:val="007C1F72"/>
    <w:rsid w:val="007C2D9D"/>
    <w:rsid w:val="007C5EDD"/>
    <w:rsid w:val="007C5F93"/>
    <w:rsid w:val="007C77B3"/>
    <w:rsid w:val="007C7BCF"/>
    <w:rsid w:val="007D12AF"/>
    <w:rsid w:val="007D1779"/>
    <w:rsid w:val="007D1CFF"/>
    <w:rsid w:val="007D20C1"/>
    <w:rsid w:val="007D23A0"/>
    <w:rsid w:val="007D2531"/>
    <w:rsid w:val="007D28A3"/>
    <w:rsid w:val="007D29DB"/>
    <w:rsid w:val="007D2D9A"/>
    <w:rsid w:val="007D442B"/>
    <w:rsid w:val="007D4D87"/>
    <w:rsid w:val="007D6039"/>
    <w:rsid w:val="007D7870"/>
    <w:rsid w:val="007D7943"/>
    <w:rsid w:val="007D7B70"/>
    <w:rsid w:val="007E17A7"/>
    <w:rsid w:val="007E2149"/>
    <w:rsid w:val="007E2610"/>
    <w:rsid w:val="007E28D7"/>
    <w:rsid w:val="007E317D"/>
    <w:rsid w:val="007E3D53"/>
    <w:rsid w:val="007E4625"/>
    <w:rsid w:val="007E4966"/>
    <w:rsid w:val="007E49C0"/>
    <w:rsid w:val="007E6A4D"/>
    <w:rsid w:val="007E7891"/>
    <w:rsid w:val="007F072E"/>
    <w:rsid w:val="007F377C"/>
    <w:rsid w:val="007F49EF"/>
    <w:rsid w:val="007F53A9"/>
    <w:rsid w:val="007F5554"/>
    <w:rsid w:val="007F5849"/>
    <w:rsid w:val="007F6E2C"/>
    <w:rsid w:val="008019A0"/>
    <w:rsid w:val="00801A04"/>
    <w:rsid w:val="00802118"/>
    <w:rsid w:val="00802340"/>
    <w:rsid w:val="008025B6"/>
    <w:rsid w:val="008037D8"/>
    <w:rsid w:val="008103F0"/>
    <w:rsid w:val="00810C23"/>
    <w:rsid w:val="00815B7E"/>
    <w:rsid w:val="00821EF1"/>
    <w:rsid w:val="00822416"/>
    <w:rsid w:val="00822D8D"/>
    <w:rsid w:val="0082322E"/>
    <w:rsid w:val="00824B49"/>
    <w:rsid w:val="00824D05"/>
    <w:rsid w:val="00824EB0"/>
    <w:rsid w:val="008267F4"/>
    <w:rsid w:val="00827AFA"/>
    <w:rsid w:val="00830294"/>
    <w:rsid w:val="00831162"/>
    <w:rsid w:val="00831C1C"/>
    <w:rsid w:val="00832237"/>
    <w:rsid w:val="00832685"/>
    <w:rsid w:val="00832D94"/>
    <w:rsid w:val="00833993"/>
    <w:rsid w:val="008340AF"/>
    <w:rsid w:val="008340B9"/>
    <w:rsid w:val="0083457B"/>
    <w:rsid w:val="008352E4"/>
    <w:rsid w:val="00836543"/>
    <w:rsid w:val="008375A9"/>
    <w:rsid w:val="00841B39"/>
    <w:rsid w:val="00841B4B"/>
    <w:rsid w:val="00842C3B"/>
    <w:rsid w:val="00842DE6"/>
    <w:rsid w:val="0084339D"/>
    <w:rsid w:val="00843B11"/>
    <w:rsid w:val="008451AF"/>
    <w:rsid w:val="00845E7A"/>
    <w:rsid w:val="00846E64"/>
    <w:rsid w:val="0085073F"/>
    <w:rsid w:val="00850D49"/>
    <w:rsid w:val="0085206F"/>
    <w:rsid w:val="00852EFA"/>
    <w:rsid w:val="008531EB"/>
    <w:rsid w:val="008557EB"/>
    <w:rsid w:val="008560FE"/>
    <w:rsid w:val="008563BC"/>
    <w:rsid w:val="0085793F"/>
    <w:rsid w:val="00860662"/>
    <w:rsid w:val="00863C4F"/>
    <w:rsid w:val="00863D7D"/>
    <w:rsid w:val="00864486"/>
    <w:rsid w:val="0086750C"/>
    <w:rsid w:val="0086785A"/>
    <w:rsid w:val="00867E0E"/>
    <w:rsid w:val="0087074C"/>
    <w:rsid w:val="008720BD"/>
    <w:rsid w:val="0087231C"/>
    <w:rsid w:val="00872404"/>
    <w:rsid w:val="00875FB6"/>
    <w:rsid w:val="00877650"/>
    <w:rsid w:val="008802A7"/>
    <w:rsid w:val="00880CB2"/>
    <w:rsid w:val="008823CB"/>
    <w:rsid w:val="00883828"/>
    <w:rsid w:val="00883863"/>
    <w:rsid w:val="008852EE"/>
    <w:rsid w:val="00886982"/>
    <w:rsid w:val="00886D47"/>
    <w:rsid w:val="0089123B"/>
    <w:rsid w:val="00891580"/>
    <w:rsid w:val="00893842"/>
    <w:rsid w:val="008949BD"/>
    <w:rsid w:val="00895A48"/>
    <w:rsid w:val="008966A5"/>
    <w:rsid w:val="00897408"/>
    <w:rsid w:val="008974B8"/>
    <w:rsid w:val="00897FCC"/>
    <w:rsid w:val="008A028A"/>
    <w:rsid w:val="008A0578"/>
    <w:rsid w:val="008A2554"/>
    <w:rsid w:val="008A27DD"/>
    <w:rsid w:val="008A2CCE"/>
    <w:rsid w:val="008A2F20"/>
    <w:rsid w:val="008A36B9"/>
    <w:rsid w:val="008A6A39"/>
    <w:rsid w:val="008B2D74"/>
    <w:rsid w:val="008B346F"/>
    <w:rsid w:val="008B39D5"/>
    <w:rsid w:val="008B4A3D"/>
    <w:rsid w:val="008B559F"/>
    <w:rsid w:val="008B56C7"/>
    <w:rsid w:val="008B5793"/>
    <w:rsid w:val="008B61F2"/>
    <w:rsid w:val="008B705E"/>
    <w:rsid w:val="008B7130"/>
    <w:rsid w:val="008B7DE0"/>
    <w:rsid w:val="008C078D"/>
    <w:rsid w:val="008C1773"/>
    <w:rsid w:val="008C2D52"/>
    <w:rsid w:val="008C38FE"/>
    <w:rsid w:val="008C3F5B"/>
    <w:rsid w:val="008C4F14"/>
    <w:rsid w:val="008C4FC8"/>
    <w:rsid w:val="008C5487"/>
    <w:rsid w:val="008C5F1B"/>
    <w:rsid w:val="008C74AA"/>
    <w:rsid w:val="008C75E0"/>
    <w:rsid w:val="008D0672"/>
    <w:rsid w:val="008D463B"/>
    <w:rsid w:val="008D5483"/>
    <w:rsid w:val="008D6111"/>
    <w:rsid w:val="008D6179"/>
    <w:rsid w:val="008D676D"/>
    <w:rsid w:val="008D733B"/>
    <w:rsid w:val="008D7B2C"/>
    <w:rsid w:val="008E0789"/>
    <w:rsid w:val="008E1638"/>
    <w:rsid w:val="008E16D2"/>
    <w:rsid w:val="008E2A4F"/>
    <w:rsid w:val="008E3186"/>
    <w:rsid w:val="008E36DD"/>
    <w:rsid w:val="008E4A98"/>
    <w:rsid w:val="008E6503"/>
    <w:rsid w:val="008E6955"/>
    <w:rsid w:val="008E74D0"/>
    <w:rsid w:val="008E7F1B"/>
    <w:rsid w:val="008F0524"/>
    <w:rsid w:val="008F2270"/>
    <w:rsid w:val="008F6E5A"/>
    <w:rsid w:val="00900C38"/>
    <w:rsid w:val="009022EF"/>
    <w:rsid w:val="009022FA"/>
    <w:rsid w:val="0090380D"/>
    <w:rsid w:val="009038F4"/>
    <w:rsid w:val="009045C4"/>
    <w:rsid w:val="00904A0C"/>
    <w:rsid w:val="00904CDE"/>
    <w:rsid w:val="009052DA"/>
    <w:rsid w:val="0090681E"/>
    <w:rsid w:val="0091192A"/>
    <w:rsid w:val="00911EC1"/>
    <w:rsid w:val="00912A90"/>
    <w:rsid w:val="00912E0F"/>
    <w:rsid w:val="009131E0"/>
    <w:rsid w:val="009146D1"/>
    <w:rsid w:val="00914B33"/>
    <w:rsid w:val="009154A8"/>
    <w:rsid w:val="009154CE"/>
    <w:rsid w:val="00917B05"/>
    <w:rsid w:val="00920BD6"/>
    <w:rsid w:val="009221A1"/>
    <w:rsid w:val="009226F4"/>
    <w:rsid w:val="00922DA2"/>
    <w:rsid w:val="00925A6E"/>
    <w:rsid w:val="00925AB8"/>
    <w:rsid w:val="009262D0"/>
    <w:rsid w:val="009272F7"/>
    <w:rsid w:val="0093066E"/>
    <w:rsid w:val="00930A13"/>
    <w:rsid w:val="00931F90"/>
    <w:rsid w:val="00932130"/>
    <w:rsid w:val="00932BFB"/>
    <w:rsid w:val="00932FA8"/>
    <w:rsid w:val="00933B40"/>
    <w:rsid w:val="00934A12"/>
    <w:rsid w:val="00935A67"/>
    <w:rsid w:val="00936696"/>
    <w:rsid w:val="009366E8"/>
    <w:rsid w:val="00940107"/>
    <w:rsid w:val="0094019C"/>
    <w:rsid w:val="00941C69"/>
    <w:rsid w:val="00941F82"/>
    <w:rsid w:val="00942932"/>
    <w:rsid w:val="00945739"/>
    <w:rsid w:val="00945D63"/>
    <w:rsid w:val="00946D1A"/>
    <w:rsid w:val="00946ED0"/>
    <w:rsid w:val="009476B0"/>
    <w:rsid w:val="00950665"/>
    <w:rsid w:val="0095225C"/>
    <w:rsid w:val="00953622"/>
    <w:rsid w:val="009537DE"/>
    <w:rsid w:val="00953AF8"/>
    <w:rsid w:val="00953DE4"/>
    <w:rsid w:val="00954C88"/>
    <w:rsid w:val="00955975"/>
    <w:rsid w:val="009560F5"/>
    <w:rsid w:val="00956287"/>
    <w:rsid w:val="00956513"/>
    <w:rsid w:val="009568ED"/>
    <w:rsid w:val="0095706F"/>
    <w:rsid w:val="009573CD"/>
    <w:rsid w:val="00957803"/>
    <w:rsid w:val="00961BA1"/>
    <w:rsid w:val="00962D26"/>
    <w:rsid w:val="00962E56"/>
    <w:rsid w:val="00962F75"/>
    <w:rsid w:val="00963160"/>
    <w:rsid w:val="009635A9"/>
    <w:rsid w:val="00963A2D"/>
    <w:rsid w:val="0096481E"/>
    <w:rsid w:val="0096551D"/>
    <w:rsid w:val="00966D36"/>
    <w:rsid w:val="00966F75"/>
    <w:rsid w:val="00967E71"/>
    <w:rsid w:val="00967F35"/>
    <w:rsid w:val="00970AFD"/>
    <w:rsid w:val="00970FBF"/>
    <w:rsid w:val="0097123E"/>
    <w:rsid w:val="00972F7C"/>
    <w:rsid w:val="009733C1"/>
    <w:rsid w:val="0097460B"/>
    <w:rsid w:val="00975CBE"/>
    <w:rsid w:val="009760C1"/>
    <w:rsid w:val="00977562"/>
    <w:rsid w:val="009801D1"/>
    <w:rsid w:val="00980AF5"/>
    <w:rsid w:val="00981439"/>
    <w:rsid w:val="00981F95"/>
    <w:rsid w:val="009836C8"/>
    <w:rsid w:val="009850F1"/>
    <w:rsid w:val="009858D3"/>
    <w:rsid w:val="0098600C"/>
    <w:rsid w:val="009869CA"/>
    <w:rsid w:val="00987134"/>
    <w:rsid w:val="009900C4"/>
    <w:rsid w:val="00990A8F"/>
    <w:rsid w:val="00990AA7"/>
    <w:rsid w:val="00991120"/>
    <w:rsid w:val="00991AA3"/>
    <w:rsid w:val="00991C67"/>
    <w:rsid w:val="00992474"/>
    <w:rsid w:val="00992A79"/>
    <w:rsid w:val="00992D1A"/>
    <w:rsid w:val="00992EB5"/>
    <w:rsid w:val="00993F05"/>
    <w:rsid w:val="00994C1E"/>
    <w:rsid w:val="00994D80"/>
    <w:rsid w:val="00995305"/>
    <w:rsid w:val="00995FAC"/>
    <w:rsid w:val="00997BDA"/>
    <w:rsid w:val="00997CC8"/>
    <w:rsid w:val="009A07F4"/>
    <w:rsid w:val="009A248A"/>
    <w:rsid w:val="009A2FE2"/>
    <w:rsid w:val="009A478D"/>
    <w:rsid w:val="009A4A6E"/>
    <w:rsid w:val="009A4CCE"/>
    <w:rsid w:val="009A76A9"/>
    <w:rsid w:val="009B0AAB"/>
    <w:rsid w:val="009B171B"/>
    <w:rsid w:val="009B1CB9"/>
    <w:rsid w:val="009B2364"/>
    <w:rsid w:val="009B261C"/>
    <w:rsid w:val="009B2A11"/>
    <w:rsid w:val="009B4681"/>
    <w:rsid w:val="009B4C72"/>
    <w:rsid w:val="009B5787"/>
    <w:rsid w:val="009B638B"/>
    <w:rsid w:val="009B6535"/>
    <w:rsid w:val="009C19E9"/>
    <w:rsid w:val="009C1BF3"/>
    <w:rsid w:val="009C2237"/>
    <w:rsid w:val="009C44ED"/>
    <w:rsid w:val="009C496A"/>
    <w:rsid w:val="009C4B0D"/>
    <w:rsid w:val="009C58AF"/>
    <w:rsid w:val="009C63E2"/>
    <w:rsid w:val="009C64D0"/>
    <w:rsid w:val="009C69A8"/>
    <w:rsid w:val="009C6D87"/>
    <w:rsid w:val="009D1384"/>
    <w:rsid w:val="009D1AF6"/>
    <w:rsid w:val="009D2719"/>
    <w:rsid w:val="009D2B8B"/>
    <w:rsid w:val="009D3B33"/>
    <w:rsid w:val="009D3E48"/>
    <w:rsid w:val="009D4792"/>
    <w:rsid w:val="009D5382"/>
    <w:rsid w:val="009D55A8"/>
    <w:rsid w:val="009D5989"/>
    <w:rsid w:val="009D67C6"/>
    <w:rsid w:val="009D698C"/>
    <w:rsid w:val="009D6F72"/>
    <w:rsid w:val="009D79DA"/>
    <w:rsid w:val="009E05E1"/>
    <w:rsid w:val="009E2789"/>
    <w:rsid w:val="009E28F2"/>
    <w:rsid w:val="009E314E"/>
    <w:rsid w:val="009E40DE"/>
    <w:rsid w:val="009E4CB2"/>
    <w:rsid w:val="009E5393"/>
    <w:rsid w:val="009E578C"/>
    <w:rsid w:val="009E63A5"/>
    <w:rsid w:val="009E63E9"/>
    <w:rsid w:val="009E67ED"/>
    <w:rsid w:val="009E7D71"/>
    <w:rsid w:val="009F2F54"/>
    <w:rsid w:val="009F3139"/>
    <w:rsid w:val="009F4656"/>
    <w:rsid w:val="009F46C0"/>
    <w:rsid w:val="009F5100"/>
    <w:rsid w:val="009F727B"/>
    <w:rsid w:val="009F7AAB"/>
    <w:rsid w:val="00A00F3D"/>
    <w:rsid w:val="00A01906"/>
    <w:rsid w:val="00A01DCE"/>
    <w:rsid w:val="00A027CA"/>
    <w:rsid w:val="00A035F1"/>
    <w:rsid w:val="00A037DF"/>
    <w:rsid w:val="00A03EFD"/>
    <w:rsid w:val="00A05969"/>
    <w:rsid w:val="00A05FE0"/>
    <w:rsid w:val="00A064E0"/>
    <w:rsid w:val="00A06DDC"/>
    <w:rsid w:val="00A10086"/>
    <w:rsid w:val="00A11066"/>
    <w:rsid w:val="00A11188"/>
    <w:rsid w:val="00A111CD"/>
    <w:rsid w:val="00A134BD"/>
    <w:rsid w:val="00A1350E"/>
    <w:rsid w:val="00A14028"/>
    <w:rsid w:val="00A14677"/>
    <w:rsid w:val="00A16722"/>
    <w:rsid w:val="00A16F3B"/>
    <w:rsid w:val="00A173AE"/>
    <w:rsid w:val="00A1765A"/>
    <w:rsid w:val="00A17AF2"/>
    <w:rsid w:val="00A20D20"/>
    <w:rsid w:val="00A2168B"/>
    <w:rsid w:val="00A22E2B"/>
    <w:rsid w:val="00A23021"/>
    <w:rsid w:val="00A23219"/>
    <w:rsid w:val="00A23842"/>
    <w:rsid w:val="00A24A9E"/>
    <w:rsid w:val="00A24B5C"/>
    <w:rsid w:val="00A25058"/>
    <w:rsid w:val="00A257AA"/>
    <w:rsid w:val="00A257B4"/>
    <w:rsid w:val="00A25AF3"/>
    <w:rsid w:val="00A2776F"/>
    <w:rsid w:val="00A30869"/>
    <w:rsid w:val="00A3125D"/>
    <w:rsid w:val="00A3232C"/>
    <w:rsid w:val="00A3296B"/>
    <w:rsid w:val="00A3324A"/>
    <w:rsid w:val="00A33893"/>
    <w:rsid w:val="00A34802"/>
    <w:rsid w:val="00A34F08"/>
    <w:rsid w:val="00A34F51"/>
    <w:rsid w:val="00A35695"/>
    <w:rsid w:val="00A371E0"/>
    <w:rsid w:val="00A40F48"/>
    <w:rsid w:val="00A4188E"/>
    <w:rsid w:val="00A4257F"/>
    <w:rsid w:val="00A430F0"/>
    <w:rsid w:val="00A43180"/>
    <w:rsid w:val="00A43208"/>
    <w:rsid w:val="00A4370E"/>
    <w:rsid w:val="00A455B3"/>
    <w:rsid w:val="00A45CC8"/>
    <w:rsid w:val="00A502B4"/>
    <w:rsid w:val="00A51478"/>
    <w:rsid w:val="00A51553"/>
    <w:rsid w:val="00A5259D"/>
    <w:rsid w:val="00A52D61"/>
    <w:rsid w:val="00A553CD"/>
    <w:rsid w:val="00A55BB9"/>
    <w:rsid w:val="00A56537"/>
    <w:rsid w:val="00A56ACC"/>
    <w:rsid w:val="00A62178"/>
    <w:rsid w:val="00A6221E"/>
    <w:rsid w:val="00A632F1"/>
    <w:rsid w:val="00A644ED"/>
    <w:rsid w:val="00A66946"/>
    <w:rsid w:val="00A66A8D"/>
    <w:rsid w:val="00A67F5D"/>
    <w:rsid w:val="00A70A31"/>
    <w:rsid w:val="00A71039"/>
    <w:rsid w:val="00A710B8"/>
    <w:rsid w:val="00A71925"/>
    <w:rsid w:val="00A71AD1"/>
    <w:rsid w:val="00A73741"/>
    <w:rsid w:val="00A73B86"/>
    <w:rsid w:val="00A7448D"/>
    <w:rsid w:val="00A7475B"/>
    <w:rsid w:val="00A74E9C"/>
    <w:rsid w:val="00A7590A"/>
    <w:rsid w:val="00A76BDE"/>
    <w:rsid w:val="00A76D94"/>
    <w:rsid w:val="00A7753E"/>
    <w:rsid w:val="00A776C1"/>
    <w:rsid w:val="00A8108C"/>
    <w:rsid w:val="00A81CB0"/>
    <w:rsid w:val="00A824E3"/>
    <w:rsid w:val="00A82A8A"/>
    <w:rsid w:val="00A83A38"/>
    <w:rsid w:val="00A83E02"/>
    <w:rsid w:val="00A840B7"/>
    <w:rsid w:val="00A8423F"/>
    <w:rsid w:val="00A84859"/>
    <w:rsid w:val="00A850FC"/>
    <w:rsid w:val="00A853C2"/>
    <w:rsid w:val="00A85A6E"/>
    <w:rsid w:val="00A85C0A"/>
    <w:rsid w:val="00A8653D"/>
    <w:rsid w:val="00A924CB"/>
    <w:rsid w:val="00A927CF"/>
    <w:rsid w:val="00A93CB0"/>
    <w:rsid w:val="00A94283"/>
    <w:rsid w:val="00A9524F"/>
    <w:rsid w:val="00A96E1F"/>
    <w:rsid w:val="00AA08B8"/>
    <w:rsid w:val="00AA0FD9"/>
    <w:rsid w:val="00AA2CA3"/>
    <w:rsid w:val="00AA4343"/>
    <w:rsid w:val="00AA4DBE"/>
    <w:rsid w:val="00AA4F1C"/>
    <w:rsid w:val="00AA61B8"/>
    <w:rsid w:val="00AA6799"/>
    <w:rsid w:val="00AA713D"/>
    <w:rsid w:val="00AA743B"/>
    <w:rsid w:val="00AA7F68"/>
    <w:rsid w:val="00AB0562"/>
    <w:rsid w:val="00AB1604"/>
    <w:rsid w:val="00AB2C1D"/>
    <w:rsid w:val="00AB5335"/>
    <w:rsid w:val="00AB5B1F"/>
    <w:rsid w:val="00AB66EB"/>
    <w:rsid w:val="00AB7974"/>
    <w:rsid w:val="00AB7FC2"/>
    <w:rsid w:val="00AC1078"/>
    <w:rsid w:val="00AC137F"/>
    <w:rsid w:val="00AC2A27"/>
    <w:rsid w:val="00AC335C"/>
    <w:rsid w:val="00AC3C9A"/>
    <w:rsid w:val="00AC3D5A"/>
    <w:rsid w:val="00AC4B94"/>
    <w:rsid w:val="00AC4CB7"/>
    <w:rsid w:val="00AC4E95"/>
    <w:rsid w:val="00AC6C7E"/>
    <w:rsid w:val="00AC7A9C"/>
    <w:rsid w:val="00AD3C50"/>
    <w:rsid w:val="00AD6667"/>
    <w:rsid w:val="00AD751B"/>
    <w:rsid w:val="00AD77F0"/>
    <w:rsid w:val="00AD7BDF"/>
    <w:rsid w:val="00AE02F7"/>
    <w:rsid w:val="00AE07CC"/>
    <w:rsid w:val="00AE10C8"/>
    <w:rsid w:val="00AE18EA"/>
    <w:rsid w:val="00AE2045"/>
    <w:rsid w:val="00AE378A"/>
    <w:rsid w:val="00AE46AB"/>
    <w:rsid w:val="00AE494C"/>
    <w:rsid w:val="00AE4CCA"/>
    <w:rsid w:val="00AE650C"/>
    <w:rsid w:val="00AE6DEB"/>
    <w:rsid w:val="00AE6F96"/>
    <w:rsid w:val="00AE78C2"/>
    <w:rsid w:val="00AF0C26"/>
    <w:rsid w:val="00AF0C32"/>
    <w:rsid w:val="00AF0E98"/>
    <w:rsid w:val="00AF1B38"/>
    <w:rsid w:val="00AF2015"/>
    <w:rsid w:val="00AF21E3"/>
    <w:rsid w:val="00AF31DB"/>
    <w:rsid w:val="00AF3B24"/>
    <w:rsid w:val="00AF40FF"/>
    <w:rsid w:val="00AF57BD"/>
    <w:rsid w:val="00AF58AC"/>
    <w:rsid w:val="00AF6A9A"/>
    <w:rsid w:val="00AF6AD8"/>
    <w:rsid w:val="00AF7950"/>
    <w:rsid w:val="00AF7E17"/>
    <w:rsid w:val="00B0279E"/>
    <w:rsid w:val="00B03420"/>
    <w:rsid w:val="00B039D8"/>
    <w:rsid w:val="00B04713"/>
    <w:rsid w:val="00B0582C"/>
    <w:rsid w:val="00B078A5"/>
    <w:rsid w:val="00B07EF4"/>
    <w:rsid w:val="00B12278"/>
    <w:rsid w:val="00B12B44"/>
    <w:rsid w:val="00B13947"/>
    <w:rsid w:val="00B13A5E"/>
    <w:rsid w:val="00B141DD"/>
    <w:rsid w:val="00B14A0E"/>
    <w:rsid w:val="00B15ECA"/>
    <w:rsid w:val="00B15FBC"/>
    <w:rsid w:val="00B16FC9"/>
    <w:rsid w:val="00B201DA"/>
    <w:rsid w:val="00B21FD0"/>
    <w:rsid w:val="00B22315"/>
    <w:rsid w:val="00B2337F"/>
    <w:rsid w:val="00B23877"/>
    <w:rsid w:val="00B23881"/>
    <w:rsid w:val="00B24849"/>
    <w:rsid w:val="00B24BE3"/>
    <w:rsid w:val="00B25036"/>
    <w:rsid w:val="00B253A9"/>
    <w:rsid w:val="00B25AAB"/>
    <w:rsid w:val="00B26124"/>
    <w:rsid w:val="00B30092"/>
    <w:rsid w:val="00B3061A"/>
    <w:rsid w:val="00B30D16"/>
    <w:rsid w:val="00B31C95"/>
    <w:rsid w:val="00B32086"/>
    <w:rsid w:val="00B32473"/>
    <w:rsid w:val="00B32E28"/>
    <w:rsid w:val="00B3383F"/>
    <w:rsid w:val="00B344A6"/>
    <w:rsid w:val="00B35DDF"/>
    <w:rsid w:val="00B35F39"/>
    <w:rsid w:val="00B367AB"/>
    <w:rsid w:val="00B36B4D"/>
    <w:rsid w:val="00B45033"/>
    <w:rsid w:val="00B45269"/>
    <w:rsid w:val="00B467C7"/>
    <w:rsid w:val="00B46A24"/>
    <w:rsid w:val="00B502A3"/>
    <w:rsid w:val="00B50421"/>
    <w:rsid w:val="00B50970"/>
    <w:rsid w:val="00B519D7"/>
    <w:rsid w:val="00B51F30"/>
    <w:rsid w:val="00B5206D"/>
    <w:rsid w:val="00B521A1"/>
    <w:rsid w:val="00B52278"/>
    <w:rsid w:val="00B53078"/>
    <w:rsid w:val="00B53407"/>
    <w:rsid w:val="00B54ABA"/>
    <w:rsid w:val="00B55421"/>
    <w:rsid w:val="00B5544A"/>
    <w:rsid w:val="00B555AF"/>
    <w:rsid w:val="00B55991"/>
    <w:rsid w:val="00B55CE6"/>
    <w:rsid w:val="00B56DCF"/>
    <w:rsid w:val="00B61C68"/>
    <w:rsid w:val="00B63582"/>
    <w:rsid w:val="00B66E41"/>
    <w:rsid w:val="00B7011B"/>
    <w:rsid w:val="00B7017F"/>
    <w:rsid w:val="00B717BE"/>
    <w:rsid w:val="00B72C62"/>
    <w:rsid w:val="00B730B0"/>
    <w:rsid w:val="00B733E1"/>
    <w:rsid w:val="00B75A83"/>
    <w:rsid w:val="00B76DB6"/>
    <w:rsid w:val="00B77870"/>
    <w:rsid w:val="00B80CA6"/>
    <w:rsid w:val="00B80DC7"/>
    <w:rsid w:val="00B81578"/>
    <w:rsid w:val="00B836BC"/>
    <w:rsid w:val="00B83AAD"/>
    <w:rsid w:val="00B847A8"/>
    <w:rsid w:val="00B9001C"/>
    <w:rsid w:val="00B90A81"/>
    <w:rsid w:val="00B912D0"/>
    <w:rsid w:val="00B919F2"/>
    <w:rsid w:val="00B91EC7"/>
    <w:rsid w:val="00B93201"/>
    <w:rsid w:val="00B93A63"/>
    <w:rsid w:val="00B93EFB"/>
    <w:rsid w:val="00B9438E"/>
    <w:rsid w:val="00B95DEC"/>
    <w:rsid w:val="00B966B7"/>
    <w:rsid w:val="00B97355"/>
    <w:rsid w:val="00BA05D1"/>
    <w:rsid w:val="00BA0DBD"/>
    <w:rsid w:val="00BA0F72"/>
    <w:rsid w:val="00BA0F8E"/>
    <w:rsid w:val="00BA1221"/>
    <w:rsid w:val="00BA2549"/>
    <w:rsid w:val="00BA44EC"/>
    <w:rsid w:val="00BA49D9"/>
    <w:rsid w:val="00BB0267"/>
    <w:rsid w:val="00BB080C"/>
    <w:rsid w:val="00BB1E9E"/>
    <w:rsid w:val="00BB38C3"/>
    <w:rsid w:val="00BB3EB3"/>
    <w:rsid w:val="00BB518D"/>
    <w:rsid w:val="00BB64DB"/>
    <w:rsid w:val="00BB6524"/>
    <w:rsid w:val="00BB71F9"/>
    <w:rsid w:val="00BC0E2C"/>
    <w:rsid w:val="00BC11E9"/>
    <w:rsid w:val="00BC5633"/>
    <w:rsid w:val="00BC5EA1"/>
    <w:rsid w:val="00BC6136"/>
    <w:rsid w:val="00BC7BDE"/>
    <w:rsid w:val="00BC7C75"/>
    <w:rsid w:val="00BD005D"/>
    <w:rsid w:val="00BD05BA"/>
    <w:rsid w:val="00BD2165"/>
    <w:rsid w:val="00BD2D29"/>
    <w:rsid w:val="00BD592C"/>
    <w:rsid w:val="00BD5D29"/>
    <w:rsid w:val="00BD6447"/>
    <w:rsid w:val="00BD6941"/>
    <w:rsid w:val="00BD79BE"/>
    <w:rsid w:val="00BE0070"/>
    <w:rsid w:val="00BE1D61"/>
    <w:rsid w:val="00BE26FB"/>
    <w:rsid w:val="00BE27BB"/>
    <w:rsid w:val="00BE3390"/>
    <w:rsid w:val="00BE3D0A"/>
    <w:rsid w:val="00BE413D"/>
    <w:rsid w:val="00BE4295"/>
    <w:rsid w:val="00BE6AB0"/>
    <w:rsid w:val="00BF0D4D"/>
    <w:rsid w:val="00BF24F1"/>
    <w:rsid w:val="00BF30D1"/>
    <w:rsid w:val="00BF6C19"/>
    <w:rsid w:val="00BF6EA7"/>
    <w:rsid w:val="00BF72EF"/>
    <w:rsid w:val="00BF7BD5"/>
    <w:rsid w:val="00BF7FB3"/>
    <w:rsid w:val="00C00647"/>
    <w:rsid w:val="00C0107B"/>
    <w:rsid w:val="00C04801"/>
    <w:rsid w:val="00C055B3"/>
    <w:rsid w:val="00C0606C"/>
    <w:rsid w:val="00C06338"/>
    <w:rsid w:val="00C06914"/>
    <w:rsid w:val="00C0694C"/>
    <w:rsid w:val="00C06A7B"/>
    <w:rsid w:val="00C139B7"/>
    <w:rsid w:val="00C13C75"/>
    <w:rsid w:val="00C1477D"/>
    <w:rsid w:val="00C14E28"/>
    <w:rsid w:val="00C14F9D"/>
    <w:rsid w:val="00C15036"/>
    <w:rsid w:val="00C156EF"/>
    <w:rsid w:val="00C168D5"/>
    <w:rsid w:val="00C176E1"/>
    <w:rsid w:val="00C20DDD"/>
    <w:rsid w:val="00C2173D"/>
    <w:rsid w:val="00C21A30"/>
    <w:rsid w:val="00C22D54"/>
    <w:rsid w:val="00C23A48"/>
    <w:rsid w:val="00C245CF"/>
    <w:rsid w:val="00C24D61"/>
    <w:rsid w:val="00C26BF6"/>
    <w:rsid w:val="00C26E18"/>
    <w:rsid w:val="00C31536"/>
    <w:rsid w:val="00C342F5"/>
    <w:rsid w:val="00C35A54"/>
    <w:rsid w:val="00C405AB"/>
    <w:rsid w:val="00C41428"/>
    <w:rsid w:val="00C41BB8"/>
    <w:rsid w:val="00C41FCA"/>
    <w:rsid w:val="00C439AA"/>
    <w:rsid w:val="00C439E7"/>
    <w:rsid w:val="00C44EB5"/>
    <w:rsid w:val="00C45B9F"/>
    <w:rsid w:val="00C46CF7"/>
    <w:rsid w:val="00C47D2A"/>
    <w:rsid w:val="00C50239"/>
    <w:rsid w:val="00C504CC"/>
    <w:rsid w:val="00C52DC2"/>
    <w:rsid w:val="00C53006"/>
    <w:rsid w:val="00C53325"/>
    <w:rsid w:val="00C53F29"/>
    <w:rsid w:val="00C5442E"/>
    <w:rsid w:val="00C55379"/>
    <w:rsid w:val="00C57959"/>
    <w:rsid w:val="00C57ABE"/>
    <w:rsid w:val="00C57E96"/>
    <w:rsid w:val="00C57F47"/>
    <w:rsid w:val="00C622DD"/>
    <w:rsid w:val="00C6262B"/>
    <w:rsid w:val="00C634CA"/>
    <w:rsid w:val="00C63F89"/>
    <w:rsid w:val="00C64A5F"/>
    <w:rsid w:val="00C64FDE"/>
    <w:rsid w:val="00C65082"/>
    <w:rsid w:val="00C67A89"/>
    <w:rsid w:val="00C703E2"/>
    <w:rsid w:val="00C71078"/>
    <w:rsid w:val="00C711E2"/>
    <w:rsid w:val="00C72078"/>
    <w:rsid w:val="00C726D2"/>
    <w:rsid w:val="00C75D82"/>
    <w:rsid w:val="00C77C7A"/>
    <w:rsid w:val="00C801B5"/>
    <w:rsid w:val="00C805B0"/>
    <w:rsid w:val="00C8100F"/>
    <w:rsid w:val="00C81049"/>
    <w:rsid w:val="00C81167"/>
    <w:rsid w:val="00C81473"/>
    <w:rsid w:val="00C837FC"/>
    <w:rsid w:val="00C84BA8"/>
    <w:rsid w:val="00C90803"/>
    <w:rsid w:val="00C9211F"/>
    <w:rsid w:val="00C92C25"/>
    <w:rsid w:val="00C9324D"/>
    <w:rsid w:val="00C94A01"/>
    <w:rsid w:val="00C95EB2"/>
    <w:rsid w:val="00C96746"/>
    <w:rsid w:val="00C968C7"/>
    <w:rsid w:val="00C96DD1"/>
    <w:rsid w:val="00C97CCE"/>
    <w:rsid w:val="00C97E15"/>
    <w:rsid w:val="00CA0276"/>
    <w:rsid w:val="00CA1645"/>
    <w:rsid w:val="00CA2467"/>
    <w:rsid w:val="00CA5570"/>
    <w:rsid w:val="00CA6045"/>
    <w:rsid w:val="00CA6C86"/>
    <w:rsid w:val="00CA748D"/>
    <w:rsid w:val="00CB111C"/>
    <w:rsid w:val="00CB1BDD"/>
    <w:rsid w:val="00CB2520"/>
    <w:rsid w:val="00CB264D"/>
    <w:rsid w:val="00CB272F"/>
    <w:rsid w:val="00CB3AC3"/>
    <w:rsid w:val="00CB3B77"/>
    <w:rsid w:val="00CC1546"/>
    <w:rsid w:val="00CC2268"/>
    <w:rsid w:val="00CC2548"/>
    <w:rsid w:val="00CC297D"/>
    <w:rsid w:val="00CC2F8B"/>
    <w:rsid w:val="00CC2FD2"/>
    <w:rsid w:val="00CC3147"/>
    <w:rsid w:val="00CC38BA"/>
    <w:rsid w:val="00CC49D7"/>
    <w:rsid w:val="00CC4D96"/>
    <w:rsid w:val="00CC4E7D"/>
    <w:rsid w:val="00CC51AD"/>
    <w:rsid w:val="00CC521B"/>
    <w:rsid w:val="00CC5756"/>
    <w:rsid w:val="00CC58B9"/>
    <w:rsid w:val="00CC75AE"/>
    <w:rsid w:val="00CC77BB"/>
    <w:rsid w:val="00CC7BD6"/>
    <w:rsid w:val="00CD01F5"/>
    <w:rsid w:val="00CD3A75"/>
    <w:rsid w:val="00CD3BF2"/>
    <w:rsid w:val="00CD3D27"/>
    <w:rsid w:val="00CD5AE2"/>
    <w:rsid w:val="00CD6F56"/>
    <w:rsid w:val="00CD747A"/>
    <w:rsid w:val="00CE098E"/>
    <w:rsid w:val="00CE10F6"/>
    <w:rsid w:val="00CE2B36"/>
    <w:rsid w:val="00CE3C12"/>
    <w:rsid w:val="00CE79AD"/>
    <w:rsid w:val="00CE7BB6"/>
    <w:rsid w:val="00CF0399"/>
    <w:rsid w:val="00CF2141"/>
    <w:rsid w:val="00CF234C"/>
    <w:rsid w:val="00CF33B8"/>
    <w:rsid w:val="00CF34F4"/>
    <w:rsid w:val="00CF3AC5"/>
    <w:rsid w:val="00CF3DBC"/>
    <w:rsid w:val="00CF44FE"/>
    <w:rsid w:val="00CF4559"/>
    <w:rsid w:val="00CF4D25"/>
    <w:rsid w:val="00CF4ED4"/>
    <w:rsid w:val="00CF558C"/>
    <w:rsid w:val="00CF57AD"/>
    <w:rsid w:val="00D02BDD"/>
    <w:rsid w:val="00D04140"/>
    <w:rsid w:val="00D0510A"/>
    <w:rsid w:val="00D056C3"/>
    <w:rsid w:val="00D05C2D"/>
    <w:rsid w:val="00D062F2"/>
    <w:rsid w:val="00D07EE6"/>
    <w:rsid w:val="00D13C30"/>
    <w:rsid w:val="00D14011"/>
    <w:rsid w:val="00D15063"/>
    <w:rsid w:val="00D218D4"/>
    <w:rsid w:val="00D21A17"/>
    <w:rsid w:val="00D21D64"/>
    <w:rsid w:val="00D223EE"/>
    <w:rsid w:val="00D22427"/>
    <w:rsid w:val="00D26CB6"/>
    <w:rsid w:val="00D30668"/>
    <w:rsid w:val="00D307A3"/>
    <w:rsid w:val="00D31128"/>
    <w:rsid w:val="00D3185D"/>
    <w:rsid w:val="00D32780"/>
    <w:rsid w:val="00D33246"/>
    <w:rsid w:val="00D33683"/>
    <w:rsid w:val="00D33CC4"/>
    <w:rsid w:val="00D34AEA"/>
    <w:rsid w:val="00D35578"/>
    <w:rsid w:val="00D36A00"/>
    <w:rsid w:val="00D36A26"/>
    <w:rsid w:val="00D36AAF"/>
    <w:rsid w:val="00D36D1B"/>
    <w:rsid w:val="00D4075D"/>
    <w:rsid w:val="00D416E7"/>
    <w:rsid w:val="00D4275A"/>
    <w:rsid w:val="00D43A63"/>
    <w:rsid w:val="00D449AE"/>
    <w:rsid w:val="00D44FBD"/>
    <w:rsid w:val="00D452D1"/>
    <w:rsid w:val="00D452EB"/>
    <w:rsid w:val="00D453C8"/>
    <w:rsid w:val="00D4655A"/>
    <w:rsid w:val="00D468DE"/>
    <w:rsid w:val="00D478EA"/>
    <w:rsid w:val="00D47FE9"/>
    <w:rsid w:val="00D50005"/>
    <w:rsid w:val="00D5008F"/>
    <w:rsid w:val="00D504ED"/>
    <w:rsid w:val="00D508AE"/>
    <w:rsid w:val="00D50B2D"/>
    <w:rsid w:val="00D526F4"/>
    <w:rsid w:val="00D53A1C"/>
    <w:rsid w:val="00D5528F"/>
    <w:rsid w:val="00D563CF"/>
    <w:rsid w:val="00D56799"/>
    <w:rsid w:val="00D56DB2"/>
    <w:rsid w:val="00D57D2D"/>
    <w:rsid w:val="00D60587"/>
    <w:rsid w:val="00D6102E"/>
    <w:rsid w:val="00D62887"/>
    <w:rsid w:val="00D636DB"/>
    <w:rsid w:val="00D64875"/>
    <w:rsid w:val="00D64C5E"/>
    <w:rsid w:val="00D64D14"/>
    <w:rsid w:val="00D64DB9"/>
    <w:rsid w:val="00D65A58"/>
    <w:rsid w:val="00D669A8"/>
    <w:rsid w:val="00D669E7"/>
    <w:rsid w:val="00D66BEB"/>
    <w:rsid w:val="00D66F88"/>
    <w:rsid w:val="00D70B8A"/>
    <w:rsid w:val="00D71414"/>
    <w:rsid w:val="00D7213A"/>
    <w:rsid w:val="00D72976"/>
    <w:rsid w:val="00D73BBC"/>
    <w:rsid w:val="00D75197"/>
    <w:rsid w:val="00D770BD"/>
    <w:rsid w:val="00D7721F"/>
    <w:rsid w:val="00D77307"/>
    <w:rsid w:val="00D77771"/>
    <w:rsid w:val="00D8016C"/>
    <w:rsid w:val="00D80D77"/>
    <w:rsid w:val="00D81194"/>
    <w:rsid w:val="00D82E08"/>
    <w:rsid w:val="00D83550"/>
    <w:rsid w:val="00D83798"/>
    <w:rsid w:val="00D86104"/>
    <w:rsid w:val="00D8614B"/>
    <w:rsid w:val="00D86413"/>
    <w:rsid w:val="00D8740F"/>
    <w:rsid w:val="00D91C2E"/>
    <w:rsid w:val="00D91ECC"/>
    <w:rsid w:val="00D93F03"/>
    <w:rsid w:val="00D94361"/>
    <w:rsid w:val="00D95A65"/>
    <w:rsid w:val="00D964EE"/>
    <w:rsid w:val="00D96FAE"/>
    <w:rsid w:val="00D973FA"/>
    <w:rsid w:val="00D97BF3"/>
    <w:rsid w:val="00DA04B3"/>
    <w:rsid w:val="00DA06D4"/>
    <w:rsid w:val="00DA0EB1"/>
    <w:rsid w:val="00DA1A8B"/>
    <w:rsid w:val="00DA2B15"/>
    <w:rsid w:val="00DA2D52"/>
    <w:rsid w:val="00DA2DC4"/>
    <w:rsid w:val="00DA5938"/>
    <w:rsid w:val="00DA5E19"/>
    <w:rsid w:val="00DA6796"/>
    <w:rsid w:val="00DA7476"/>
    <w:rsid w:val="00DA7E0D"/>
    <w:rsid w:val="00DB07FC"/>
    <w:rsid w:val="00DB086D"/>
    <w:rsid w:val="00DB0A0C"/>
    <w:rsid w:val="00DB221B"/>
    <w:rsid w:val="00DB53E1"/>
    <w:rsid w:val="00DB75D9"/>
    <w:rsid w:val="00DB7662"/>
    <w:rsid w:val="00DB7889"/>
    <w:rsid w:val="00DC020F"/>
    <w:rsid w:val="00DC176A"/>
    <w:rsid w:val="00DC596C"/>
    <w:rsid w:val="00DC6055"/>
    <w:rsid w:val="00DD0EC2"/>
    <w:rsid w:val="00DD1830"/>
    <w:rsid w:val="00DD3859"/>
    <w:rsid w:val="00DD43C5"/>
    <w:rsid w:val="00DD4517"/>
    <w:rsid w:val="00DD5740"/>
    <w:rsid w:val="00DD6DAF"/>
    <w:rsid w:val="00DD7A6F"/>
    <w:rsid w:val="00DD7DDD"/>
    <w:rsid w:val="00DE0549"/>
    <w:rsid w:val="00DE08DC"/>
    <w:rsid w:val="00DE0D7C"/>
    <w:rsid w:val="00DE0FF1"/>
    <w:rsid w:val="00DE2088"/>
    <w:rsid w:val="00DE29A8"/>
    <w:rsid w:val="00DE3BC5"/>
    <w:rsid w:val="00DE6F82"/>
    <w:rsid w:val="00DE7186"/>
    <w:rsid w:val="00DE75D7"/>
    <w:rsid w:val="00DE7846"/>
    <w:rsid w:val="00DF0910"/>
    <w:rsid w:val="00DF14CF"/>
    <w:rsid w:val="00DF2FF7"/>
    <w:rsid w:val="00DF3121"/>
    <w:rsid w:val="00DF359E"/>
    <w:rsid w:val="00DF3898"/>
    <w:rsid w:val="00E02F97"/>
    <w:rsid w:val="00E05495"/>
    <w:rsid w:val="00E054F6"/>
    <w:rsid w:val="00E068F4"/>
    <w:rsid w:val="00E06CCF"/>
    <w:rsid w:val="00E1035F"/>
    <w:rsid w:val="00E10DCE"/>
    <w:rsid w:val="00E12D30"/>
    <w:rsid w:val="00E13D5E"/>
    <w:rsid w:val="00E15660"/>
    <w:rsid w:val="00E159D6"/>
    <w:rsid w:val="00E16594"/>
    <w:rsid w:val="00E166B5"/>
    <w:rsid w:val="00E16952"/>
    <w:rsid w:val="00E17F8F"/>
    <w:rsid w:val="00E2038E"/>
    <w:rsid w:val="00E2117B"/>
    <w:rsid w:val="00E21991"/>
    <w:rsid w:val="00E22AE9"/>
    <w:rsid w:val="00E24B23"/>
    <w:rsid w:val="00E24DC2"/>
    <w:rsid w:val="00E25F98"/>
    <w:rsid w:val="00E267EF"/>
    <w:rsid w:val="00E26951"/>
    <w:rsid w:val="00E30043"/>
    <w:rsid w:val="00E301E2"/>
    <w:rsid w:val="00E30743"/>
    <w:rsid w:val="00E31B9C"/>
    <w:rsid w:val="00E331BA"/>
    <w:rsid w:val="00E33405"/>
    <w:rsid w:val="00E33725"/>
    <w:rsid w:val="00E33744"/>
    <w:rsid w:val="00E34310"/>
    <w:rsid w:val="00E35B39"/>
    <w:rsid w:val="00E407DC"/>
    <w:rsid w:val="00E40A54"/>
    <w:rsid w:val="00E4127C"/>
    <w:rsid w:val="00E41A45"/>
    <w:rsid w:val="00E430C7"/>
    <w:rsid w:val="00E4384D"/>
    <w:rsid w:val="00E43A67"/>
    <w:rsid w:val="00E469A1"/>
    <w:rsid w:val="00E47104"/>
    <w:rsid w:val="00E478D0"/>
    <w:rsid w:val="00E50549"/>
    <w:rsid w:val="00E50CF7"/>
    <w:rsid w:val="00E50DC9"/>
    <w:rsid w:val="00E5101C"/>
    <w:rsid w:val="00E51754"/>
    <w:rsid w:val="00E5203D"/>
    <w:rsid w:val="00E54322"/>
    <w:rsid w:val="00E543D8"/>
    <w:rsid w:val="00E54BC2"/>
    <w:rsid w:val="00E5587F"/>
    <w:rsid w:val="00E561C9"/>
    <w:rsid w:val="00E5672C"/>
    <w:rsid w:val="00E567CC"/>
    <w:rsid w:val="00E56C88"/>
    <w:rsid w:val="00E57E8B"/>
    <w:rsid w:val="00E60413"/>
    <w:rsid w:val="00E61ED4"/>
    <w:rsid w:val="00E62D93"/>
    <w:rsid w:val="00E6323C"/>
    <w:rsid w:val="00E64739"/>
    <w:rsid w:val="00E649D6"/>
    <w:rsid w:val="00E662A2"/>
    <w:rsid w:val="00E70A55"/>
    <w:rsid w:val="00E72401"/>
    <w:rsid w:val="00E7242D"/>
    <w:rsid w:val="00E72C56"/>
    <w:rsid w:val="00E73838"/>
    <w:rsid w:val="00E74F2B"/>
    <w:rsid w:val="00E77794"/>
    <w:rsid w:val="00E77C61"/>
    <w:rsid w:val="00E80694"/>
    <w:rsid w:val="00E8103B"/>
    <w:rsid w:val="00E8156A"/>
    <w:rsid w:val="00E83165"/>
    <w:rsid w:val="00E83E91"/>
    <w:rsid w:val="00E84E55"/>
    <w:rsid w:val="00E85534"/>
    <w:rsid w:val="00E8654C"/>
    <w:rsid w:val="00E86E4E"/>
    <w:rsid w:val="00E878C7"/>
    <w:rsid w:val="00E908FB"/>
    <w:rsid w:val="00E91144"/>
    <w:rsid w:val="00E911D0"/>
    <w:rsid w:val="00E91FB2"/>
    <w:rsid w:val="00E92908"/>
    <w:rsid w:val="00E93128"/>
    <w:rsid w:val="00E9389A"/>
    <w:rsid w:val="00E96C68"/>
    <w:rsid w:val="00E97268"/>
    <w:rsid w:val="00EA0060"/>
    <w:rsid w:val="00EA0B6F"/>
    <w:rsid w:val="00EA0E83"/>
    <w:rsid w:val="00EA236F"/>
    <w:rsid w:val="00EA24C3"/>
    <w:rsid w:val="00EA3A2E"/>
    <w:rsid w:val="00EA4602"/>
    <w:rsid w:val="00EA575B"/>
    <w:rsid w:val="00EA60D1"/>
    <w:rsid w:val="00EA60E0"/>
    <w:rsid w:val="00EA6514"/>
    <w:rsid w:val="00EA7197"/>
    <w:rsid w:val="00EA7292"/>
    <w:rsid w:val="00EA77E9"/>
    <w:rsid w:val="00EA7880"/>
    <w:rsid w:val="00EB0035"/>
    <w:rsid w:val="00EB04CA"/>
    <w:rsid w:val="00EB0BDE"/>
    <w:rsid w:val="00EB15FA"/>
    <w:rsid w:val="00EB1C92"/>
    <w:rsid w:val="00EB1D77"/>
    <w:rsid w:val="00EB2B98"/>
    <w:rsid w:val="00EB2EA4"/>
    <w:rsid w:val="00EB32E0"/>
    <w:rsid w:val="00EB3C04"/>
    <w:rsid w:val="00EB3DAF"/>
    <w:rsid w:val="00EB6969"/>
    <w:rsid w:val="00EB724A"/>
    <w:rsid w:val="00EB76BA"/>
    <w:rsid w:val="00EC0366"/>
    <w:rsid w:val="00EC2FD8"/>
    <w:rsid w:val="00EC37CD"/>
    <w:rsid w:val="00EC6440"/>
    <w:rsid w:val="00EC664B"/>
    <w:rsid w:val="00EC6A18"/>
    <w:rsid w:val="00ED0013"/>
    <w:rsid w:val="00ED0203"/>
    <w:rsid w:val="00ED175E"/>
    <w:rsid w:val="00ED4359"/>
    <w:rsid w:val="00ED5983"/>
    <w:rsid w:val="00ED62BE"/>
    <w:rsid w:val="00ED63EB"/>
    <w:rsid w:val="00ED6978"/>
    <w:rsid w:val="00ED79D3"/>
    <w:rsid w:val="00ED7FEE"/>
    <w:rsid w:val="00EE0806"/>
    <w:rsid w:val="00EE0A3F"/>
    <w:rsid w:val="00EE1E18"/>
    <w:rsid w:val="00EE2A74"/>
    <w:rsid w:val="00EE2BE8"/>
    <w:rsid w:val="00EE2D68"/>
    <w:rsid w:val="00EE4B3A"/>
    <w:rsid w:val="00EE5CBE"/>
    <w:rsid w:val="00EE6ECF"/>
    <w:rsid w:val="00EE7E12"/>
    <w:rsid w:val="00EF1898"/>
    <w:rsid w:val="00EF44AE"/>
    <w:rsid w:val="00EF469A"/>
    <w:rsid w:val="00EF557F"/>
    <w:rsid w:val="00F00E30"/>
    <w:rsid w:val="00F01538"/>
    <w:rsid w:val="00F028FA"/>
    <w:rsid w:val="00F04105"/>
    <w:rsid w:val="00F04DA1"/>
    <w:rsid w:val="00F05E1F"/>
    <w:rsid w:val="00F0638F"/>
    <w:rsid w:val="00F06679"/>
    <w:rsid w:val="00F10856"/>
    <w:rsid w:val="00F11DD4"/>
    <w:rsid w:val="00F12444"/>
    <w:rsid w:val="00F1403E"/>
    <w:rsid w:val="00F14D88"/>
    <w:rsid w:val="00F16C70"/>
    <w:rsid w:val="00F17AFC"/>
    <w:rsid w:val="00F17CF1"/>
    <w:rsid w:val="00F201A7"/>
    <w:rsid w:val="00F21B61"/>
    <w:rsid w:val="00F2438E"/>
    <w:rsid w:val="00F24D02"/>
    <w:rsid w:val="00F2554B"/>
    <w:rsid w:val="00F256D7"/>
    <w:rsid w:val="00F25A72"/>
    <w:rsid w:val="00F26292"/>
    <w:rsid w:val="00F26578"/>
    <w:rsid w:val="00F26D79"/>
    <w:rsid w:val="00F275FE"/>
    <w:rsid w:val="00F30525"/>
    <w:rsid w:val="00F31236"/>
    <w:rsid w:val="00F31771"/>
    <w:rsid w:val="00F322D7"/>
    <w:rsid w:val="00F3241C"/>
    <w:rsid w:val="00F325DE"/>
    <w:rsid w:val="00F32A16"/>
    <w:rsid w:val="00F33EC3"/>
    <w:rsid w:val="00F3501F"/>
    <w:rsid w:val="00F35F9E"/>
    <w:rsid w:val="00F37E2A"/>
    <w:rsid w:val="00F40AF4"/>
    <w:rsid w:val="00F414CD"/>
    <w:rsid w:val="00F41DC5"/>
    <w:rsid w:val="00F41DF9"/>
    <w:rsid w:val="00F42148"/>
    <w:rsid w:val="00F4216C"/>
    <w:rsid w:val="00F42C04"/>
    <w:rsid w:val="00F43EF0"/>
    <w:rsid w:val="00F447B7"/>
    <w:rsid w:val="00F44A75"/>
    <w:rsid w:val="00F4570F"/>
    <w:rsid w:val="00F45CFF"/>
    <w:rsid w:val="00F46385"/>
    <w:rsid w:val="00F469FE"/>
    <w:rsid w:val="00F46E0B"/>
    <w:rsid w:val="00F47738"/>
    <w:rsid w:val="00F47ED5"/>
    <w:rsid w:val="00F50354"/>
    <w:rsid w:val="00F50664"/>
    <w:rsid w:val="00F53604"/>
    <w:rsid w:val="00F537D7"/>
    <w:rsid w:val="00F537EF"/>
    <w:rsid w:val="00F54B99"/>
    <w:rsid w:val="00F57B45"/>
    <w:rsid w:val="00F57B9D"/>
    <w:rsid w:val="00F608D0"/>
    <w:rsid w:val="00F60D45"/>
    <w:rsid w:val="00F60F87"/>
    <w:rsid w:val="00F6179B"/>
    <w:rsid w:val="00F620D9"/>
    <w:rsid w:val="00F62DCF"/>
    <w:rsid w:val="00F63FF7"/>
    <w:rsid w:val="00F64186"/>
    <w:rsid w:val="00F6528C"/>
    <w:rsid w:val="00F652F5"/>
    <w:rsid w:val="00F6596A"/>
    <w:rsid w:val="00F703E2"/>
    <w:rsid w:val="00F70556"/>
    <w:rsid w:val="00F70C18"/>
    <w:rsid w:val="00F70D2A"/>
    <w:rsid w:val="00F7143D"/>
    <w:rsid w:val="00F73F07"/>
    <w:rsid w:val="00F744E4"/>
    <w:rsid w:val="00F744F4"/>
    <w:rsid w:val="00F7590F"/>
    <w:rsid w:val="00F769F3"/>
    <w:rsid w:val="00F76A9C"/>
    <w:rsid w:val="00F80077"/>
    <w:rsid w:val="00F81990"/>
    <w:rsid w:val="00F824B5"/>
    <w:rsid w:val="00F83974"/>
    <w:rsid w:val="00F83FFD"/>
    <w:rsid w:val="00F84DF1"/>
    <w:rsid w:val="00F85AFF"/>
    <w:rsid w:val="00F92A86"/>
    <w:rsid w:val="00F93A0C"/>
    <w:rsid w:val="00F9660B"/>
    <w:rsid w:val="00F96711"/>
    <w:rsid w:val="00FA0015"/>
    <w:rsid w:val="00FA1D70"/>
    <w:rsid w:val="00FA1E7D"/>
    <w:rsid w:val="00FA3554"/>
    <w:rsid w:val="00FA457F"/>
    <w:rsid w:val="00FA7126"/>
    <w:rsid w:val="00FB027A"/>
    <w:rsid w:val="00FB0BD3"/>
    <w:rsid w:val="00FB17B9"/>
    <w:rsid w:val="00FB194D"/>
    <w:rsid w:val="00FB2249"/>
    <w:rsid w:val="00FB258D"/>
    <w:rsid w:val="00FB6536"/>
    <w:rsid w:val="00FB6F6E"/>
    <w:rsid w:val="00FC1376"/>
    <w:rsid w:val="00FC1781"/>
    <w:rsid w:val="00FC2760"/>
    <w:rsid w:val="00FC27B5"/>
    <w:rsid w:val="00FC2A5E"/>
    <w:rsid w:val="00FC3DE0"/>
    <w:rsid w:val="00FC3FDA"/>
    <w:rsid w:val="00FC40B0"/>
    <w:rsid w:val="00FC41BB"/>
    <w:rsid w:val="00FC45F4"/>
    <w:rsid w:val="00FC4D6B"/>
    <w:rsid w:val="00FC5648"/>
    <w:rsid w:val="00FC58A7"/>
    <w:rsid w:val="00FC5CC9"/>
    <w:rsid w:val="00FC5F23"/>
    <w:rsid w:val="00FC71F5"/>
    <w:rsid w:val="00FC7DD8"/>
    <w:rsid w:val="00FD0339"/>
    <w:rsid w:val="00FD0C79"/>
    <w:rsid w:val="00FD0DC8"/>
    <w:rsid w:val="00FD3838"/>
    <w:rsid w:val="00FD42CD"/>
    <w:rsid w:val="00FD4CFA"/>
    <w:rsid w:val="00FD53C5"/>
    <w:rsid w:val="00FD60FC"/>
    <w:rsid w:val="00FD7079"/>
    <w:rsid w:val="00FD7681"/>
    <w:rsid w:val="00FD77FA"/>
    <w:rsid w:val="00FE11A6"/>
    <w:rsid w:val="00FE230E"/>
    <w:rsid w:val="00FE376A"/>
    <w:rsid w:val="00FE5D04"/>
    <w:rsid w:val="00FE6D6A"/>
    <w:rsid w:val="00FF0BF7"/>
    <w:rsid w:val="00FF1BA2"/>
    <w:rsid w:val="00FF3D64"/>
    <w:rsid w:val="00FF5DDB"/>
    <w:rsid w:val="00FF70CF"/>
    <w:rsid w:val="00FF7D34"/>
    <w:rsid w:val="01125BFC"/>
    <w:rsid w:val="01EF2D0E"/>
    <w:rsid w:val="02A5147B"/>
    <w:rsid w:val="02EC098E"/>
    <w:rsid w:val="03463EC0"/>
    <w:rsid w:val="081810FF"/>
    <w:rsid w:val="082A3964"/>
    <w:rsid w:val="08947E05"/>
    <w:rsid w:val="0A283ED3"/>
    <w:rsid w:val="0A896457"/>
    <w:rsid w:val="0A9E0D82"/>
    <w:rsid w:val="0B5B05C2"/>
    <w:rsid w:val="0BCF2858"/>
    <w:rsid w:val="0CBC1451"/>
    <w:rsid w:val="0F037349"/>
    <w:rsid w:val="0FB800C5"/>
    <w:rsid w:val="10900ACB"/>
    <w:rsid w:val="10AF3A3B"/>
    <w:rsid w:val="11B031DE"/>
    <w:rsid w:val="12080FF5"/>
    <w:rsid w:val="1289734F"/>
    <w:rsid w:val="13B3480E"/>
    <w:rsid w:val="14076907"/>
    <w:rsid w:val="143A4F2F"/>
    <w:rsid w:val="1467535E"/>
    <w:rsid w:val="167B14E3"/>
    <w:rsid w:val="16B972C3"/>
    <w:rsid w:val="16EF3DAF"/>
    <w:rsid w:val="183A54FD"/>
    <w:rsid w:val="18AC26D3"/>
    <w:rsid w:val="19AD1853"/>
    <w:rsid w:val="1A705206"/>
    <w:rsid w:val="1AC42704"/>
    <w:rsid w:val="1ADC0F36"/>
    <w:rsid w:val="1B030B15"/>
    <w:rsid w:val="1BC86B43"/>
    <w:rsid w:val="1C3C4A0B"/>
    <w:rsid w:val="1E5167BE"/>
    <w:rsid w:val="1F1C595D"/>
    <w:rsid w:val="216D6944"/>
    <w:rsid w:val="22B97967"/>
    <w:rsid w:val="25277634"/>
    <w:rsid w:val="25E96AE8"/>
    <w:rsid w:val="267378CE"/>
    <w:rsid w:val="27277595"/>
    <w:rsid w:val="27D51981"/>
    <w:rsid w:val="29567CBD"/>
    <w:rsid w:val="297E5A2C"/>
    <w:rsid w:val="29C73D0E"/>
    <w:rsid w:val="29F23E8A"/>
    <w:rsid w:val="2A842608"/>
    <w:rsid w:val="2AAD7DB1"/>
    <w:rsid w:val="2F0A2CA1"/>
    <w:rsid w:val="2F805A94"/>
    <w:rsid w:val="312C2E2E"/>
    <w:rsid w:val="33DC34B5"/>
    <w:rsid w:val="36702DB6"/>
    <w:rsid w:val="376651EF"/>
    <w:rsid w:val="37981C41"/>
    <w:rsid w:val="383B4C12"/>
    <w:rsid w:val="388F4F9A"/>
    <w:rsid w:val="38997BC6"/>
    <w:rsid w:val="39006B4A"/>
    <w:rsid w:val="39194863"/>
    <w:rsid w:val="3B2519F3"/>
    <w:rsid w:val="3BCB453B"/>
    <w:rsid w:val="3BD747F8"/>
    <w:rsid w:val="3CC1133E"/>
    <w:rsid w:val="3E15394A"/>
    <w:rsid w:val="3E854E75"/>
    <w:rsid w:val="3FC70FB6"/>
    <w:rsid w:val="3FC84C6A"/>
    <w:rsid w:val="42843695"/>
    <w:rsid w:val="445F4096"/>
    <w:rsid w:val="44C839F7"/>
    <w:rsid w:val="44D437FB"/>
    <w:rsid w:val="46AB4F07"/>
    <w:rsid w:val="4A143551"/>
    <w:rsid w:val="4B702A09"/>
    <w:rsid w:val="4BFD7A78"/>
    <w:rsid w:val="4C08519F"/>
    <w:rsid w:val="4D370A16"/>
    <w:rsid w:val="4DC74855"/>
    <w:rsid w:val="4E21448E"/>
    <w:rsid w:val="52606C35"/>
    <w:rsid w:val="52BA27BB"/>
    <w:rsid w:val="56D019CA"/>
    <w:rsid w:val="572D7A00"/>
    <w:rsid w:val="576F1DC6"/>
    <w:rsid w:val="57D3103E"/>
    <w:rsid w:val="593E5EF4"/>
    <w:rsid w:val="5B4D6ACE"/>
    <w:rsid w:val="5C722EE3"/>
    <w:rsid w:val="5CAF3A2D"/>
    <w:rsid w:val="5E19304C"/>
    <w:rsid w:val="5E6C7060"/>
    <w:rsid w:val="5F724B4A"/>
    <w:rsid w:val="607B393B"/>
    <w:rsid w:val="63246334"/>
    <w:rsid w:val="633839B4"/>
    <w:rsid w:val="63E578B1"/>
    <w:rsid w:val="667B5EAC"/>
    <w:rsid w:val="67103866"/>
    <w:rsid w:val="672B05CB"/>
    <w:rsid w:val="675D5766"/>
    <w:rsid w:val="68580E10"/>
    <w:rsid w:val="6B2365FB"/>
    <w:rsid w:val="6B884574"/>
    <w:rsid w:val="70025A76"/>
    <w:rsid w:val="7366631C"/>
    <w:rsid w:val="746740F9"/>
    <w:rsid w:val="747E1443"/>
    <w:rsid w:val="750C2E93"/>
    <w:rsid w:val="77F6479A"/>
    <w:rsid w:val="780C7F55"/>
    <w:rsid w:val="787768D5"/>
    <w:rsid w:val="78CF04BF"/>
    <w:rsid w:val="7AA15E8B"/>
    <w:rsid w:val="7BCF6E26"/>
    <w:rsid w:val="7EE87D77"/>
    <w:rsid w:val="7F930498"/>
  </w:rsids>
  <m:mathPr>
    <m:brkBin m:val="before"/>
    <m:brkBinSub m:val="--"/>
    <m:smallFrac m:val="0"/>
    <m:dispDef/>
    <m:lMargin m:val="0"/>
    <m:rMargin m:val="0"/>
    <m:defJc m:val="centerGroup"/>
    <m:wrapIndent m:val="1440"/>
    <m:intLim m:val="subSup"/>
    <m:naryLim m:val="undOvr"/>
  </m:mathPr>
  <w:uiCompat97To2003/>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iPriority="9" w:name="heading 3"/>
    <w:lsdException w:qFormat="1" w:unhideWhenUsed="0" w:uiPriority="9" w:semiHidden="0" w:name="heading 4"/>
    <w:lsdException w:qFormat="1" w:unhideWhenUsed="0" w:uiPriority="0" w:semiHidden="0" w:name="heading 5"/>
    <w:lsdException w:qFormat="1" w:uiPriority="9" w:name="heading 6"/>
    <w:lsdException w:qFormat="1" w:unhideWhenUsed="0" w:uiPriority="0" w:semiHidden="0"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0" w:semiHidden="0" w:name="header"/>
    <w:lsdException w:qFormat="1" w:unhideWhenUsed="0"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qFormat="1" w:uiPriority="99" w:semiHidden="0" w:name="endnote reference"/>
    <w:lsdException w:qFormat="1" w:uiPriority="99" w:semiHidden="0"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semiHidden="0" w:name="Default Paragraph Font"/>
    <w:lsdException w:qFormat="1" w:unhideWhenUsed="0" w:uiPriority="0" w:semiHidden="0" w:name="Body Text"/>
    <w:lsdException w:qFormat="1" w:uiPriority="99"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qFormat="1" w:unhideWhenUsed="0" w:uiPriority="0" w:semiHidden="0" w:name="Body Text 3"/>
    <w:lsdException w:uiPriority="99" w:name="Body Text Indent 2"/>
    <w:lsdException w:uiPriority="99" w:name="Body Text Indent 3"/>
    <w:lsdException w:uiPriority="99" w:name="Block Text"/>
    <w:lsdException w:qFormat="1" w:unhideWhenUsed="0" w:uiPriority="0"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semiHidden="0" w:name="Normal Table"/>
    <w:lsdException w:qFormat="1" w:uiPriority="99"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宋体" w:cs="Arial"/>
      <w:sz w:val="24"/>
      <w:szCs w:val="24"/>
      <w:lang w:val="ru-RU" w:eastAsia="ru-RU" w:bidi="ar-SA"/>
    </w:rPr>
  </w:style>
  <w:style w:type="paragraph" w:styleId="2">
    <w:name w:val="heading 2"/>
    <w:basedOn w:val="1"/>
    <w:next w:val="1"/>
    <w:link w:val="23"/>
    <w:qFormat/>
    <w:uiPriority w:val="0"/>
    <w:pPr>
      <w:keepNext/>
      <w:spacing w:before="240" w:after="60"/>
      <w:outlineLvl w:val="1"/>
    </w:pPr>
    <w:rPr>
      <w:rFonts w:ascii="Cambria" w:hAnsi="Cambria" w:cs="Times New Roman"/>
      <w:b/>
      <w:bCs/>
      <w:i/>
      <w:iCs/>
      <w:sz w:val="28"/>
      <w:szCs w:val="28"/>
    </w:rPr>
  </w:style>
  <w:style w:type="paragraph" w:styleId="3">
    <w:name w:val="heading 4"/>
    <w:basedOn w:val="1"/>
    <w:next w:val="1"/>
    <w:link w:val="24"/>
    <w:qFormat/>
    <w:uiPriority w:val="9"/>
    <w:pPr>
      <w:keepNext/>
      <w:keepLines/>
      <w:spacing w:before="40"/>
      <w:outlineLvl w:val="3"/>
    </w:pPr>
    <w:rPr>
      <w:rFonts w:ascii="Cambria" w:hAnsi="Cambria" w:eastAsia="宋体" w:cs="Times New Roman"/>
      <w:i/>
      <w:iCs/>
      <w:color w:val="365F91"/>
    </w:rPr>
  </w:style>
  <w:style w:type="paragraph" w:styleId="4">
    <w:name w:val="heading 5"/>
    <w:basedOn w:val="1"/>
    <w:next w:val="1"/>
    <w:link w:val="25"/>
    <w:qFormat/>
    <w:uiPriority w:val="0"/>
    <w:pPr>
      <w:keepNext/>
      <w:jc w:val="center"/>
      <w:outlineLvl w:val="4"/>
    </w:pPr>
    <w:rPr>
      <w:rFonts w:ascii="Times New Roman" w:hAnsi="Times New Roman" w:cs="Times New Roman"/>
      <w:b/>
    </w:rPr>
  </w:style>
  <w:style w:type="paragraph" w:styleId="5">
    <w:name w:val="heading 7"/>
    <w:basedOn w:val="1"/>
    <w:next w:val="1"/>
    <w:link w:val="26"/>
    <w:qFormat/>
    <w:uiPriority w:val="0"/>
    <w:pPr>
      <w:keepNext/>
      <w:spacing w:before="120" w:after="120"/>
      <w:outlineLvl w:val="6"/>
    </w:pPr>
    <w:rPr>
      <w:rFonts w:cs="Times New Roman"/>
      <w:b/>
      <w:bCs/>
      <w:lang w:val="en-GB"/>
    </w:rPr>
  </w:style>
  <w:style w:type="character" w:default="1" w:styleId="18">
    <w:name w:val="Default Paragraph Font"/>
    <w:unhideWhenUsed/>
    <w:qFormat/>
    <w:uiPriority w:val="1"/>
  </w:style>
  <w:style w:type="table" w:default="1" w:styleId="17">
    <w:name w:val="Normal Table"/>
    <w:unhideWhenUsed/>
    <w:qFormat/>
    <w:uiPriority w:val="99"/>
    <w:tblPr>
      <w:tblCellMar>
        <w:top w:w="0" w:type="dxa"/>
        <w:left w:w="108" w:type="dxa"/>
        <w:bottom w:w="0" w:type="dxa"/>
        <w:right w:w="108" w:type="dxa"/>
      </w:tblCellMar>
    </w:tblPr>
  </w:style>
  <w:style w:type="paragraph" w:styleId="6">
    <w:name w:val="annotation text"/>
    <w:basedOn w:val="1"/>
    <w:link w:val="27"/>
    <w:unhideWhenUsed/>
    <w:qFormat/>
    <w:uiPriority w:val="99"/>
    <w:rPr>
      <w:rFonts w:cs="Times New Roman"/>
      <w:sz w:val="20"/>
      <w:szCs w:val="20"/>
    </w:rPr>
  </w:style>
  <w:style w:type="paragraph" w:styleId="7">
    <w:name w:val="Body Text 3"/>
    <w:basedOn w:val="1"/>
    <w:link w:val="28"/>
    <w:qFormat/>
    <w:uiPriority w:val="0"/>
    <w:pPr>
      <w:autoSpaceDE w:val="0"/>
      <w:autoSpaceDN w:val="0"/>
      <w:spacing w:line="240" w:lineRule="atLeast"/>
    </w:pPr>
    <w:rPr>
      <w:rFonts w:cs="Times New Roman"/>
      <w:sz w:val="20"/>
      <w:szCs w:val="20"/>
      <w:lang w:val="en-US"/>
    </w:rPr>
  </w:style>
  <w:style w:type="paragraph" w:styleId="8">
    <w:name w:val="Body Text"/>
    <w:basedOn w:val="1"/>
    <w:link w:val="29"/>
    <w:qFormat/>
    <w:uiPriority w:val="0"/>
    <w:pPr>
      <w:autoSpaceDE w:val="0"/>
      <w:autoSpaceDN w:val="0"/>
    </w:pPr>
    <w:rPr>
      <w:rFonts w:cs="Times New Roman"/>
      <w:sz w:val="20"/>
      <w:szCs w:val="20"/>
      <w:lang w:val="en-US"/>
    </w:rPr>
  </w:style>
  <w:style w:type="paragraph" w:styleId="9">
    <w:name w:val="Body Text Indent"/>
    <w:basedOn w:val="1"/>
    <w:link w:val="30"/>
    <w:unhideWhenUsed/>
    <w:qFormat/>
    <w:uiPriority w:val="99"/>
    <w:pPr>
      <w:spacing w:after="120"/>
      <w:ind w:left="283"/>
    </w:pPr>
    <w:rPr>
      <w:rFonts w:cs="Times New Roman"/>
    </w:rPr>
  </w:style>
  <w:style w:type="paragraph" w:styleId="10">
    <w:name w:val="endnote text"/>
    <w:basedOn w:val="1"/>
    <w:link w:val="31"/>
    <w:unhideWhenUsed/>
    <w:qFormat/>
    <w:uiPriority w:val="99"/>
    <w:rPr>
      <w:sz w:val="20"/>
      <w:szCs w:val="20"/>
    </w:rPr>
  </w:style>
  <w:style w:type="paragraph" w:styleId="11">
    <w:name w:val="Balloon Text"/>
    <w:basedOn w:val="1"/>
    <w:link w:val="32"/>
    <w:unhideWhenUsed/>
    <w:qFormat/>
    <w:uiPriority w:val="99"/>
    <w:rPr>
      <w:rFonts w:cs="Times New Roman"/>
      <w:sz w:val="16"/>
      <w:szCs w:val="16"/>
    </w:rPr>
  </w:style>
  <w:style w:type="paragraph" w:styleId="12">
    <w:name w:val="footer"/>
    <w:basedOn w:val="1"/>
    <w:link w:val="33"/>
    <w:qFormat/>
    <w:uiPriority w:val="99"/>
    <w:pPr>
      <w:tabs>
        <w:tab w:val="center" w:pos="4153"/>
        <w:tab w:val="right" w:pos="8306"/>
      </w:tabs>
    </w:pPr>
    <w:rPr>
      <w:rFonts w:cs="Times New Roman"/>
    </w:rPr>
  </w:style>
  <w:style w:type="paragraph" w:styleId="13">
    <w:name w:val="header"/>
    <w:basedOn w:val="1"/>
    <w:link w:val="34"/>
    <w:unhideWhenUsed/>
    <w:qFormat/>
    <w:uiPriority w:val="0"/>
    <w:pPr>
      <w:tabs>
        <w:tab w:val="center" w:pos="4320"/>
        <w:tab w:val="right" w:pos="8640"/>
      </w:tabs>
    </w:pPr>
    <w:rPr>
      <w:rFonts w:cs="Times New Roman"/>
    </w:rPr>
  </w:style>
  <w:style w:type="paragraph" w:styleId="14">
    <w:name w:val="Normal (Web)"/>
    <w:basedOn w:val="1"/>
    <w:unhideWhenUsed/>
    <w:qFormat/>
    <w:uiPriority w:val="99"/>
    <w:pPr>
      <w:spacing w:before="100" w:beforeAutospacing="1" w:after="100" w:afterAutospacing="1"/>
    </w:pPr>
    <w:rPr>
      <w:rFonts w:ascii="Times New Roman" w:hAnsi="Times New Roman" w:eastAsia="Times New Roman" w:cs="Times New Roman"/>
    </w:rPr>
  </w:style>
  <w:style w:type="paragraph" w:styleId="15">
    <w:name w:val="Title"/>
    <w:basedOn w:val="1"/>
    <w:link w:val="35"/>
    <w:qFormat/>
    <w:uiPriority w:val="0"/>
    <w:pPr>
      <w:jc w:val="center"/>
    </w:pPr>
    <w:rPr>
      <w:rFonts w:ascii="Times New Roman" w:hAnsi="Times New Roman" w:cs="Times New Roman"/>
      <w:b/>
      <w:sz w:val="28"/>
      <w:szCs w:val="20"/>
    </w:rPr>
  </w:style>
  <w:style w:type="paragraph" w:styleId="16">
    <w:name w:val="annotation subject"/>
    <w:basedOn w:val="6"/>
    <w:next w:val="6"/>
    <w:link w:val="36"/>
    <w:unhideWhenUsed/>
    <w:qFormat/>
    <w:uiPriority w:val="99"/>
    <w:rPr>
      <w:b/>
      <w:bCs/>
    </w:rPr>
  </w:style>
  <w:style w:type="character" w:styleId="19">
    <w:name w:val="Strong"/>
    <w:qFormat/>
    <w:uiPriority w:val="22"/>
    <w:rPr>
      <w:b/>
      <w:bCs/>
    </w:rPr>
  </w:style>
  <w:style w:type="character" w:styleId="20">
    <w:name w:val="endnote reference"/>
    <w:unhideWhenUsed/>
    <w:qFormat/>
    <w:uiPriority w:val="99"/>
    <w:rPr>
      <w:vertAlign w:val="superscript"/>
    </w:rPr>
  </w:style>
  <w:style w:type="character" w:styleId="21">
    <w:name w:val="Hyperlink"/>
    <w:qFormat/>
    <w:uiPriority w:val="0"/>
    <w:rPr>
      <w:color w:val="0000FF"/>
      <w:u w:val="single"/>
    </w:rPr>
  </w:style>
  <w:style w:type="character" w:styleId="22">
    <w:name w:val="annotation reference"/>
    <w:unhideWhenUsed/>
    <w:qFormat/>
    <w:uiPriority w:val="99"/>
    <w:rPr>
      <w:sz w:val="16"/>
      <w:szCs w:val="16"/>
    </w:rPr>
  </w:style>
  <w:style w:type="character" w:customStyle="1" w:styleId="23">
    <w:name w:val="Заголовок 2 Знак"/>
    <w:link w:val="2"/>
    <w:qFormat/>
    <w:uiPriority w:val="0"/>
    <w:rPr>
      <w:rFonts w:ascii="Cambria" w:hAnsi="Cambria" w:eastAsia="宋体" w:cs="Times New Roman"/>
      <w:b/>
      <w:bCs/>
      <w:i/>
      <w:iCs/>
      <w:sz w:val="28"/>
      <w:szCs w:val="28"/>
      <w:lang w:eastAsia="ru-RU"/>
    </w:rPr>
  </w:style>
  <w:style w:type="character" w:customStyle="1" w:styleId="24">
    <w:name w:val="Заголовок 4 Знак"/>
    <w:link w:val="3"/>
    <w:semiHidden/>
    <w:qFormat/>
    <w:uiPriority w:val="9"/>
    <w:rPr>
      <w:rFonts w:ascii="Cambria" w:hAnsi="Cambria" w:eastAsia="宋体" w:cs="Times New Roman"/>
      <w:i/>
      <w:iCs/>
      <w:color w:val="365F91"/>
      <w:sz w:val="24"/>
      <w:szCs w:val="24"/>
      <w:lang w:eastAsia="ru-RU"/>
    </w:rPr>
  </w:style>
  <w:style w:type="character" w:customStyle="1" w:styleId="25">
    <w:name w:val="Заголовок 5 Знак"/>
    <w:link w:val="4"/>
    <w:qFormat/>
    <w:uiPriority w:val="0"/>
    <w:rPr>
      <w:rFonts w:ascii="Times New Roman" w:hAnsi="Times New Roman" w:cs="Arial"/>
      <w:b/>
      <w:sz w:val="24"/>
      <w:szCs w:val="24"/>
      <w:lang w:eastAsia="ru-RU"/>
    </w:rPr>
  </w:style>
  <w:style w:type="character" w:customStyle="1" w:styleId="26">
    <w:name w:val="Заголовок 7 Знак"/>
    <w:link w:val="5"/>
    <w:qFormat/>
    <w:uiPriority w:val="0"/>
    <w:rPr>
      <w:rFonts w:ascii="Arial" w:hAnsi="Arial" w:eastAsia="宋体" w:cs="Arial"/>
      <w:b/>
      <w:bCs/>
      <w:sz w:val="24"/>
      <w:szCs w:val="24"/>
      <w:lang w:val="en-GB" w:eastAsia="ru-RU"/>
    </w:rPr>
  </w:style>
  <w:style w:type="character" w:customStyle="1" w:styleId="27">
    <w:name w:val="Текст примечания Знак"/>
    <w:link w:val="6"/>
    <w:qFormat/>
    <w:uiPriority w:val="99"/>
    <w:rPr>
      <w:rFonts w:ascii="Arial" w:hAnsi="Arial" w:cs="Arial"/>
    </w:rPr>
  </w:style>
  <w:style w:type="character" w:customStyle="1" w:styleId="28">
    <w:name w:val="Основной текст 3 Знак"/>
    <w:link w:val="7"/>
    <w:qFormat/>
    <w:uiPriority w:val="0"/>
    <w:rPr>
      <w:rFonts w:ascii="Arial" w:hAnsi="Arial" w:eastAsia="宋体" w:cs="Arial"/>
      <w:lang w:val="en-US" w:eastAsia="ru-RU"/>
    </w:rPr>
  </w:style>
  <w:style w:type="character" w:customStyle="1" w:styleId="29">
    <w:name w:val="Основной текст Знак"/>
    <w:link w:val="8"/>
    <w:qFormat/>
    <w:uiPriority w:val="0"/>
    <w:rPr>
      <w:rFonts w:ascii="Arial" w:hAnsi="Arial" w:eastAsia="宋体" w:cs="Arial"/>
      <w:lang w:val="en-US" w:eastAsia="ru-RU"/>
    </w:rPr>
  </w:style>
  <w:style w:type="character" w:customStyle="1" w:styleId="30">
    <w:name w:val="Основной текст с отступом Знак"/>
    <w:link w:val="9"/>
    <w:qFormat/>
    <w:uiPriority w:val="99"/>
    <w:rPr>
      <w:rFonts w:ascii="Arial" w:hAnsi="Arial" w:cs="Arial"/>
      <w:sz w:val="24"/>
      <w:szCs w:val="24"/>
    </w:rPr>
  </w:style>
  <w:style w:type="character" w:customStyle="1" w:styleId="31">
    <w:name w:val="Текст концевой сноски Знак"/>
    <w:link w:val="10"/>
    <w:semiHidden/>
    <w:qFormat/>
    <w:uiPriority w:val="99"/>
    <w:rPr>
      <w:rFonts w:ascii="Arial" w:hAnsi="Arial" w:cs="Arial"/>
      <w:lang w:eastAsia="ru-RU"/>
    </w:rPr>
  </w:style>
  <w:style w:type="character" w:customStyle="1" w:styleId="32">
    <w:name w:val="Текст выноски Знак"/>
    <w:link w:val="11"/>
    <w:semiHidden/>
    <w:qFormat/>
    <w:uiPriority w:val="99"/>
    <w:rPr>
      <w:rFonts w:ascii="Arial" w:hAnsi="Arial" w:cs="Arial"/>
      <w:sz w:val="16"/>
      <w:szCs w:val="16"/>
      <w:lang w:val="ru-RU" w:eastAsia="ru-RU"/>
    </w:rPr>
  </w:style>
  <w:style w:type="character" w:customStyle="1" w:styleId="33">
    <w:name w:val="Нижний колонтитул Знак"/>
    <w:link w:val="12"/>
    <w:qFormat/>
    <w:uiPriority w:val="99"/>
    <w:rPr>
      <w:rFonts w:ascii="Arial" w:hAnsi="Arial" w:eastAsia="宋体" w:cs="Arial"/>
      <w:sz w:val="24"/>
      <w:szCs w:val="24"/>
      <w:lang w:eastAsia="ru-RU"/>
    </w:rPr>
  </w:style>
  <w:style w:type="character" w:customStyle="1" w:styleId="34">
    <w:name w:val="Верхний колонтитул Знак"/>
    <w:link w:val="13"/>
    <w:qFormat/>
    <w:uiPriority w:val="0"/>
    <w:rPr>
      <w:rFonts w:ascii="Arial" w:hAnsi="Arial" w:cs="Arial"/>
      <w:sz w:val="24"/>
      <w:szCs w:val="24"/>
      <w:lang w:val="ru-RU" w:eastAsia="ru-RU"/>
    </w:rPr>
  </w:style>
  <w:style w:type="character" w:customStyle="1" w:styleId="35">
    <w:name w:val="Заголовок Знак"/>
    <w:link w:val="15"/>
    <w:qFormat/>
    <w:uiPriority w:val="0"/>
    <w:rPr>
      <w:rFonts w:ascii="Times New Roman" w:hAnsi="Times New Roman"/>
      <w:b/>
      <w:sz w:val="28"/>
    </w:rPr>
  </w:style>
  <w:style w:type="character" w:customStyle="1" w:styleId="36">
    <w:name w:val="Тема примечания Знак"/>
    <w:link w:val="16"/>
    <w:semiHidden/>
    <w:qFormat/>
    <w:uiPriority w:val="99"/>
    <w:rPr>
      <w:rFonts w:ascii="Arial" w:hAnsi="Arial" w:cs="Arial"/>
      <w:b/>
      <w:bCs/>
    </w:rPr>
  </w:style>
  <w:style w:type="character" w:customStyle="1" w:styleId="37">
    <w:name w:val="apple-style-span"/>
    <w:qFormat/>
    <w:uiPriority w:val="0"/>
  </w:style>
  <w:style w:type="character" w:customStyle="1" w:styleId="38">
    <w:name w:val="apple-converted-space"/>
    <w:qFormat/>
    <w:uiPriority w:val="0"/>
  </w:style>
  <w:style w:type="paragraph" w:customStyle="1" w:styleId="39">
    <w:name w:val="Абзац списка1"/>
    <w:basedOn w:val="1"/>
    <w:qFormat/>
    <w:uiPriority w:val="34"/>
    <w:pPr>
      <w:ind w:left="720"/>
      <w:contextualSpacing/>
    </w:pPr>
  </w:style>
  <w:style w:type="paragraph" w:customStyle="1" w:styleId="40">
    <w:name w:val="Без интервала1"/>
    <w:qFormat/>
    <w:uiPriority w:val="0"/>
    <w:rPr>
      <w:rFonts w:ascii="Arial" w:hAnsi="Arial" w:eastAsia="宋体" w:cs="Arial"/>
      <w:sz w:val="24"/>
      <w:szCs w:val="24"/>
      <w:lang w:val="ru-RU" w:eastAsia="ru-RU" w:bidi="ar-SA"/>
    </w:rPr>
  </w:style>
  <w:style w:type="character" w:customStyle="1" w:styleId="41">
    <w:name w:val="Знак Знак12"/>
    <w:qFormat/>
    <w:uiPriority w:val="0"/>
    <w:rPr>
      <w:rFonts w:ascii="Arial" w:hAnsi="Arial" w:eastAsia="宋体" w:cs="Arial"/>
      <w:b/>
      <w:bCs/>
      <w:sz w:val="24"/>
      <w:szCs w:val="24"/>
      <w:lang w:val="en-GB" w:eastAsia="ru-RU"/>
    </w:rPr>
  </w:style>
  <w:style w:type="paragraph" w:styleId="42">
    <w:name w:val="List Paragraph"/>
    <w:basedOn w:val="1"/>
    <w:qFormat/>
    <w:uiPriority w:val="34"/>
    <w:pPr>
      <w:spacing w:after="200" w:line="276" w:lineRule="auto"/>
      <w:ind w:left="720"/>
      <w:contextualSpacing/>
    </w:pPr>
    <w:rPr>
      <w:rFonts w:ascii="Calibri" w:hAnsi="Calibri" w:eastAsia="Calibri" w:cs="Times New Roman"/>
      <w:sz w:val="22"/>
      <w:szCs w:val="22"/>
      <w:lang w:eastAsia="en-US"/>
    </w:rPr>
  </w:style>
  <w:style w:type="paragraph" w:customStyle="1" w:styleId="43">
    <w:name w:val="paragraph"/>
    <w:basedOn w:val="1"/>
    <w:qFormat/>
    <w:uiPriority w:val="0"/>
    <w:pPr>
      <w:spacing w:before="100" w:beforeAutospacing="1" w:after="100" w:afterAutospacing="1"/>
    </w:pPr>
    <w:rPr>
      <w:rFonts w:ascii="Times New Roman" w:hAnsi="Times New Roman" w:cs="Times New Roman"/>
      <w:sz w:val="21"/>
      <w:szCs w:val="21"/>
      <w:lang w:eastAsia="zh-CN"/>
    </w:rPr>
  </w:style>
  <w:style w:type="paragraph" w:customStyle="1" w:styleId="44">
    <w:name w:val="Знак Знак Знак Знак"/>
    <w:basedOn w:val="1"/>
    <w:semiHidden/>
    <w:qFormat/>
    <w:uiPriority w:val="0"/>
    <w:pPr>
      <w:spacing w:after="160" w:line="240" w:lineRule="exact"/>
    </w:pPr>
    <w:rPr>
      <w:rFonts w:ascii="Verdana" w:hAnsi="Verdana" w:eastAsia="Times New Roman" w:cs="Verdana"/>
      <w:sz w:val="20"/>
      <w:szCs w:val="20"/>
      <w:lang w:val="en-GB" w:eastAsia="en-US"/>
    </w:rPr>
  </w:style>
  <w:style w:type="paragraph" w:styleId="45">
    <w:name w:val="No Spacing"/>
    <w:qFormat/>
    <w:uiPriority w:val="1"/>
    <w:rPr>
      <w:rFonts w:ascii="Arial" w:hAnsi="Arial" w:eastAsia="宋体" w:cs="Arial"/>
      <w:sz w:val="24"/>
      <w:szCs w:val="24"/>
      <w:lang w:val="ru-RU" w:eastAsia="ru-RU" w:bidi="ar-SA"/>
    </w:rPr>
  </w:style>
  <w:style w:type="character" w:customStyle="1" w:styleId="46">
    <w:name w:val="Font Style18"/>
    <w:qFormat/>
    <w:uiPriority w:val="0"/>
    <w:rPr>
      <w:rFonts w:ascii="Calibri" w:hAnsi="Calibri" w:cs="Calibri"/>
      <w:sz w:val="20"/>
      <w:szCs w:val="20"/>
    </w:rPr>
  </w:style>
  <w:style w:type="character" w:customStyle="1" w:styleId="47">
    <w:name w:val="Font Style17"/>
    <w:qFormat/>
    <w:uiPriority w:val="0"/>
    <w:rPr>
      <w:rFonts w:ascii="Times New Roman" w:hAnsi="Times New Roman" w:cs="Times New Roman"/>
      <w:sz w:val="20"/>
      <w:szCs w:val="20"/>
    </w:rPr>
  </w:style>
  <w:style w:type="character" w:customStyle="1" w:styleId="48">
    <w:name w:val="Font Style19"/>
    <w:qFormat/>
    <w:uiPriority w:val="0"/>
    <w:rPr>
      <w:rFonts w:ascii="Calibri" w:hAnsi="Calibri" w:cs="Calibri"/>
      <w:b/>
      <w:bCs/>
      <w:sz w:val="20"/>
      <w:szCs w:val="20"/>
    </w:rPr>
  </w:style>
  <w:style w:type="paragraph" w:customStyle="1" w:styleId="49">
    <w:name w:val="Default"/>
    <w:qFormat/>
    <w:uiPriority w:val="0"/>
    <w:pPr>
      <w:autoSpaceDE w:val="0"/>
      <w:autoSpaceDN w:val="0"/>
      <w:adjustRightInd w:val="0"/>
    </w:pPr>
    <w:rPr>
      <w:rFonts w:ascii="Arial" w:hAnsi="Arial" w:eastAsia="宋体" w:cs="Arial"/>
      <w:color w:val="000000"/>
      <w:sz w:val="24"/>
      <w:szCs w:val="24"/>
      <w:lang w:val="ru-RU" w:eastAsia="zh-CN" w:bidi="ar-SA"/>
    </w:rPr>
  </w:style>
  <w:style w:type="paragraph" w:customStyle="1" w:styleId="50">
    <w:name w:val="Заголовок 51"/>
    <w:basedOn w:val="1"/>
    <w:qFormat/>
    <w:uiPriority w:val="1"/>
    <w:pPr>
      <w:widowControl w:val="0"/>
      <w:spacing w:before="132"/>
      <w:ind w:left="574"/>
      <w:outlineLvl w:val="5"/>
    </w:pPr>
    <w:rPr>
      <w:rFonts w:eastAsia="Arial" w:cs="Times New Roman"/>
      <w:b/>
      <w:bCs/>
      <w:sz w:val="18"/>
      <w:szCs w:val="18"/>
      <w:lang w:val="en-US" w:eastAsia="en-US"/>
    </w:rPr>
  </w:style>
  <w:style w:type="table" w:customStyle="1" w:styleId="51">
    <w:name w:val="Table Normal"/>
    <w:unhideWhenUsed/>
    <w:qFormat/>
    <w:uiPriority w:val="2"/>
    <w:pPr>
      <w:widowControl w:val="0"/>
    </w:pPr>
    <w:rPr>
      <w:rFonts w:eastAsia="Calibri"/>
      <w:sz w:val="22"/>
      <w:szCs w:val="22"/>
      <w:lang w:val="en-US" w:eastAsia="en-US" w:bidi="ar-SA"/>
    </w:rPr>
    <w:tblPr>
      <w:tblCellMar>
        <w:top w:w="0" w:type="dxa"/>
        <w:left w:w="0" w:type="dxa"/>
        <w:bottom w:w="0" w:type="dxa"/>
        <w:right w:w="0" w:type="dxa"/>
      </w:tblCellMar>
    </w:tblPr>
  </w:style>
  <w:style w:type="paragraph" w:customStyle="1" w:styleId="52">
    <w:name w:val="Table Paragraph"/>
    <w:basedOn w:val="1"/>
    <w:qFormat/>
    <w:uiPriority w:val="1"/>
    <w:pPr>
      <w:widowControl w:val="0"/>
    </w:pPr>
    <w:rPr>
      <w:rFonts w:ascii="Calibri" w:hAnsi="Calibri" w:eastAsia="Calibri" w:cs="Times New Roman"/>
      <w:sz w:val="22"/>
      <w:szCs w:val="22"/>
      <w:lang w:val="en-US" w:eastAsia="en-US"/>
    </w:rPr>
  </w:style>
  <w:style w:type="paragraph" w:customStyle="1" w:styleId="53">
    <w:name w:val="_Style 52"/>
    <w:semiHidden/>
    <w:qFormat/>
    <w:uiPriority w:val="99"/>
    <w:rPr>
      <w:rFonts w:ascii="Arial" w:hAnsi="Arial" w:eastAsia="宋体" w:cs="Arial"/>
      <w:sz w:val="24"/>
      <w:szCs w:val="24"/>
      <w:lang w:val="ru-RU" w:eastAsia="ru-RU" w:bidi="ar-SA"/>
    </w:rPr>
  </w:style>
  <w:style w:type="paragraph" w:customStyle="1" w:styleId="54">
    <w:name w:val="Header Odd"/>
    <w:basedOn w:val="45"/>
    <w:qFormat/>
    <w:uiPriority w:val="0"/>
    <w:pPr>
      <w:pBdr>
        <w:bottom w:val="single" w:color="4F81BD" w:sz="4" w:space="1"/>
      </w:pBdr>
      <w:jc w:val="right"/>
    </w:pPr>
    <w:rPr>
      <w:rFonts w:ascii="Calibri" w:hAnsi="Calibri" w:eastAsia="宋体" w:cs="Times New Roman"/>
      <w:b/>
      <w:bCs/>
      <w:color w:val="1F497D"/>
      <w:sz w:val="20"/>
      <w:szCs w:val="23"/>
      <w:lang w:eastAsia="ja-JP"/>
    </w:rPr>
  </w:style>
  <w:style w:type="character" w:customStyle="1" w:styleId="55">
    <w:name w:val="Название Знак"/>
    <w:qFormat/>
    <w:uiPriority w:val="0"/>
    <w:rPr>
      <w:rFonts w:ascii="Times New Roman" w:hAnsi="Times New Roman" w:eastAsia="宋体" w:cs="Times New Roman"/>
      <w:b/>
      <w:sz w:val="28"/>
      <w:szCs w:val="20"/>
      <w:lang w:eastAsia="ru-RU"/>
    </w:rPr>
  </w:style>
</w:styles>
</file>

<file path=word/_rels/document.xml.rels><?xml version="1.0" encoding="UTF-8" standalone="yes"?>
<Relationships xmlns="http://schemas.openxmlformats.org/package/2006/relationships"><Relationship Id="rId7" Type="http://schemas.microsoft.com/office/2011/relationships/people" Target="people.xml"/><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Company>HP</Company>
  <Pages>17</Pages>
  <Words>6675</Words>
  <Characters>39491</Characters>
  <Lines>520</Lines>
  <Paragraphs>146</Paragraphs>
  <TotalTime>683</TotalTime>
  <ScaleCrop>false</ScaleCrop>
  <LinksUpToDate>false</LinksUpToDate>
  <CharactersWithSpaces>46003</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2026-05-12T07:40:00Z</dcterms:created>
  <dc:creator>Admin</dc:creator>
  <cp:lastModifiedBy>Felix阿星</cp:lastModifiedBy>
  <cp:lastPrinted>2021-07-19T18:21:00Z</cp:lastPrinted>
  <dcterms:modified xsi:type="dcterms:W3CDTF">2026-06-17T03:11:16Z</dcterms:modified>
  <dc:title>Контракт № ARE-2906/09-GU-IM</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r8>-46072231</vt:r8>
  </property>
  <property fmtid="{D5CDD505-2E9C-101B-9397-08002B2CF9AE}" pid="3" name="KSOProductBuildVer">
    <vt:lpwstr>2052-12.1.0.26895</vt:lpwstr>
  </property>
  <property fmtid="{D5CDD505-2E9C-101B-9397-08002B2CF9AE}" pid="4" name="ICV">
    <vt:lpwstr>EF3092FE9B0647498287A9981E6A6AE1_13</vt:lpwstr>
  </property>
  <property fmtid="{D5CDD505-2E9C-101B-9397-08002B2CF9AE}" pid="5" name="KSOTemplateDocerSaveRecord">
    <vt:lpwstr>eyJoZGlkIjoiYmIwYzQyNzI2Zjk4ZWFjMzg5YmMwOTE0MWNjZmNmZTkiLCJ1c2VySWQiOiIxNzc1MTE5NDk4In0=</vt:lpwstr>
  </property>
</Properties>
</file>